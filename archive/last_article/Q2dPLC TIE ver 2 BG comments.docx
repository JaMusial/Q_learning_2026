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ADB8D" w14:textId="77777777" w:rsidR="00E97402" w:rsidRDefault="00E97402">
      <w:pPr>
        <w:pStyle w:val="Text"/>
        <w:ind w:firstLine="0"/>
        <w:rPr>
          <w:sz w:val="18"/>
          <w:szCs w:val="18"/>
        </w:rPr>
      </w:pPr>
      <w:r>
        <w:rPr>
          <w:sz w:val="18"/>
          <w:szCs w:val="18"/>
        </w:rPr>
        <w:footnoteReference w:customMarkFollows="1" w:id="1"/>
        <w:sym w:font="Symbol" w:char="F020"/>
      </w:r>
    </w:p>
    <w:p w14:paraId="698584F7" w14:textId="2BC50B0E" w:rsidR="00E97402" w:rsidRPr="007819D7" w:rsidRDefault="007819D7">
      <w:pPr>
        <w:pStyle w:val="Title"/>
        <w:framePr w:wrap="notBeside"/>
        <w:rPr>
          <w:rFonts w:ascii="Helvetica" w:hAnsi="Helvetica" w:cs="Helvetica"/>
        </w:rPr>
      </w:pPr>
      <w:r w:rsidRPr="007819D7">
        <w:rPr>
          <w:rFonts w:ascii="Helvetica" w:hAnsi="Helvetica" w:cs="Helvetica"/>
        </w:rPr>
        <w:t>P</w:t>
      </w:r>
      <w:r w:rsidR="001D07C0">
        <w:rPr>
          <w:rFonts w:ascii="Helvetica" w:hAnsi="Helvetica" w:cs="Helvetica"/>
        </w:rPr>
        <w:t xml:space="preserve">LC-based </w:t>
      </w:r>
      <w:r w:rsidRPr="007819D7">
        <w:rPr>
          <w:rFonts w:ascii="Helvetica" w:hAnsi="Helvetica" w:cs="Helvetica"/>
        </w:rPr>
        <w:t xml:space="preserve">Implementation of Self-improving Q-learning Controller </w:t>
      </w:r>
      <w:r w:rsidR="0008173C">
        <w:rPr>
          <w:rFonts w:ascii="Helvetica" w:hAnsi="Helvetica" w:cs="Helvetica"/>
        </w:rPr>
        <w:t xml:space="preserve">and </w:t>
      </w:r>
      <w:r w:rsidRPr="007819D7">
        <w:rPr>
          <w:rFonts w:ascii="Helvetica" w:hAnsi="Helvetica" w:cs="Helvetica"/>
        </w:rPr>
        <w:t>Validation for Higher-Order Processes</w:t>
      </w:r>
    </w:p>
    <w:p w14:paraId="424AE247" w14:textId="445E7DC4" w:rsidR="003C3640" w:rsidRPr="007819D7" w:rsidRDefault="007819D7" w:rsidP="003C3640">
      <w:pPr>
        <w:pStyle w:val="Authors"/>
        <w:framePr w:wrap="notBeside"/>
        <w:rPr>
          <w:rFonts w:ascii="Helvetica" w:hAnsi="Helvetica" w:cs="Helvetica"/>
          <w:i/>
        </w:rPr>
      </w:pPr>
      <w:r w:rsidRPr="007819D7">
        <w:rPr>
          <w:rFonts w:ascii="Helvetica" w:hAnsi="Helvetica" w:cs="Helvetica"/>
        </w:rPr>
        <w:t xml:space="preserve">Jakub Musial, Krzysztof Stebel, Jacek Czeczot, Patryk Grelewicz, </w:t>
      </w:r>
      <w:r w:rsidRPr="007819D7">
        <w:rPr>
          <w:rFonts w:ascii="Helvetica" w:hAnsi="Helvetica" w:cs="Helvetica"/>
        </w:rPr>
        <w:br/>
        <w:t>and Bogdan Gabrys</w:t>
      </w:r>
      <w:r w:rsidRPr="007819D7">
        <w:rPr>
          <w:rStyle w:val="MemberType"/>
          <w:rFonts w:ascii="Helvetica" w:hAnsi="Helvetica" w:cs="Helvetica"/>
        </w:rPr>
        <w:t>, Senior Member IEEE</w:t>
      </w:r>
    </w:p>
    <w:p w14:paraId="4DD7A2DF" w14:textId="52BE2EF8" w:rsidR="00E97402" w:rsidRDefault="00E97402">
      <w:pPr>
        <w:pStyle w:val="Abstract"/>
        <w:rPr>
          <w:rFonts w:ascii="Helvetica" w:hAnsi="Helvetica"/>
        </w:rPr>
      </w:pPr>
      <w:r w:rsidRPr="00C67A25">
        <w:rPr>
          <w:rFonts w:ascii="Helvetica" w:hAnsi="Helvetica"/>
          <w:i/>
          <w:iCs/>
        </w:rPr>
        <w:t>Abstract</w:t>
      </w:r>
      <w:r w:rsidRPr="00C67A25">
        <w:rPr>
          <w:rFonts w:ascii="Helvetica" w:hAnsi="Helvetica"/>
        </w:rPr>
        <w:t>—</w:t>
      </w:r>
      <w:r w:rsidR="00D5536F" w:rsidRPr="00C67A25">
        <w:rPr>
          <w:rFonts w:ascii="Helvetica" w:hAnsi="Helvetica"/>
        </w:rPr>
        <w:t xml:space="preserve"> </w:t>
      </w:r>
    </w:p>
    <w:p w14:paraId="4A0788F5" w14:textId="77777777" w:rsidR="002F79A6" w:rsidRDefault="002F79A6" w:rsidP="002F79A6"/>
    <w:p w14:paraId="003C187F" w14:textId="77777777" w:rsidR="002F79A6" w:rsidRDefault="002F79A6" w:rsidP="002F79A6"/>
    <w:p w14:paraId="2045C05B" w14:textId="77777777" w:rsidR="002F79A6" w:rsidRDefault="002F79A6" w:rsidP="002F79A6"/>
    <w:p w14:paraId="77277BD2" w14:textId="77777777" w:rsidR="002F79A6" w:rsidRDefault="002F79A6" w:rsidP="002F79A6"/>
    <w:p w14:paraId="09D521E8" w14:textId="77777777" w:rsidR="002F79A6" w:rsidRDefault="002F79A6" w:rsidP="002F79A6"/>
    <w:p w14:paraId="35EBBD7D" w14:textId="77777777" w:rsidR="002F79A6" w:rsidRDefault="002F79A6" w:rsidP="002F79A6"/>
    <w:p w14:paraId="07A761F0" w14:textId="77777777" w:rsidR="002F79A6" w:rsidRDefault="002F79A6" w:rsidP="002F79A6"/>
    <w:p w14:paraId="27D3650C" w14:textId="77777777" w:rsidR="002F79A6" w:rsidRDefault="002F79A6" w:rsidP="002F79A6"/>
    <w:p w14:paraId="48912B02" w14:textId="77777777" w:rsidR="002F79A6" w:rsidRDefault="002F79A6" w:rsidP="002F79A6"/>
    <w:p w14:paraId="1E529CD5" w14:textId="77777777" w:rsidR="002F79A6" w:rsidRDefault="002F79A6" w:rsidP="002F79A6"/>
    <w:p w14:paraId="4D15A03E" w14:textId="77777777" w:rsidR="002F79A6" w:rsidRDefault="002F79A6" w:rsidP="002F79A6"/>
    <w:p w14:paraId="1A1F63DF" w14:textId="77777777" w:rsidR="002F79A6" w:rsidRDefault="002F79A6" w:rsidP="002F79A6"/>
    <w:p w14:paraId="613DD4FE" w14:textId="77777777" w:rsidR="002F79A6" w:rsidRDefault="002F79A6" w:rsidP="002F79A6"/>
    <w:p w14:paraId="37361661" w14:textId="77777777" w:rsidR="002F79A6" w:rsidRPr="002F79A6" w:rsidRDefault="002F79A6" w:rsidP="002F79A6"/>
    <w:p w14:paraId="6490201F" w14:textId="77777777" w:rsidR="00E97402" w:rsidRPr="00C67A25" w:rsidRDefault="00E97402">
      <w:pPr>
        <w:rPr>
          <w:rFonts w:ascii="Helvetica" w:hAnsi="Helvetica"/>
          <w:b/>
        </w:rPr>
      </w:pPr>
    </w:p>
    <w:p w14:paraId="657DC4A1" w14:textId="7B049BB1" w:rsidR="00D34462" w:rsidRPr="005946E2" w:rsidRDefault="00E97402" w:rsidP="005946E2">
      <w:pPr>
        <w:pStyle w:val="IndexTerms"/>
        <w:rPr>
          <w:rFonts w:ascii="Helvetica" w:hAnsi="Helvetica"/>
          <w:bCs w:val="0"/>
          <w:color w:val="0000FF"/>
          <w:szCs w:val="20"/>
        </w:rPr>
      </w:pPr>
      <w:bookmarkStart w:id="0" w:name="PointTmp"/>
      <w:r w:rsidRPr="00C67A25">
        <w:rPr>
          <w:rFonts w:ascii="Helvetica" w:hAnsi="Helvetica"/>
          <w:i/>
          <w:iCs/>
        </w:rPr>
        <w:t>Index Terms</w:t>
      </w:r>
      <w:r w:rsidRPr="00C67A25">
        <w:rPr>
          <w:rFonts w:ascii="Helvetica" w:hAnsi="Helvetica"/>
        </w:rPr>
        <w:t>—</w:t>
      </w:r>
      <w:r w:rsidR="007819D7" w:rsidRPr="007819D7">
        <w:rPr>
          <w:spacing w:val="-4"/>
        </w:rPr>
        <w:t xml:space="preserve"> </w:t>
      </w:r>
      <w:r w:rsidR="007819D7" w:rsidRPr="00C73EAE">
        <w:rPr>
          <w:color w:val="92D050"/>
          <w:spacing w:val="-4"/>
        </w:rPr>
        <w:t>Q-learning algorithm, reinforcement learning, process control, PLC-based implementation, practical validation</w:t>
      </w:r>
      <w:r w:rsidR="007819D7" w:rsidRPr="009B02F5">
        <w:rPr>
          <w:spacing w:val="-4"/>
        </w:rPr>
        <w:t>.</w:t>
      </w:r>
    </w:p>
    <w:bookmarkEnd w:id="0"/>
    <w:p w14:paraId="42D7794E" w14:textId="77777777" w:rsidR="00E97402" w:rsidRDefault="00E97402" w:rsidP="00047A6E">
      <w:pPr>
        <w:pStyle w:val="Heading1"/>
        <w:numPr>
          <w:ilvl w:val="0"/>
          <w:numId w:val="11"/>
        </w:numPr>
      </w:pPr>
      <w:r>
        <w:t>I</w:t>
      </w:r>
      <w:r>
        <w:rPr>
          <w:sz w:val="16"/>
          <w:szCs w:val="16"/>
        </w:rPr>
        <w:t>NTRODUCTION</w:t>
      </w:r>
    </w:p>
    <w:p w14:paraId="5F5581F2"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04B11DD6" w14:textId="0FFE153B" w:rsidR="003012EC" w:rsidRDefault="00E97402" w:rsidP="007819D7">
      <w:pPr>
        <w:pStyle w:val="Text"/>
        <w:ind w:firstLine="0"/>
      </w:pPr>
      <w:r>
        <w:rPr>
          <w:smallCaps/>
        </w:rPr>
        <w:t>HIS</w:t>
      </w:r>
      <w:r>
        <w:t xml:space="preserve"> document </w:t>
      </w:r>
    </w:p>
    <w:p w14:paraId="2A9D045E" w14:textId="77777777" w:rsidR="007819D7" w:rsidRDefault="007819D7" w:rsidP="007819D7">
      <w:pPr>
        <w:pStyle w:val="Text"/>
        <w:autoSpaceDE w:val="0"/>
        <w:autoSpaceDN w:val="0"/>
        <w:ind w:firstLine="0"/>
      </w:pPr>
    </w:p>
    <w:p w14:paraId="5124AD69" w14:textId="77777777" w:rsidR="007819D7" w:rsidRDefault="007819D7" w:rsidP="007819D7">
      <w:pPr>
        <w:pStyle w:val="Text"/>
        <w:autoSpaceDE w:val="0"/>
        <w:autoSpaceDN w:val="0"/>
        <w:ind w:firstLine="0"/>
      </w:pPr>
    </w:p>
    <w:p w14:paraId="35675994" w14:textId="77777777" w:rsidR="002F79A6" w:rsidRDefault="002F79A6" w:rsidP="007819D7">
      <w:pPr>
        <w:pStyle w:val="Text"/>
        <w:autoSpaceDE w:val="0"/>
        <w:autoSpaceDN w:val="0"/>
        <w:ind w:firstLine="0"/>
      </w:pPr>
    </w:p>
    <w:p w14:paraId="49C78EBE" w14:textId="77777777" w:rsidR="002F79A6" w:rsidRDefault="002F79A6" w:rsidP="007819D7">
      <w:pPr>
        <w:pStyle w:val="Text"/>
        <w:autoSpaceDE w:val="0"/>
        <w:autoSpaceDN w:val="0"/>
        <w:ind w:firstLine="0"/>
      </w:pPr>
    </w:p>
    <w:p w14:paraId="4E45FEF1" w14:textId="77777777" w:rsidR="002F79A6" w:rsidRDefault="002F79A6" w:rsidP="007819D7">
      <w:pPr>
        <w:pStyle w:val="Text"/>
        <w:autoSpaceDE w:val="0"/>
        <w:autoSpaceDN w:val="0"/>
        <w:ind w:firstLine="0"/>
      </w:pPr>
    </w:p>
    <w:p w14:paraId="62D384F7" w14:textId="77777777" w:rsidR="002F79A6" w:rsidRDefault="002F79A6" w:rsidP="007819D7">
      <w:pPr>
        <w:pStyle w:val="Text"/>
        <w:autoSpaceDE w:val="0"/>
        <w:autoSpaceDN w:val="0"/>
        <w:ind w:firstLine="0"/>
      </w:pPr>
    </w:p>
    <w:p w14:paraId="22FE7866" w14:textId="77777777" w:rsidR="002F79A6" w:rsidRDefault="002F79A6" w:rsidP="007819D7">
      <w:pPr>
        <w:pStyle w:val="Text"/>
        <w:autoSpaceDE w:val="0"/>
        <w:autoSpaceDN w:val="0"/>
        <w:ind w:firstLine="0"/>
      </w:pPr>
    </w:p>
    <w:p w14:paraId="7E00A117" w14:textId="77777777" w:rsidR="002F79A6" w:rsidRDefault="002F79A6" w:rsidP="007819D7">
      <w:pPr>
        <w:pStyle w:val="Text"/>
        <w:autoSpaceDE w:val="0"/>
        <w:autoSpaceDN w:val="0"/>
        <w:ind w:firstLine="0"/>
      </w:pPr>
    </w:p>
    <w:p w14:paraId="63D0A4CD" w14:textId="77777777" w:rsidR="002F79A6" w:rsidRDefault="002F79A6" w:rsidP="007819D7">
      <w:pPr>
        <w:pStyle w:val="Text"/>
        <w:autoSpaceDE w:val="0"/>
        <w:autoSpaceDN w:val="0"/>
        <w:ind w:firstLine="0"/>
      </w:pPr>
    </w:p>
    <w:p w14:paraId="36B40EC5" w14:textId="77777777" w:rsidR="002F79A6" w:rsidRDefault="002F79A6" w:rsidP="007819D7">
      <w:pPr>
        <w:pStyle w:val="Text"/>
        <w:autoSpaceDE w:val="0"/>
        <w:autoSpaceDN w:val="0"/>
        <w:ind w:firstLine="0"/>
      </w:pPr>
    </w:p>
    <w:p w14:paraId="13C95110" w14:textId="77777777" w:rsidR="002F79A6" w:rsidRDefault="002F79A6" w:rsidP="007819D7">
      <w:pPr>
        <w:pStyle w:val="Text"/>
        <w:autoSpaceDE w:val="0"/>
        <w:autoSpaceDN w:val="0"/>
        <w:ind w:firstLine="0"/>
      </w:pPr>
    </w:p>
    <w:p w14:paraId="4A4966F6" w14:textId="77777777" w:rsidR="002F79A6" w:rsidRDefault="002F79A6" w:rsidP="007819D7">
      <w:pPr>
        <w:pStyle w:val="Text"/>
        <w:autoSpaceDE w:val="0"/>
        <w:autoSpaceDN w:val="0"/>
        <w:ind w:firstLine="0"/>
      </w:pPr>
    </w:p>
    <w:p w14:paraId="7DDDF5A9" w14:textId="77777777" w:rsidR="002F79A6" w:rsidRDefault="002F79A6" w:rsidP="007819D7">
      <w:pPr>
        <w:pStyle w:val="Text"/>
        <w:autoSpaceDE w:val="0"/>
        <w:autoSpaceDN w:val="0"/>
        <w:ind w:firstLine="0"/>
      </w:pPr>
    </w:p>
    <w:p w14:paraId="23ADCD29" w14:textId="77777777" w:rsidR="002F79A6" w:rsidRDefault="002F79A6" w:rsidP="007819D7">
      <w:pPr>
        <w:pStyle w:val="Text"/>
        <w:autoSpaceDE w:val="0"/>
        <w:autoSpaceDN w:val="0"/>
        <w:ind w:firstLine="0"/>
      </w:pPr>
    </w:p>
    <w:p w14:paraId="05BE0513" w14:textId="77777777" w:rsidR="002F79A6" w:rsidRDefault="002F79A6" w:rsidP="007819D7">
      <w:pPr>
        <w:pStyle w:val="Text"/>
        <w:autoSpaceDE w:val="0"/>
        <w:autoSpaceDN w:val="0"/>
        <w:ind w:firstLine="0"/>
      </w:pPr>
    </w:p>
    <w:p w14:paraId="433B9D21" w14:textId="77777777" w:rsidR="002F79A6" w:rsidRDefault="002F79A6" w:rsidP="007819D7">
      <w:pPr>
        <w:pStyle w:val="Text"/>
        <w:autoSpaceDE w:val="0"/>
        <w:autoSpaceDN w:val="0"/>
        <w:ind w:firstLine="0"/>
      </w:pPr>
    </w:p>
    <w:p w14:paraId="041DBEF6" w14:textId="77777777" w:rsidR="002F79A6" w:rsidRDefault="002F79A6" w:rsidP="007819D7">
      <w:pPr>
        <w:pStyle w:val="Text"/>
        <w:autoSpaceDE w:val="0"/>
        <w:autoSpaceDN w:val="0"/>
        <w:ind w:firstLine="0"/>
      </w:pPr>
    </w:p>
    <w:p w14:paraId="477FAD0D" w14:textId="77777777" w:rsidR="002F79A6" w:rsidRDefault="002F79A6" w:rsidP="007819D7">
      <w:pPr>
        <w:pStyle w:val="Text"/>
        <w:autoSpaceDE w:val="0"/>
        <w:autoSpaceDN w:val="0"/>
        <w:ind w:firstLine="0"/>
      </w:pPr>
    </w:p>
    <w:p w14:paraId="18D10D5C" w14:textId="77777777" w:rsidR="002F79A6" w:rsidRDefault="002F79A6" w:rsidP="007819D7">
      <w:pPr>
        <w:pStyle w:val="Text"/>
        <w:autoSpaceDE w:val="0"/>
        <w:autoSpaceDN w:val="0"/>
        <w:ind w:firstLine="0"/>
      </w:pPr>
    </w:p>
    <w:p w14:paraId="6B3CC455" w14:textId="77777777" w:rsidR="002F79A6" w:rsidRDefault="002F79A6" w:rsidP="007819D7">
      <w:pPr>
        <w:pStyle w:val="Text"/>
        <w:autoSpaceDE w:val="0"/>
        <w:autoSpaceDN w:val="0"/>
        <w:ind w:firstLine="0"/>
      </w:pPr>
    </w:p>
    <w:p w14:paraId="0E15C4A8" w14:textId="77777777" w:rsidR="002F79A6" w:rsidRDefault="002F79A6" w:rsidP="007819D7">
      <w:pPr>
        <w:pStyle w:val="Text"/>
        <w:autoSpaceDE w:val="0"/>
        <w:autoSpaceDN w:val="0"/>
        <w:ind w:firstLine="0"/>
      </w:pPr>
    </w:p>
    <w:p w14:paraId="74802A4D" w14:textId="77777777" w:rsidR="002F79A6" w:rsidRDefault="002F79A6" w:rsidP="007819D7">
      <w:pPr>
        <w:pStyle w:val="Text"/>
        <w:autoSpaceDE w:val="0"/>
        <w:autoSpaceDN w:val="0"/>
        <w:ind w:firstLine="0"/>
      </w:pPr>
    </w:p>
    <w:p w14:paraId="024E0C6E" w14:textId="77777777" w:rsidR="002F79A6" w:rsidRDefault="002F79A6" w:rsidP="007819D7">
      <w:pPr>
        <w:pStyle w:val="Text"/>
        <w:autoSpaceDE w:val="0"/>
        <w:autoSpaceDN w:val="0"/>
        <w:ind w:firstLine="0"/>
      </w:pPr>
    </w:p>
    <w:p w14:paraId="2BFD578D" w14:textId="77777777" w:rsidR="002F79A6" w:rsidRDefault="002F79A6" w:rsidP="007819D7">
      <w:pPr>
        <w:pStyle w:val="Text"/>
        <w:autoSpaceDE w:val="0"/>
        <w:autoSpaceDN w:val="0"/>
        <w:ind w:firstLine="0"/>
      </w:pPr>
    </w:p>
    <w:p w14:paraId="7E48F3F2" w14:textId="77777777" w:rsidR="002F79A6" w:rsidRDefault="002F79A6" w:rsidP="007819D7">
      <w:pPr>
        <w:pStyle w:val="Text"/>
        <w:autoSpaceDE w:val="0"/>
        <w:autoSpaceDN w:val="0"/>
        <w:ind w:firstLine="0"/>
      </w:pPr>
    </w:p>
    <w:p w14:paraId="1B3165F5" w14:textId="77777777" w:rsidR="002F79A6" w:rsidRDefault="002F79A6" w:rsidP="007819D7">
      <w:pPr>
        <w:pStyle w:val="Text"/>
        <w:autoSpaceDE w:val="0"/>
        <w:autoSpaceDN w:val="0"/>
        <w:ind w:firstLine="0"/>
      </w:pPr>
    </w:p>
    <w:p w14:paraId="00DCD031" w14:textId="77777777" w:rsidR="002F79A6" w:rsidRDefault="002F79A6" w:rsidP="007819D7">
      <w:pPr>
        <w:pStyle w:val="Text"/>
        <w:autoSpaceDE w:val="0"/>
        <w:autoSpaceDN w:val="0"/>
        <w:ind w:firstLine="0"/>
      </w:pPr>
    </w:p>
    <w:p w14:paraId="4E835DDF" w14:textId="77777777" w:rsidR="002F79A6" w:rsidRDefault="002F79A6" w:rsidP="007819D7">
      <w:pPr>
        <w:pStyle w:val="Text"/>
        <w:autoSpaceDE w:val="0"/>
        <w:autoSpaceDN w:val="0"/>
        <w:ind w:firstLine="0"/>
      </w:pPr>
    </w:p>
    <w:p w14:paraId="5BC8F270" w14:textId="77777777" w:rsidR="002F79A6" w:rsidRDefault="002F79A6" w:rsidP="007819D7">
      <w:pPr>
        <w:pStyle w:val="Text"/>
        <w:autoSpaceDE w:val="0"/>
        <w:autoSpaceDN w:val="0"/>
        <w:ind w:firstLine="0"/>
      </w:pPr>
    </w:p>
    <w:p w14:paraId="56831024" w14:textId="77777777" w:rsidR="002F79A6" w:rsidRDefault="002F79A6" w:rsidP="007819D7">
      <w:pPr>
        <w:pStyle w:val="Text"/>
        <w:autoSpaceDE w:val="0"/>
        <w:autoSpaceDN w:val="0"/>
        <w:ind w:firstLine="0"/>
      </w:pPr>
    </w:p>
    <w:p w14:paraId="490EF8C3" w14:textId="77777777" w:rsidR="002F79A6" w:rsidRDefault="002F79A6" w:rsidP="007819D7">
      <w:pPr>
        <w:pStyle w:val="Text"/>
        <w:autoSpaceDE w:val="0"/>
        <w:autoSpaceDN w:val="0"/>
        <w:ind w:firstLine="0"/>
      </w:pPr>
    </w:p>
    <w:p w14:paraId="2B1399F4" w14:textId="77777777" w:rsidR="002F79A6" w:rsidRDefault="002F79A6" w:rsidP="007819D7">
      <w:pPr>
        <w:pStyle w:val="Text"/>
        <w:autoSpaceDE w:val="0"/>
        <w:autoSpaceDN w:val="0"/>
        <w:ind w:firstLine="0"/>
      </w:pPr>
    </w:p>
    <w:p w14:paraId="3ED15547" w14:textId="77777777" w:rsidR="002F79A6" w:rsidRDefault="002F79A6" w:rsidP="007819D7">
      <w:pPr>
        <w:pStyle w:val="Text"/>
        <w:autoSpaceDE w:val="0"/>
        <w:autoSpaceDN w:val="0"/>
        <w:ind w:firstLine="0"/>
      </w:pPr>
    </w:p>
    <w:p w14:paraId="353362BC" w14:textId="77777777" w:rsidR="002F79A6" w:rsidRDefault="002F79A6" w:rsidP="007819D7">
      <w:pPr>
        <w:pStyle w:val="Text"/>
        <w:autoSpaceDE w:val="0"/>
        <w:autoSpaceDN w:val="0"/>
        <w:ind w:firstLine="0"/>
      </w:pPr>
    </w:p>
    <w:p w14:paraId="62F6ABBB" w14:textId="77777777" w:rsidR="002F79A6" w:rsidRDefault="002F79A6" w:rsidP="007819D7">
      <w:pPr>
        <w:pStyle w:val="Text"/>
        <w:autoSpaceDE w:val="0"/>
        <w:autoSpaceDN w:val="0"/>
        <w:ind w:firstLine="0"/>
      </w:pPr>
    </w:p>
    <w:p w14:paraId="6FBAFB95" w14:textId="77777777" w:rsidR="002F79A6" w:rsidRDefault="002F79A6" w:rsidP="007819D7">
      <w:pPr>
        <w:pStyle w:val="Text"/>
        <w:autoSpaceDE w:val="0"/>
        <w:autoSpaceDN w:val="0"/>
        <w:ind w:firstLine="0"/>
      </w:pPr>
    </w:p>
    <w:p w14:paraId="3BA8521D" w14:textId="77777777" w:rsidR="002F79A6" w:rsidRDefault="002F79A6" w:rsidP="007819D7">
      <w:pPr>
        <w:pStyle w:val="Text"/>
        <w:autoSpaceDE w:val="0"/>
        <w:autoSpaceDN w:val="0"/>
        <w:ind w:firstLine="0"/>
      </w:pPr>
    </w:p>
    <w:p w14:paraId="721D678C" w14:textId="77777777" w:rsidR="002F79A6" w:rsidRDefault="002F79A6" w:rsidP="007819D7">
      <w:pPr>
        <w:pStyle w:val="Text"/>
        <w:autoSpaceDE w:val="0"/>
        <w:autoSpaceDN w:val="0"/>
        <w:ind w:firstLine="0"/>
      </w:pPr>
    </w:p>
    <w:p w14:paraId="4830B845" w14:textId="77777777" w:rsidR="002F79A6" w:rsidRDefault="002F79A6" w:rsidP="007819D7">
      <w:pPr>
        <w:pStyle w:val="Text"/>
        <w:autoSpaceDE w:val="0"/>
        <w:autoSpaceDN w:val="0"/>
        <w:ind w:firstLine="0"/>
      </w:pPr>
    </w:p>
    <w:p w14:paraId="527B3674" w14:textId="77777777" w:rsidR="002F79A6" w:rsidRDefault="002F79A6" w:rsidP="007819D7">
      <w:pPr>
        <w:pStyle w:val="Text"/>
        <w:autoSpaceDE w:val="0"/>
        <w:autoSpaceDN w:val="0"/>
        <w:ind w:firstLine="0"/>
      </w:pPr>
    </w:p>
    <w:p w14:paraId="7426D3E4" w14:textId="77777777" w:rsidR="002F79A6" w:rsidRDefault="002F79A6" w:rsidP="007819D7">
      <w:pPr>
        <w:pStyle w:val="Text"/>
        <w:autoSpaceDE w:val="0"/>
        <w:autoSpaceDN w:val="0"/>
        <w:ind w:firstLine="0"/>
      </w:pPr>
    </w:p>
    <w:p w14:paraId="40DBBC6F" w14:textId="77777777" w:rsidR="002F79A6" w:rsidRDefault="002F79A6" w:rsidP="007819D7">
      <w:pPr>
        <w:pStyle w:val="Text"/>
        <w:autoSpaceDE w:val="0"/>
        <w:autoSpaceDN w:val="0"/>
        <w:ind w:firstLine="0"/>
      </w:pPr>
    </w:p>
    <w:p w14:paraId="40A617DE" w14:textId="77777777" w:rsidR="002F79A6" w:rsidRDefault="002F79A6" w:rsidP="007819D7">
      <w:pPr>
        <w:pStyle w:val="Text"/>
        <w:autoSpaceDE w:val="0"/>
        <w:autoSpaceDN w:val="0"/>
        <w:ind w:firstLine="0"/>
      </w:pPr>
    </w:p>
    <w:p w14:paraId="5E8398E6" w14:textId="77777777" w:rsidR="002F79A6" w:rsidRDefault="002F79A6" w:rsidP="007819D7">
      <w:pPr>
        <w:pStyle w:val="Text"/>
        <w:autoSpaceDE w:val="0"/>
        <w:autoSpaceDN w:val="0"/>
        <w:ind w:firstLine="0"/>
      </w:pPr>
    </w:p>
    <w:p w14:paraId="47F08170" w14:textId="77777777" w:rsidR="002F79A6" w:rsidRDefault="002F79A6" w:rsidP="007819D7">
      <w:pPr>
        <w:pStyle w:val="Text"/>
        <w:autoSpaceDE w:val="0"/>
        <w:autoSpaceDN w:val="0"/>
        <w:ind w:firstLine="0"/>
      </w:pPr>
    </w:p>
    <w:p w14:paraId="25AFA7F5" w14:textId="77777777" w:rsidR="002F79A6" w:rsidRDefault="002F79A6" w:rsidP="007819D7">
      <w:pPr>
        <w:pStyle w:val="Text"/>
        <w:autoSpaceDE w:val="0"/>
        <w:autoSpaceDN w:val="0"/>
        <w:ind w:firstLine="0"/>
      </w:pPr>
    </w:p>
    <w:p w14:paraId="3328BD25" w14:textId="77777777" w:rsidR="002F79A6" w:rsidRDefault="002F79A6" w:rsidP="007819D7">
      <w:pPr>
        <w:pStyle w:val="Text"/>
        <w:autoSpaceDE w:val="0"/>
        <w:autoSpaceDN w:val="0"/>
        <w:ind w:firstLine="0"/>
      </w:pPr>
    </w:p>
    <w:p w14:paraId="6CC577C6" w14:textId="77777777" w:rsidR="002F79A6" w:rsidRDefault="002F79A6" w:rsidP="007819D7">
      <w:pPr>
        <w:pStyle w:val="Text"/>
        <w:autoSpaceDE w:val="0"/>
        <w:autoSpaceDN w:val="0"/>
        <w:ind w:firstLine="0"/>
      </w:pPr>
    </w:p>
    <w:p w14:paraId="479859C1" w14:textId="77777777" w:rsidR="002F79A6" w:rsidRDefault="002F79A6" w:rsidP="007819D7">
      <w:pPr>
        <w:pStyle w:val="Text"/>
        <w:autoSpaceDE w:val="0"/>
        <w:autoSpaceDN w:val="0"/>
        <w:ind w:firstLine="0"/>
      </w:pPr>
    </w:p>
    <w:p w14:paraId="442851BA" w14:textId="77777777" w:rsidR="002F79A6" w:rsidRDefault="002F79A6" w:rsidP="007819D7">
      <w:pPr>
        <w:pStyle w:val="Text"/>
        <w:autoSpaceDE w:val="0"/>
        <w:autoSpaceDN w:val="0"/>
        <w:ind w:firstLine="0"/>
      </w:pPr>
    </w:p>
    <w:p w14:paraId="0D715FA8" w14:textId="77777777" w:rsidR="007819D7" w:rsidRPr="00586119" w:rsidRDefault="007819D7" w:rsidP="007819D7">
      <w:pPr>
        <w:pStyle w:val="Text"/>
        <w:autoSpaceDE w:val="0"/>
        <w:autoSpaceDN w:val="0"/>
        <w:ind w:firstLine="0"/>
      </w:pPr>
    </w:p>
    <w:p w14:paraId="3A80A24F" w14:textId="0AC7FC32" w:rsidR="0077702F" w:rsidRDefault="007819D7" w:rsidP="00047A6E">
      <w:pPr>
        <w:pStyle w:val="Heading1"/>
        <w:numPr>
          <w:ilvl w:val="0"/>
          <w:numId w:val="11"/>
        </w:numPr>
      </w:pPr>
      <w:r>
        <w:lastRenderedPageBreak/>
        <w:t>Motivation and statement of the problem</w:t>
      </w:r>
    </w:p>
    <w:p w14:paraId="7A876A5D" w14:textId="64071C07" w:rsidR="007819D7" w:rsidRPr="009B02F5" w:rsidRDefault="007819D7" w:rsidP="007819D7">
      <w:pPr>
        <w:pStyle w:val="PARAIndent"/>
      </w:pPr>
      <w:r w:rsidRPr="009B02F5">
        <w:t>In this work it is considered how to</w:t>
      </w:r>
      <w:r>
        <w:t xml:space="preserve"> further</w:t>
      </w:r>
      <w:r w:rsidRPr="009B02F5">
        <w:t xml:space="preserve"> improve the performance of the Q-learning controller (designed as Q2d – see [1]) that is dedicated to </w:t>
      </w:r>
      <w:proofErr w:type="gramStart"/>
      <w:r w:rsidRPr="009B02F5">
        <w:t>operate</w:t>
      </w:r>
      <w:proofErr w:type="gramEnd"/>
      <w:r w:rsidRPr="009B02F5">
        <w:t xml:space="preserve"> in the </w:t>
      </w:r>
      <w:r>
        <w:t xml:space="preserve">industrial </w:t>
      </w:r>
      <w:r w:rsidRPr="009B02F5">
        <w:t>closed-loop system</w:t>
      </w:r>
      <w:r>
        <w:t>s</w:t>
      </w:r>
      <w:ins w:id="1" w:author="Bogdan Gabrys" w:date="2025-05-13T12:34:00Z" w16du:dateUtc="2025-05-13T02:34:00Z">
        <w:r w:rsidR="00534B96">
          <w:t>,</w:t>
        </w:r>
      </w:ins>
      <w:r>
        <w:t xml:space="preserve"> schematically</w:t>
      </w:r>
      <w:r w:rsidRPr="009B02F5">
        <w:t xml:space="preserve"> shown in Fig. 1</w:t>
      </w:r>
      <w:ins w:id="2" w:author="Bogdan Gabrys" w:date="2025-05-13T12:34:00Z" w16du:dateUtc="2025-05-13T02:34:00Z">
        <w:r w:rsidR="00F67998">
          <w:t>,</w:t>
        </w:r>
      </w:ins>
      <w:r w:rsidRPr="009B02F5">
        <w:t xml:space="preserve"> as a replacement for the existing PI controller</w:t>
      </w:r>
      <w:ins w:id="3" w:author="Bogdan Gabrys" w:date="2025-05-13T12:34:00Z" w16du:dateUtc="2025-05-13T02:34:00Z">
        <w:r w:rsidR="00F67998">
          <w:t>,</w:t>
        </w:r>
      </w:ins>
      <w:del w:id="4" w:author="Bogdan Gabrys" w:date="2025-05-13T12:34:00Z" w16du:dateUtc="2025-05-13T02:34:00Z">
        <w:r w:rsidRPr="009B02F5" w:rsidDel="00F67998">
          <w:delText xml:space="preserve"> whose</w:delText>
        </w:r>
      </w:del>
      <w:r w:rsidRPr="009B02F5">
        <w:t xml:space="preserve"> </w:t>
      </w:r>
      <w:ins w:id="5" w:author="Bogdan Gabrys" w:date="2025-05-13T12:34:00Z" w16du:dateUtc="2025-05-13T02:34:00Z">
        <w:r w:rsidR="00F67998">
          <w:t xml:space="preserve">the </w:t>
        </w:r>
      </w:ins>
      <w:r w:rsidRPr="009B02F5">
        <w:t>control performance</w:t>
      </w:r>
      <w:ins w:id="6" w:author="Bogdan Gabrys" w:date="2025-05-13T12:34:00Z" w16du:dateUtc="2025-05-13T02:34:00Z">
        <w:r w:rsidR="00F67998">
          <w:t xml:space="preserve"> of which</w:t>
        </w:r>
      </w:ins>
      <w:r w:rsidRPr="009B02F5">
        <w:t xml:space="preserve"> is not satisfying. Initially, in this system, PI controller with known tunings (gain </w:t>
      </w:r>
      <w:r w:rsidRPr="009B02F5">
        <w:rPr>
          <w:i/>
          <w:iCs/>
        </w:rPr>
        <w:t>K</w:t>
      </w:r>
      <w:r w:rsidRPr="009B02F5">
        <w:rPr>
          <w:i/>
          <w:iCs/>
          <w:vertAlign w:val="subscript"/>
        </w:rPr>
        <w:t>P</w:t>
      </w:r>
      <w:r>
        <w:rPr>
          <w:i/>
          <w:iCs/>
          <w:vertAlign w:val="subscript"/>
        </w:rPr>
        <w:t>I</w:t>
      </w:r>
      <w:r w:rsidRPr="009B02F5">
        <w:t xml:space="preserve"> and integral time </w:t>
      </w:r>
      <w:r w:rsidRPr="009B02F5">
        <w:rPr>
          <w:i/>
          <w:iCs/>
        </w:rPr>
        <w:t>T</w:t>
      </w:r>
      <w:r w:rsidRPr="009B02F5">
        <w:rPr>
          <w:i/>
          <w:iCs/>
          <w:vertAlign w:val="subscript"/>
        </w:rPr>
        <w:t>I</w:t>
      </w:r>
      <w:r w:rsidRPr="009B02F5">
        <w:t xml:space="preserve">) controls the </w:t>
      </w:r>
      <w:r w:rsidRPr="009B02F5">
        <w:rPr>
          <w:i/>
          <w:iCs/>
        </w:rPr>
        <w:t>Process</w:t>
      </w:r>
      <w:r w:rsidRPr="009B02F5">
        <w:t xml:space="preserve"> with the sampling time </w:t>
      </w:r>
      <w:r w:rsidRPr="009B02F5">
        <w:rPr>
          <w:i/>
          <w:iCs/>
        </w:rPr>
        <w:t>T</w:t>
      </w:r>
      <w:r w:rsidRPr="009B02F5">
        <w:rPr>
          <w:i/>
          <w:iCs/>
          <w:vertAlign w:val="subscript"/>
        </w:rPr>
        <w:t>s</w:t>
      </w:r>
      <w:r w:rsidRPr="009B02F5">
        <w:t xml:space="preserve"> to stabilize its output </w:t>
      </w:r>
      <w:r w:rsidRPr="009B02F5">
        <w:rPr>
          <w:i/>
          <w:iCs/>
        </w:rPr>
        <w:t>Y</w:t>
      </w:r>
      <w:r w:rsidRPr="009B02F5">
        <w:t xml:space="preserve"> at the set-point </w:t>
      </w:r>
      <w:proofErr w:type="spellStart"/>
      <w:r w:rsidRPr="009B02F5">
        <w:rPr>
          <w:i/>
          <w:iCs/>
        </w:rPr>
        <w:t>Y</w:t>
      </w:r>
      <w:r w:rsidRPr="009B02F5">
        <w:rPr>
          <w:i/>
          <w:iCs/>
          <w:vertAlign w:val="subscript"/>
        </w:rPr>
        <w:t>sp</w:t>
      </w:r>
      <w:proofErr w:type="spellEnd"/>
      <w:r w:rsidRPr="009B02F5">
        <w:t xml:space="preserve"> using the manipulating signal </w:t>
      </w:r>
      <w:r w:rsidRPr="009B02F5">
        <w:rPr>
          <w:i/>
          <w:iCs/>
        </w:rPr>
        <w:t>U</w:t>
      </w:r>
      <w:r w:rsidRPr="009B02F5">
        <w:rPr>
          <w:i/>
          <w:iCs/>
          <w:vertAlign w:val="subscript"/>
        </w:rPr>
        <w:t>PI</w:t>
      </w:r>
      <w:r>
        <w:t xml:space="preserve"> to </w:t>
      </w:r>
      <w:r w:rsidRPr="009B02F5">
        <w:t xml:space="preserve">reject the disturbances </w:t>
      </w:r>
      <w:r w:rsidRPr="009B02F5">
        <w:rPr>
          <w:i/>
          <w:iCs/>
        </w:rPr>
        <w:t>d</w:t>
      </w:r>
      <w:r>
        <w:t>.</w:t>
      </w:r>
      <w:r w:rsidRPr="009B02F5">
        <w:t xml:space="preserve"> After replac</w:t>
      </w:r>
      <w:r>
        <w:t xml:space="preserve">ement, the </w:t>
      </w:r>
      <w:r w:rsidRPr="009B02F5">
        <w:t xml:space="preserve">Q-learning controller takes over the </w:t>
      </w:r>
      <w:proofErr w:type="gramStart"/>
      <w:r w:rsidRPr="009B02F5">
        <w:t>control</w:t>
      </w:r>
      <w:proofErr w:type="gramEnd"/>
      <w:r w:rsidRPr="009B02F5">
        <w:t xml:space="preserve"> applying the manipulating signal </w:t>
      </w:r>
      <w:r w:rsidRPr="009B02F5">
        <w:rPr>
          <w:i/>
          <w:iCs/>
        </w:rPr>
        <w:t>U</w:t>
      </w:r>
      <w:r w:rsidRPr="009B02F5">
        <w:rPr>
          <w:i/>
          <w:iCs/>
          <w:vertAlign w:val="subscript"/>
        </w:rPr>
        <w:t>Q</w:t>
      </w:r>
      <w:r w:rsidRPr="009B02F5">
        <w:t>.</w:t>
      </w:r>
    </w:p>
    <w:p w14:paraId="4406D05D" w14:textId="77777777" w:rsidR="007819D7" w:rsidRPr="009B02F5" w:rsidRDefault="007819D7" w:rsidP="007819D7">
      <w:pPr>
        <w:pStyle w:val="Text"/>
        <w:ind w:firstLine="0"/>
        <w:rPr>
          <w:rFonts w:ascii="Helvetica" w:hAnsi="Helvetica"/>
          <w:sz w:val="16"/>
          <w:szCs w:val="16"/>
        </w:rPr>
      </w:pPr>
      <w:r w:rsidRPr="009B02F5">
        <w:object w:dxaOrig="6901" w:dyaOrig="3900" w14:anchorId="41E33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2in" o:ole="">
            <v:imagedata r:id="rId8" o:title=""/>
          </v:shape>
          <o:OLEObject Type="Embed" ProgID="Visio.Drawing.15" ShapeID="_x0000_i1025" DrawAspect="Content" ObjectID="_1808648685" r:id="rId9"/>
        </w:object>
      </w:r>
    </w:p>
    <w:p w14:paraId="54745859" w14:textId="77777777" w:rsidR="007819D7" w:rsidRPr="009B02F5" w:rsidRDefault="007819D7" w:rsidP="007819D7">
      <w:pPr>
        <w:pStyle w:val="Text"/>
        <w:ind w:firstLine="0"/>
        <w:rPr>
          <w:rFonts w:ascii="Helvetica" w:hAnsi="Helvetica"/>
          <w:sz w:val="16"/>
          <w:szCs w:val="16"/>
        </w:rPr>
      </w:pPr>
    </w:p>
    <w:p w14:paraId="0E6E4300" w14:textId="77777777" w:rsidR="007819D7" w:rsidRPr="009B02F5" w:rsidRDefault="007819D7" w:rsidP="007819D7">
      <w:pPr>
        <w:pStyle w:val="Text"/>
        <w:ind w:firstLine="0"/>
        <w:rPr>
          <w:rFonts w:ascii="Helvetica" w:hAnsi="Helvetica"/>
          <w:sz w:val="16"/>
          <w:szCs w:val="16"/>
        </w:rPr>
      </w:pPr>
      <w:r w:rsidRPr="009B02F5">
        <w:rPr>
          <w:rFonts w:ascii="Helvetica" w:hAnsi="Helvetica"/>
          <w:sz w:val="16"/>
          <w:szCs w:val="16"/>
        </w:rPr>
        <w:t>Fig. 1.  Schematic diagram of the considered closed-loop system with the existing PI controller (upper diagram) and its replacement by the Q-learning controller after switching (lower diagram).</w:t>
      </w:r>
    </w:p>
    <w:p w14:paraId="370D035C" w14:textId="77777777" w:rsidR="007819D7" w:rsidRPr="009B02F5" w:rsidRDefault="007819D7" w:rsidP="007819D7">
      <w:pPr>
        <w:pStyle w:val="PARAIndent"/>
      </w:pPr>
    </w:p>
    <w:p w14:paraId="0946A848" w14:textId="610D5DA5" w:rsidR="007819D7" w:rsidRPr="009B02F5" w:rsidRDefault="007819D7" w:rsidP="007819D7">
      <w:pPr>
        <w:pStyle w:val="PARAIndent"/>
      </w:pPr>
      <w:r w:rsidRPr="009B02F5">
        <w:t>The general statement of the problem is the same as for Q2d [1] and it comes down to the following requirements:</w:t>
      </w:r>
    </w:p>
    <w:p w14:paraId="76B28D0C" w14:textId="3D1EDB26" w:rsidR="007819D7" w:rsidRPr="009B02F5" w:rsidRDefault="007819D7" w:rsidP="007819D7">
      <w:pPr>
        <w:pStyle w:val="PARAIndent"/>
        <w:numPr>
          <w:ilvl w:val="0"/>
          <w:numId w:val="16"/>
        </w:numPr>
        <w:ind w:left="357" w:hanging="357"/>
      </w:pPr>
      <w:r>
        <w:t>T</w:t>
      </w:r>
      <w:r w:rsidRPr="009B02F5">
        <w:t xml:space="preserve">he redesigned Q-learning controller should </w:t>
      </w:r>
      <w:r>
        <w:t>still provide</w:t>
      </w:r>
      <w:r w:rsidRPr="009B02F5">
        <w:t xml:space="preserve"> </w:t>
      </w:r>
      <w:proofErr w:type="spellStart"/>
      <w:r w:rsidRPr="009B02F5">
        <w:t>bumpless</w:t>
      </w:r>
      <w:proofErr w:type="spellEnd"/>
      <w:r w:rsidRPr="009B02F5">
        <w:t xml:space="preserve"> replac</w:t>
      </w:r>
      <w:ins w:id="7" w:author="Bogdan Gabrys" w:date="2025-05-13T12:36:00Z" w16du:dateUtc="2025-05-13T02:36:00Z">
        <w:r w:rsidR="00930E70">
          <w:t>ement</w:t>
        </w:r>
      </w:ins>
      <w:del w:id="8" w:author="Bogdan Gabrys" w:date="2025-05-13T12:36:00Z" w16du:dateUtc="2025-05-13T02:36:00Z">
        <w:r w:rsidDel="00930E70">
          <w:delText>ing</w:delText>
        </w:r>
      </w:del>
      <w:r w:rsidRPr="009B02F5">
        <w:t xml:space="preserve"> </w:t>
      </w:r>
      <w:ins w:id="9" w:author="Bogdan Gabrys" w:date="2025-05-13T12:36:00Z" w16du:dateUtc="2025-05-13T02:36:00Z">
        <w:r w:rsidR="00930E70">
          <w:t xml:space="preserve">of </w:t>
        </w:r>
      </w:ins>
      <w:r w:rsidRPr="009B02F5">
        <w:t>the existing PI controller and this feature should be achievable only based on the knowledge of the existing PI tunings,</w:t>
      </w:r>
    </w:p>
    <w:p w14:paraId="3AD9FCB9" w14:textId="77777777" w:rsidR="007819D7" w:rsidRPr="009B02F5" w:rsidRDefault="007819D7" w:rsidP="007819D7">
      <w:pPr>
        <w:pStyle w:val="PARAIndent"/>
        <w:numPr>
          <w:ilvl w:val="0"/>
          <w:numId w:val="16"/>
        </w:numPr>
        <w:ind w:left="357" w:hanging="357"/>
      </w:pPr>
      <w:r>
        <w:t>T</w:t>
      </w:r>
      <w:r w:rsidRPr="009B02F5">
        <w:t>he design of the Q-learning controller should not require any knowledge of the process dynamics,</w:t>
      </w:r>
    </w:p>
    <w:p w14:paraId="57C10652" w14:textId="77777777" w:rsidR="007819D7" w:rsidRPr="009B02F5" w:rsidRDefault="007819D7" w:rsidP="007819D7">
      <w:pPr>
        <w:pStyle w:val="PARAIndent"/>
        <w:numPr>
          <w:ilvl w:val="0"/>
          <w:numId w:val="16"/>
        </w:numPr>
        <w:ind w:left="357" w:hanging="357"/>
      </w:pPr>
      <w:proofErr w:type="gramStart"/>
      <w:r>
        <w:t>T</w:t>
      </w:r>
      <w:r w:rsidRPr="009B02F5">
        <w:t>he successive</w:t>
      </w:r>
      <w:proofErr w:type="gramEnd"/>
      <w:r w:rsidRPr="009B02F5">
        <w:t xml:space="preserve"> improvement in control performance should be possible due to on-line learning during the normal operation of the Q-learning controller without any additional </w:t>
      </w:r>
      <w:proofErr w:type="gramStart"/>
      <w:r w:rsidRPr="009B02F5">
        <w:t>disturbing</w:t>
      </w:r>
      <w:proofErr w:type="gramEnd"/>
      <w:r w:rsidRPr="009B02F5">
        <w:t xml:space="preserve"> of the closed loop system,</w:t>
      </w:r>
    </w:p>
    <w:p w14:paraId="231C4BB6" w14:textId="77777777" w:rsidR="007819D7" w:rsidRPr="009B02F5" w:rsidRDefault="007819D7" w:rsidP="007819D7">
      <w:pPr>
        <w:pStyle w:val="PARAIndent"/>
        <w:numPr>
          <w:ilvl w:val="0"/>
          <w:numId w:val="16"/>
        </w:numPr>
        <w:ind w:left="357" w:hanging="357"/>
      </w:pPr>
      <w:r>
        <w:t>T</w:t>
      </w:r>
      <w:r w:rsidRPr="009B02F5">
        <w:t xml:space="preserve">he </w:t>
      </w:r>
      <w:r>
        <w:t xml:space="preserve">target </w:t>
      </w:r>
      <w:r w:rsidRPr="009B02F5">
        <w:t xml:space="preserve">closed-loop performance </w:t>
      </w:r>
      <w:r>
        <w:t xml:space="preserve">should be defined based on the predefined </w:t>
      </w:r>
      <w:r w:rsidRPr="009B02F5">
        <w:t>first order target trajectory:</w:t>
      </w:r>
    </w:p>
    <w:p w14:paraId="0F914961" w14:textId="77777777" w:rsidR="007819D7" w:rsidRPr="009B02F5" w:rsidRDefault="007819D7" w:rsidP="007819D7">
      <w:pPr>
        <w:pStyle w:val="PARAIndent"/>
        <w:ind w:left="357" w:firstLine="0"/>
      </w:pPr>
    </w:p>
    <w:p w14:paraId="53B8D3EC" w14:textId="77777777" w:rsidR="007819D7" w:rsidRPr="009B02F5" w:rsidRDefault="007819D7" w:rsidP="007819D7">
      <w:pPr>
        <w:pStyle w:val="PARAIndent"/>
        <w:ind w:left="357" w:firstLine="0"/>
        <w:jc w:val="right"/>
      </w:pPr>
      <m:oMath>
        <m:r>
          <w:rPr>
            <w:rFonts w:ascii="Cambria Math" w:hAnsi="Cambria Math"/>
          </w:rPr>
          <m:t>F</m:t>
        </m:r>
        <m:d>
          <m:dPr>
            <m:ctrlPr>
              <w:rPr>
                <w:rFonts w:ascii="Cambria Math" w:hAnsi="Cambria Math"/>
                <w:i/>
                <w:iCs/>
              </w:rPr>
            </m:ctrlPr>
          </m:dPr>
          <m:e>
            <m:r>
              <w:rPr>
                <w:rFonts w:ascii="Cambria Math" w:hAnsi="Cambria Math"/>
              </w:rPr>
              <m:t>e,</m:t>
            </m:r>
            <m:acc>
              <m:accPr>
                <m:chr m:val="̇"/>
                <m:ctrlPr>
                  <w:rPr>
                    <w:rFonts w:ascii="Cambria Math" w:hAnsi="Cambria Math"/>
                    <w:i/>
                    <w:iCs/>
                  </w:rPr>
                </m:ctrlPr>
              </m:accPr>
              <m:e>
                <m:r>
                  <w:rPr>
                    <w:rFonts w:ascii="Cambria Math" w:hAnsi="Cambria Math"/>
                  </w:rPr>
                  <m:t>e</m:t>
                </m:r>
              </m:e>
            </m:acc>
          </m:e>
        </m:d>
        <m:r>
          <w:rPr>
            <w:rFonts w:ascii="Cambria Math" w:hAnsi="Cambria Math"/>
          </w:rPr>
          <m:t>=</m:t>
        </m:r>
        <m:acc>
          <m:accPr>
            <m:chr m:val="̇"/>
            <m:ctrlPr>
              <w:rPr>
                <w:rFonts w:ascii="Cambria Math" w:hAnsi="Cambria Math"/>
                <w:i/>
                <w:iCs/>
              </w:rPr>
            </m:ctrlPr>
          </m:accPr>
          <m:e>
            <m:r>
              <w:rPr>
                <w:rFonts w:ascii="Cambria Math" w:hAnsi="Cambria Math"/>
              </w:rPr>
              <m:t>e</m:t>
            </m:r>
          </m:e>
        </m:acc>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T</m:t>
                </m:r>
              </m:e>
              <m:sub>
                <m:r>
                  <w:rPr>
                    <w:rFonts w:ascii="Cambria Math" w:hAnsi="Cambria Math"/>
                  </w:rPr>
                  <m:t>e</m:t>
                </m:r>
              </m:sub>
            </m:sSub>
          </m:e>
        </m:d>
        <m:r>
          <w:rPr>
            <w:rFonts w:ascii="Cambria Math" w:hAnsi="Cambria Math"/>
          </w:rPr>
          <m:t>e=0</m:t>
        </m:r>
      </m:oMath>
      <w:r w:rsidRPr="009B02F5">
        <w:tab/>
      </w:r>
      <w:r w:rsidRPr="009B02F5">
        <w:tab/>
      </w:r>
      <w:r w:rsidRPr="009B02F5">
        <w:tab/>
      </w:r>
      <w:r w:rsidRPr="009B02F5">
        <w:tab/>
      </w:r>
      <w:r w:rsidRPr="009B02F5">
        <w:tab/>
      </w:r>
      <w:r w:rsidRPr="009B02F5">
        <w:tab/>
      </w:r>
      <w:r w:rsidRPr="009B02F5">
        <w:tab/>
        <w:t>(1)</w:t>
      </w:r>
    </w:p>
    <w:p w14:paraId="74A6DBB9" w14:textId="77777777" w:rsidR="007819D7" w:rsidRPr="009B02F5" w:rsidRDefault="007819D7" w:rsidP="007819D7">
      <w:pPr>
        <w:pStyle w:val="PARAIndent"/>
        <w:ind w:left="357" w:firstLine="0"/>
      </w:pPr>
    </w:p>
    <w:p w14:paraId="404843FD" w14:textId="77777777" w:rsidR="007819D7" w:rsidRPr="009B02F5" w:rsidRDefault="007819D7" w:rsidP="007819D7">
      <w:pPr>
        <w:pStyle w:val="PARAIndent"/>
        <w:ind w:left="357" w:firstLine="0"/>
      </w:pPr>
      <w:r w:rsidRPr="009B02F5">
        <w:t xml:space="preserve">with </w:t>
      </w:r>
      <w:r w:rsidRPr="009B02F5">
        <w:rPr>
          <w:i/>
          <w:iCs/>
        </w:rPr>
        <w:t>e</w:t>
      </w:r>
      <w:r w:rsidRPr="009B02F5">
        <w:t xml:space="preserve"> = </w:t>
      </w:r>
      <w:proofErr w:type="spellStart"/>
      <w:r w:rsidRPr="009B02F5">
        <w:rPr>
          <w:i/>
          <w:iCs/>
        </w:rPr>
        <w:t>Y</w:t>
      </w:r>
      <w:r w:rsidRPr="009B02F5">
        <w:rPr>
          <w:i/>
          <w:iCs/>
          <w:vertAlign w:val="subscript"/>
        </w:rPr>
        <w:t>sp</w:t>
      </w:r>
      <w:proofErr w:type="spellEnd"/>
      <w:r w:rsidRPr="009B02F5">
        <w:t xml:space="preserve"> - </w:t>
      </w:r>
      <w:r w:rsidRPr="009B02F5">
        <w:rPr>
          <w:i/>
          <w:iCs/>
        </w:rPr>
        <w:t>Y</w:t>
      </w:r>
      <w:r w:rsidRPr="009B02F5">
        <w:t xml:space="preserve"> denoting closed-loop error, </w:t>
      </w:r>
      <m:oMath>
        <m:acc>
          <m:accPr>
            <m:chr m:val="̇"/>
            <m:ctrlPr>
              <w:rPr>
                <w:rFonts w:ascii="Cambria Math" w:hAnsi="Cambria Math"/>
                <w:i/>
                <w:iCs/>
              </w:rPr>
            </m:ctrlPr>
          </m:accPr>
          <m:e>
            <m:r>
              <w:rPr>
                <w:rFonts w:ascii="Cambria Math" w:hAnsi="Cambria Math"/>
              </w:rPr>
              <m:t>e</m:t>
            </m:r>
          </m:e>
        </m:acc>
      </m:oMath>
      <w:r w:rsidRPr="009B02F5">
        <w:t xml:space="preserve"> its time derivative and </w:t>
      </w:r>
      <w:proofErr w:type="spellStart"/>
      <w:r w:rsidRPr="009B02F5">
        <w:rPr>
          <w:i/>
          <w:iCs/>
        </w:rPr>
        <w:t>T</w:t>
      </w:r>
      <w:r w:rsidRPr="009B02F5">
        <w:rPr>
          <w:i/>
          <w:iCs/>
          <w:vertAlign w:val="subscript"/>
        </w:rPr>
        <w:t>e</w:t>
      </w:r>
      <w:proofErr w:type="spellEnd"/>
      <w:r w:rsidRPr="009B02F5">
        <w:t xml:space="preserve"> </w:t>
      </w:r>
      <w:r>
        <w:t xml:space="preserve">is </w:t>
      </w:r>
      <w:r w:rsidRPr="009B02F5">
        <w:t>the predefined trajectory time constant,</w:t>
      </w:r>
    </w:p>
    <w:p w14:paraId="2F651D73" w14:textId="77777777" w:rsidR="007819D7" w:rsidRPr="009B02F5" w:rsidRDefault="007819D7" w:rsidP="007819D7">
      <w:pPr>
        <w:pStyle w:val="PARAIndent"/>
        <w:numPr>
          <w:ilvl w:val="0"/>
          <w:numId w:val="16"/>
        </w:numPr>
        <w:ind w:left="357" w:hanging="357"/>
      </w:pPr>
      <w:proofErr w:type="gramStart"/>
      <w:r>
        <w:t>O</w:t>
      </w:r>
      <w:r w:rsidRPr="009B02F5">
        <w:t>n-line</w:t>
      </w:r>
      <w:proofErr w:type="gramEnd"/>
      <w:r w:rsidRPr="009B02F5">
        <w:t xml:space="preserve"> learning </w:t>
      </w:r>
      <w:r>
        <w:t xml:space="preserve">should </w:t>
      </w:r>
      <w:r w:rsidRPr="009B02F5">
        <w:t xml:space="preserve">not introduce even temporary deterioration in </w:t>
      </w:r>
      <w:r>
        <w:t xml:space="preserve">the </w:t>
      </w:r>
      <w:r w:rsidRPr="009B02F5">
        <w:t>closed loop performance.</w:t>
      </w:r>
    </w:p>
    <w:p w14:paraId="552784C4" w14:textId="60A5E6E2" w:rsidR="007819D7" w:rsidRDefault="007819D7" w:rsidP="007819D7">
      <w:pPr>
        <w:pStyle w:val="PARAIndent"/>
      </w:pPr>
      <w:r>
        <w:t>Th</w:t>
      </w:r>
      <w:ins w:id="10" w:author="Bogdan Gabrys" w:date="2025-05-13T12:37:00Z" w16du:dateUtc="2025-05-13T02:37:00Z">
        <w:r w:rsidR="0067657E">
          <w:t>ese</w:t>
        </w:r>
      </w:ins>
      <w:del w:id="11" w:author="Bogdan Gabrys" w:date="2025-05-13T12:37:00Z" w16du:dateUtc="2025-05-13T02:37:00Z">
        <w:r w:rsidDel="0067657E">
          <w:delText>is</w:delText>
        </w:r>
      </w:del>
      <w:r>
        <w:t xml:space="preserve"> requirements were met for Q2d in the application to limited class of dynamical processes which was shown experimentally in [1] in the application to </w:t>
      </w:r>
      <w:ins w:id="12" w:author="Bogdan Gabrys" w:date="2025-05-13T12:37:00Z" w16du:dateUtc="2025-05-13T02:37:00Z">
        <w:r w:rsidR="00CA30A2">
          <w:t>an</w:t>
        </w:r>
      </w:ins>
      <w:del w:id="13" w:author="Bogdan Gabrys" w:date="2025-05-13T12:37:00Z" w16du:dateUtc="2025-05-13T02:37:00Z">
        <w:r w:rsidDel="00CA30A2">
          <w:delText>the</w:delText>
        </w:r>
      </w:del>
      <w:r>
        <w:t xml:space="preserve"> example</w:t>
      </w:r>
      <w:ins w:id="14" w:author="Bogdan Gabrys" w:date="2025-05-13T12:37:00Z" w16du:dateUtc="2025-05-13T02:37:00Z">
        <w:r w:rsidR="00CA30A2">
          <w:t xml:space="preserve"> of the</w:t>
        </w:r>
      </w:ins>
      <w:r>
        <w:t xml:space="preserve"> 2</w:t>
      </w:r>
      <w:r w:rsidRPr="000731F7">
        <w:rPr>
          <w:vertAlign w:val="superscript"/>
        </w:rPr>
        <w:t>nd</w:t>
      </w:r>
      <w:r>
        <w:t xml:space="preserve"> order process. </w:t>
      </w:r>
      <w:r w:rsidRPr="009B02F5">
        <w:rPr>
          <w:iCs/>
        </w:rPr>
        <w:t xml:space="preserve">However, the attempts to use Q2d for higher order </w:t>
      </w:r>
      <w:r>
        <w:rPr>
          <w:iCs/>
        </w:rPr>
        <w:t xml:space="preserve">nonlinear </w:t>
      </w:r>
      <w:r w:rsidRPr="009B02F5">
        <w:rPr>
          <w:iCs/>
        </w:rPr>
        <w:t xml:space="preserve">processes show that not all design assumptions are </w:t>
      </w:r>
      <w:r>
        <w:rPr>
          <w:iCs/>
        </w:rPr>
        <w:t xml:space="preserve">then </w:t>
      </w:r>
      <w:r w:rsidRPr="009B02F5">
        <w:rPr>
          <w:iCs/>
        </w:rPr>
        <w:t>met</w:t>
      </w:r>
      <w:r>
        <w:rPr>
          <w:iCs/>
        </w:rPr>
        <w:t xml:space="preserve">. </w:t>
      </w:r>
      <w:r>
        <w:t>In particular, the following major problems occur:</w:t>
      </w:r>
    </w:p>
    <w:p w14:paraId="681D31B0" w14:textId="73FE3348" w:rsidR="007819D7" w:rsidRPr="00FD67DD" w:rsidRDefault="006E1733" w:rsidP="007819D7">
      <w:pPr>
        <w:pStyle w:val="PARAIndent"/>
        <w:numPr>
          <w:ilvl w:val="0"/>
          <w:numId w:val="16"/>
        </w:numPr>
        <w:ind w:left="357" w:hanging="357"/>
      </w:pPr>
      <w:r>
        <w:rPr>
          <w:iCs/>
        </w:rPr>
        <w:t>During on-line learning</w:t>
      </w:r>
      <w:r w:rsidR="007819D7" w:rsidRPr="009B02F5">
        <w:rPr>
          <w:iCs/>
        </w:rPr>
        <w:t xml:space="preserve">, a temporary deterioration in the closed-loop performance can appear in the form of temporary </w:t>
      </w:r>
      <w:r w:rsidR="007819D7">
        <w:rPr>
          <w:iCs/>
        </w:rPr>
        <w:t>presence</w:t>
      </w:r>
      <w:r w:rsidR="007819D7" w:rsidRPr="009B02F5">
        <w:rPr>
          <w:iCs/>
        </w:rPr>
        <w:t xml:space="preserve"> of unacceptable steady-state control </w:t>
      </w:r>
      <w:r w:rsidR="007819D7" w:rsidRPr="009B02F5">
        <w:rPr>
          <w:iCs/>
        </w:rPr>
        <w:t xml:space="preserve">error </w:t>
      </w:r>
      <w:r w:rsidR="007819D7" w:rsidRPr="009B02F5">
        <w:rPr>
          <w:i/>
        </w:rPr>
        <w:t>e</w:t>
      </w:r>
      <w:r w:rsidR="007819D7" w:rsidRPr="009B02F5">
        <w:rPr>
          <w:iCs/>
        </w:rPr>
        <w:t xml:space="preserve">. This phenomenon is shown </w:t>
      </w:r>
      <w:proofErr w:type="gramStart"/>
      <w:r w:rsidR="007819D7" w:rsidRPr="009B02F5">
        <w:rPr>
          <w:iCs/>
        </w:rPr>
        <w:t>in</w:t>
      </w:r>
      <w:proofErr w:type="gramEnd"/>
      <w:r w:rsidR="007819D7" w:rsidRPr="009B02F5">
        <w:rPr>
          <w:iCs/>
        </w:rPr>
        <w:t xml:space="preserve"> Fig. </w:t>
      </w:r>
      <w:r w:rsidR="007819D7">
        <w:rPr>
          <w:iCs/>
        </w:rPr>
        <w:t>2</w:t>
      </w:r>
      <w:r w:rsidR="007819D7" w:rsidRPr="009B02F5">
        <w:rPr>
          <w:iCs/>
        </w:rPr>
        <w:t xml:space="preserve">. </w:t>
      </w:r>
      <w:r w:rsidR="007819D7">
        <w:rPr>
          <w:iCs/>
        </w:rPr>
        <w:t>p</w:t>
      </w:r>
      <w:r w:rsidR="007819D7" w:rsidRPr="009B02F5">
        <w:rPr>
          <w:iCs/>
        </w:rPr>
        <w:t xml:space="preserve">resenting simulation validation of Q2d in the application to </w:t>
      </w:r>
      <w:ins w:id="15" w:author="Bogdan Gabrys" w:date="2025-05-13T12:39:00Z" w16du:dateUtc="2025-05-13T02:39:00Z">
        <w:r w:rsidR="00FD3889">
          <w:rPr>
            <w:iCs/>
          </w:rPr>
          <w:t xml:space="preserve">a </w:t>
        </w:r>
      </w:ins>
      <w:r w:rsidR="007819D7" w:rsidRPr="009B02F5">
        <w:rPr>
          <w:iCs/>
        </w:rPr>
        <w:t xml:space="preserve">closed-loop system with </w:t>
      </w:r>
      <w:ins w:id="16" w:author="Bogdan Gabrys" w:date="2025-05-13T12:39:00Z" w16du:dateUtc="2025-05-13T02:39:00Z">
        <w:r w:rsidR="00AC3257">
          <w:rPr>
            <w:iCs/>
          </w:rPr>
          <w:t>an</w:t>
        </w:r>
      </w:ins>
      <w:del w:id="17" w:author="Bogdan Gabrys" w:date="2025-05-13T12:39:00Z" w16du:dateUtc="2025-05-13T02:39:00Z">
        <w:r w:rsidR="007819D7" w:rsidRPr="009B02F5" w:rsidDel="00AC3257">
          <w:rPr>
            <w:iCs/>
          </w:rPr>
          <w:delText>the</w:delText>
        </w:r>
      </w:del>
      <w:r w:rsidR="007819D7" w:rsidRPr="009B02F5">
        <w:rPr>
          <w:iCs/>
        </w:rPr>
        <w:t xml:space="preserve"> example </w:t>
      </w:r>
      <w:ins w:id="18" w:author="Bogdan Gabrys" w:date="2025-05-13T12:39:00Z" w16du:dateUtc="2025-05-13T02:39:00Z">
        <w:r w:rsidR="00AC3257">
          <w:rPr>
            <w:iCs/>
          </w:rPr>
          <w:t xml:space="preserve">of the </w:t>
        </w:r>
      </w:ins>
      <w:del w:id="19" w:author="Bogdan Gabrys" w:date="2025-05-13T12:39:00Z" w16du:dateUtc="2025-05-13T02:39:00Z">
        <w:r w:rsidR="007819D7" w:rsidDel="00AC3257">
          <w:rPr>
            <w:iCs/>
          </w:rPr>
          <w:delText>nonlinear</w:delText>
        </w:r>
        <w:r w:rsidR="007819D7" w:rsidRPr="009B02F5" w:rsidDel="00AC3257">
          <w:rPr>
            <w:iCs/>
          </w:rPr>
          <w:delText xml:space="preserve"> </w:delText>
        </w:r>
      </w:del>
      <w:r w:rsidR="007819D7">
        <w:rPr>
          <w:iCs/>
        </w:rPr>
        <w:t>3</w:t>
      </w:r>
      <w:r w:rsidR="007819D7" w:rsidRPr="0090197C">
        <w:rPr>
          <w:iCs/>
          <w:vertAlign w:val="superscript"/>
        </w:rPr>
        <w:t>rd</w:t>
      </w:r>
      <w:r w:rsidR="007819D7">
        <w:rPr>
          <w:iCs/>
        </w:rPr>
        <w:t xml:space="preserve"> order </w:t>
      </w:r>
      <w:ins w:id="20" w:author="Bogdan Gabrys" w:date="2025-05-13T12:39:00Z" w16du:dateUtc="2025-05-13T02:39:00Z">
        <w:r w:rsidR="00AC3257">
          <w:rPr>
            <w:iCs/>
          </w:rPr>
          <w:t>nonlinear</w:t>
        </w:r>
        <w:r w:rsidR="00AC3257" w:rsidRPr="009B02F5">
          <w:rPr>
            <w:iCs/>
          </w:rPr>
          <w:t xml:space="preserve"> </w:t>
        </w:r>
      </w:ins>
      <w:r w:rsidR="007819D7" w:rsidRPr="009B02F5">
        <w:rPr>
          <w:iCs/>
        </w:rPr>
        <w:t>process (</w:t>
      </w:r>
      <w:r w:rsidR="007819D7" w:rsidRPr="009B02F5">
        <w:rPr>
          <w:iCs/>
          <w:highlight w:val="yellow"/>
        </w:rPr>
        <w:t>A1</w:t>
      </w:r>
      <w:r w:rsidR="007819D7" w:rsidRPr="009B02F5">
        <w:rPr>
          <w:iCs/>
        </w:rPr>
        <w:t>)</w:t>
      </w:r>
      <w:r w:rsidR="007819D7">
        <w:rPr>
          <w:iCs/>
        </w:rPr>
        <w:t xml:space="preserve"> </w:t>
      </w:r>
      <w:r w:rsidR="007819D7" w:rsidRPr="009B02F5">
        <w:rPr>
          <w:iCs/>
        </w:rPr>
        <w:t xml:space="preserve">representing pneumatic setup described in </w:t>
      </w:r>
      <w:ins w:id="21" w:author="Bogdan Gabrys" w:date="2025-05-13T12:40:00Z" w16du:dateUtc="2025-05-13T02:40:00Z">
        <w:r w:rsidR="00B87AA9">
          <w:rPr>
            <w:iCs/>
          </w:rPr>
          <w:t xml:space="preserve">the </w:t>
        </w:r>
      </w:ins>
      <w:r w:rsidR="007819D7" w:rsidRPr="009B02F5">
        <w:rPr>
          <w:iCs/>
        </w:rPr>
        <w:t>Appendix.</w:t>
      </w:r>
    </w:p>
    <w:p w14:paraId="430808A6" w14:textId="27ABCF76" w:rsidR="007819D7" w:rsidRDefault="007819D7" w:rsidP="007819D7">
      <w:pPr>
        <w:pStyle w:val="PARAIndent"/>
        <w:numPr>
          <w:ilvl w:val="0"/>
          <w:numId w:val="16"/>
        </w:numPr>
        <w:ind w:left="357" w:hanging="357"/>
      </w:pPr>
      <w:r>
        <w:t xml:space="preserve">As the process order increases, the ability </w:t>
      </w:r>
      <w:proofErr w:type="gramStart"/>
      <w:r>
        <w:t>of</w:t>
      </w:r>
      <w:proofErr w:type="gramEnd"/>
      <w:r>
        <w:t xml:space="preserve"> accurate</w:t>
      </w:r>
      <w:ins w:id="22" w:author="Bogdan Gabrys" w:date="2025-05-13T12:40:00Z" w16du:dateUtc="2025-05-13T02:40:00Z">
        <w:r w:rsidR="009740F6">
          <w:t>ly</w:t>
        </w:r>
      </w:ins>
      <w:r>
        <w:t xml:space="preserve"> </w:t>
      </w:r>
      <w:proofErr w:type="gramStart"/>
      <w:r>
        <w:t>achieving</w:t>
      </w:r>
      <w:proofErr w:type="gramEnd"/>
      <w:r>
        <w:t xml:space="preserve"> the reference trajectory (1) decreases, especially for small values of </w:t>
      </w:r>
      <w:proofErr w:type="spellStart"/>
      <w:r>
        <w:rPr>
          <w:i/>
          <w:iCs/>
        </w:rPr>
        <w:t>T</w:t>
      </w:r>
      <w:r>
        <w:rPr>
          <w:i/>
          <w:iCs/>
          <w:vertAlign w:val="subscript"/>
        </w:rPr>
        <w:t>e</w:t>
      </w:r>
      <w:proofErr w:type="spellEnd"/>
      <w:r>
        <w:t xml:space="preserve"> representing desired aggressive closed-loop performance. In such cases</w:t>
      </w:r>
      <w:ins w:id="23" w:author="Bogdan Gabrys" w:date="2025-05-13T12:40:00Z" w16du:dateUtc="2025-05-13T02:40:00Z">
        <w:r w:rsidR="009740F6">
          <w:t>, the</w:t>
        </w:r>
      </w:ins>
      <w:r>
        <w:t xml:space="preserve"> application of Q2d leads to learning </w:t>
      </w:r>
      <w:proofErr w:type="gramStart"/>
      <w:r>
        <w:t>of using</w:t>
      </w:r>
      <w:proofErr w:type="gramEnd"/>
      <w:r>
        <w:t xml:space="preserve"> aggressive (almost on-off) actions with strongly oscillatory closed-loop behavior.</w:t>
      </w:r>
    </w:p>
    <w:p w14:paraId="2640AEBC" w14:textId="77777777" w:rsidR="007819D7" w:rsidRPr="009B02F5" w:rsidRDefault="007819D7" w:rsidP="007819D7">
      <w:pPr>
        <w:pStyle w:val="PARAIndent"/>
        <w:numPr>
          <w:ilvl w:val="0"/>
          <w:numId w:val="16"/>
        </w:numPr>
        <w:ind w:left="357" w:hanging="357"/>
      </w:pPr>
      <w:r>
        <w:t xml:space="preserve">The Q2d procedure of generating states and actions is acceptable but does not </w:t>
      </w:r>
      <w:proofErr w:type="gramStart"/>
      <w:r>
        <w:t>take into account</w:t>
      </w:r>
      <w:proofErr w:type="gramEnd"/>
      <w:r>
        <w:t xml:space="preserve"> the limitations existing in the practical control systems. Consequently, Q2d approach is not suitable for PLC-based implementations in the form of the library function block with functionalities </w:t>
      </w:r>
      <w:proofErr w:type="gramStart"/>
      <w:r>
        <w:t>similar to</w:t>
      </w:r>
      <w:proofErr w:type="gramEnd"/>
      <w:r>
        <w:t xml:space="preserve"> e.g. PID function block with limited manipulating variable.</w:t>
      </w:r>
    </w:p>
    <w:p w14:paraId="1A7C2164" w14:textId="77777777" w:rsidR="007819D7" w:rsidRPr="009B02F5" w:rsidRDefault="007819D7" w:rsidP="007819D7">
      <w:pPr>
        <w:pStyle w:val="PARAIndent"/>
      </w:pPr>
    </w:p>
    <w:p w14:paraId="2719AA8F" w14:textId="77777777" w:rsidR="007819D7" w:rsidRPr="009B02F5" w:rsidRDefault="007819D7" w:rsidP="007819D7">
      <w:pPr>
        <w:pStyle w:val="PARAIndent"/>
        <w:ind w:firstLine="0"/>
      </w:pPr>
      <w:r w:rsidRPr="009B02F5">
        <w:rPr>
          <w:noProof/>
        </w:rPr>
        <w:drawing>
          <wp:inline distT="0" distB="0" distL="0" distR="0" wp14:anchorId="35DA0F00" wp14:editId="097E4726">
            <wp:extent cx="3189600" cy="1764000"/>
            <wp:effectExtent l="0" t="0" r="0" b="8255"/>
            <wp:docPr id="167348613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r="365"/>
                    <a:stretch/>
                  </pic:blipFill>
                  <pic:spPr bwMode="auto">
                    <a:xfrm>
                      <a:off x="0" y="0"/>
                      <a:ext cx="3189600" cy="1764000"/>
                    </a:xfrm>
                    <a:prstGeom prst="rect">
                      <a:avLst/>
                    </a:prstGeom>
                    <a:noFill/>
                    <a:ln>
                      <a:noFill/>
                    </a:ln>
                    <a:extLst>
                      <a:ext uri="{53640926-AAD7-44D8-BBD7-CCE9431645EC}">
                        <a14:shadowObscured xmlns:a14="http://schemas.microsoft.com/office/drawing/2010/main"/>
                      </a:ext>
                    </a:extLst>
                  </pic:spPr>
                </pic:pic>
              </a:graphicData>
            </a:graphic>
          </wp:inline>
        </w:drawing>
      </w:r>
    </w:p>
    <w:p w14:paraId="1EB0F064" w14:textId="77777777" w:rsidR="007819D7" w:rsidRPr="009B02F5" w:rsidRDefault="007819D7" w:rsidP="007819D7">
      <w:pPr>
        <w:pStyle w:val="Text"/>
        <w:ind w:firstLine="0"/>
        <w:rPr>
          <w:rFonts w:ascii="Helvetica" w:hAnsi="Helvetica"/>
          <w:sz w:val="16"/>
          <w:szCs w:val="16"/>
        </w:rPr>
      </w:pPr>
    </w:p>
    <w:p w14:paraId="0502E7E6" w14:textId="77777777" w:rsidR="007819D7" w:rsidRPr="009B02F5" w:rsidRDefault="007819D7" w:rsidP="007819D7">
      <w:pPr>
        <w:pStyle w:val="Text"/>
        <w:ind w:firstLine="0"/>
        <w:rPr>
          <w:rFonts w:ascii="Helvetica" w:hAnsi="Helvetica"/>
          <w:sz w:val="16"/>
          <w:szCs w:val="16"/>
        </w:rPr>
      </w:pPr>
      <w:r w:rsidRPr="009B02F5">
        <w:rPr>
          <w:rFonts w:ascii="Helvetica" w:hAnsi="Helvetica"/>
          <w:sz w:val="16"/>
          <w:szCs w:val="16"/>
        </w:rPr>
        <w:t xml:space="preserve">Fig. </w:t>
      </w:r>
      <w:r>
        <w:rPr>
          <w:rFonts w:ascii="Helvetica" w:hAnsi="Helvetica"/>
          <w:sz w:val="16"/>
          <w:szCs w:val="16"/>
        </w:rPr>
        <w:t>2</w:t>
      </w:r>
      <w:r w:rsidRPr="009B02F5">
        <w:rPr>
          <w:rFonts w:ascii="Helvetica" w:hAnsi="Helvetica"/>
          <w:sz w:val="16"/>
          <w:szCs w:val="16"/>
        </w:rPr>
        <w:t xml:space="preserve">.  Example part of the on-line learning for Q2d showing the temporary occurrence of unacceptable steady-state control error </w:t>
      </w:r>
      <w:r w:rsidRPr="009B02F5">
        <w:rPr>
          <w:rFonts w:ascii="Helvetica" w:hAnsi="Helvetica"/>
          <w:i/>
          <w:iCs/>
          <w:sz w:val="16"/>
          <w:szCs w:val="16"/>
        </w:rPr>
        <w:t>e</w:t>
      </w:r>
      <w:r w:rsidRPr="009B02F5">
        <w:rPr>
          <w:rFonts w:ascii="Helvetica" w:hAnsi="Helvetica"/>
          <w:sz w:val="16"/>
          <w:szCs w:val="16"/>
        </w:rPr>
        <w:t xml:space="preserve"> – simulation results in the application to the 3</w:t>
      </w:r>
      <w:r w:rsidRPr="009B02F5">
        <w:rPr>
          <w:rFonts w:ascii="Helvetica" w:hAnsi="Helvetica"/>
          <w:sz w:val="16"/>
          <w:szCs w:val="16"/>
          <w:vertAlign w:val="superscript"/>
        </w:rPr>
        <w:t>rd</w:t>
      </w:r>
      <w:r w:rsidRPr="009B02F5">
        <w:rPr>
          <w:rFonts w:ascii="Helvetica" w:hAnsi="Helvetica"/>
          <w:sz w:val="16"/>
          <w:szCs w:val="16"/>
        </w:rPr>
        <w:t xml:space="preserve"> order process (</w:t>
      </w:r>
      <w:r w:rsidRPr="009B02F5">
        <w:rPr>
          <w:rFonts w:ascii="Helvetica" w:hAnsi="Helvetica"/>
          <w:sz w:val="16"/>
          <w:szCs w:val="16"/>
          <w:highlight w:val="yellow"/>
        </w:rPr>
        <w:t>A1</w:t>
      </w:r>
      <w:r w:rsidRPr="009B02F5">
        <w:rPr>
          <w:rFonts w:ascii="Helvetica" w:hAnsi="Helvetica"/>
          <w:sz w:val="16"/>
          <w:szCs w:val="16"/>
        </w:rPr>
        <w:t>).</w:t>
      </w:r>
    </w:p>
    <w:p w14:paraId="5B87258A" w14:textId="77777777" w:rsidR="007819D7" w:rsidRPr="009B02F5" w:rsidRDefault="007819D7" w:rsidP="007819D7">
      <w:pPr>
        <w:pStyle w:val="Text"/>
        <w:ind w:firstLine="0"/>
        <w:rPr>
          <w:rFonts w:ascii="Helvetica" w:hAnsi="Helvetica"/>
          <w:color w:val="000000"/>
          <w:sz w:val="16"/>
          <w:szCs w:val="16"/>
        </w:rPr>
      </w:pPr>
    </w:p>
    <w:p w14:paraId="6AB807CE" w14:textId="2F5E8FB2" w:rsidR="007819D7" w:rsidRDefault="007819D7" w:rsidP="007819D7">
      <w:pPr>
        <w:pStyle w:val="PARAIndent"/>
      </w:pPr>
      <w:del w:id="24" w:author="Bogdan Gabrys" w:date="2025-05-13T12:42:00Z" w16du:dateUtc="2025-05-13T02:42:00Z">
        <w:r w:rsidDel="001B4443">
          <w:delText xml:space="preserve">Removing </w:delText>
        </w:r>
      </w:del>
      <w:ins w:id="25" w:author="Bogdan Gabrys" w:date="2025-05-13T12:42:00Z" w16du:dateUtc="2025-05-13T02:42:00Z">
        <w:r w:rsidR="001B4443">
          <w:t>Addressing</w:t>
        </w:r>
        <w:r w:rsidR="001B4443">
          <w:t xml:space="preserve"> </w:t>
        </w:r>
      </w:ins>
      <w:r>
        <w:t>these problems is the major motivation for this work where the initial concept of Q2d is significantly improved to its modified Q2dPLC form. For this purpose, the following additional practical design requirements are defined:</w:t>
      </w:r>
    </w:p>
    <w:p w14:paraId="31106086" w14:textId="77777777" w:rsidR="007819D7" w:rsidRPr="009B02F5" w:rsidRDefault="007819D7" w:rsidP="007819D7">
      <w:pPr>
        <w:pStyle w:val="PARAIndent"/>
        <w:numPr>
          <w:ilvl w:val="0"/>
          <w:numId w:val="16"/>
        </w:numPr>
        <w:ind w:left="357" w:hanging="357"/>
      </w:pPr>
      <w:proofErr w:type="gramStart"/>
      <w:r>
        <w:t>C</w:t>
      </w:r>
      <w:r w:rsidRPr="009B02F5">
        <w:t>omparing</w:t>
      </w:r>
      <w:proofErr w:type="gramEnd"/>
      <w:r w:rsidRPr="009B02F5">
        <w:t xml:space="preserve"> to Q2d, the learning ability of Q2dPLC should be extended to </w:t>
      </w:r>
      <w:proofErr w:type="gramStart"/>
      <w:r w:rsidRPr="009B02F5">
        <w:t>wider</w:t>
      </w:r>
      <w:proofErr w:type="gramEnd"/>
      <w:r w:rsidRPr="009B02F5">
        <w:t xml:space="preserve"> class of dynamical processes,</w:t>
      </w:r>
    </w:p>
    <w:p w14:paraId="5C53C3BA" w14:textId="77777777" w:rsidR="007819D7" w:rsidRDefault="007819D7" w:rsidP="007819D7">
      <w:pPr>
        <w:pStyle w:val="PARAIndent"/>
        <w:numPr>
          <w:ilvl w:val="0"/>
          <w:numId w:val="16"/>
        </w:numPr>
        <w:ind w:left="357" w:hanging="357"/>
      </w:pPr>
      <w:r>
        <w:t>T</w:t>
      </w:r>
      <w:r w:rsidRPr="009B02F5">
        <w:t>he closed-loop performance improvement should continue until the first order target trajectory</w:t>
      </w:r>
      <w:r>
        <w:t xml:space="preserve"> (1) </w:t>
      </w:r>
      <w:r w:rsidRPr="009B02F5">
        <w:t xml:space="preserve">is reached </w:t>
      </w:r>
      <w:r>
        <w:t xml:space="preserve">with the highest accuracy available for a specific controlled process </w:t>
      </w:r>
      <w:r w:rsidRPr="009B02F5">
        <w:t>with more complex dynamics</w:t>
      </w:r>
      <w:r>
        <w:t>. T</w:t>
      </w:r>
      <w:r w:rsidRPr="009B02F5">
        <w:t xml:space="preserve">he </w:t>
      </w:r>
      <w:r>
        <w:t xml:space="preserve">possible </w:t>
      </w:r>
      <w:r w:rsidRPr="009B02F5">
        <w:t xml:space="preserve">accuracy </w:t>
      </w:r>
      <w:r>
        <w:t xml:space="preserve">of reaching this </w:t>
      </w:r>
      <w:r w:rsidRPr="009B02F5">
        <w:t>trajectory should be assessed automatically to prevent too aggressive Q2dPLC action</w:t>
      </w:r>
      <w:r>
        <w:t>s,</w:t>
      </w:r>
    </w:p>
    <w:p w14:paraId="1488A89D" w14:textId="77777777" w:rsidR="007819D7" w:rsidRPr="009B02F5" w:rsidRDefault="007819D7" w:rsidP="007819D7">
      <w:pPr>
        <w:pStyle w:val="PARAIndent"/>
        <w:numPr>
          <w:ilvl w:val="0"/>
          <w:numId w:val="16"/>
        </w:numPr>
        <w:ind w:left="357" w:hanging="357"/>
      </w:pPr>
      <w:r w:rsidRPr="009B02F5">
        <w:t xml:space="preserve">Q2dPLC should be implemented in PLC as a </w:t>
      </w:r>
      <w:proofErr w:type="gramStart"/>
      <w:r w:rsidRPr="009B02F5">
        <w:t>general purpose</w:t>
      </w:r>
      <w:proofErr w:type="gramEnd"/>
      <w:r w:rsidRPr="009B02F5">
        <w:t xml:space="preserve"> library function block so the appropriate input-output specification and parametrization should be defined</w:t>
      </w:r>
      <w:r>
        <w:t>.</w:t>
      </w:r>
    </w:p>
    <w:p w14:paraId="59B9540B" w14:textId="13914B75" w:rsidR="007819D7" w:rsidRPr="009B02F5" w:rsidRDefault="007819D7" w:rsidP="007819D7">
      <w:pPr>
        <w:pStyle w:val="PARAIndent"/>
        <w:ind w:firstLine="0"/>
      </w:pPr>
      <w:r w:rsidRPr="009B02F5">
        <w:t xml:space="preserve">The solutions that fulfill these new requirements </w:t>
      </w:r>
      <w:r w:rsidR="006E1733">
        <w:t xml:space="preserve">are presented in this paper and </w:t>
      </w:r>
      <w:r w:rsidRPr="009B02F5">
        <w:t xml:space="preserve">constitute </w:t>
      </w:r>
      <w:r w:rsidR="006E1733">
        <w:t xml:space="preserve">its </w:t>
      </w:r>
      <w:r w:rsidRPr="009B02F5">
        <w:t>novelty.</w:t>
      </w:r>
    </w:p>
    <w:p w14:paraId="4BDEBDD2" w14:textId="250D5BBD" w:rsidR="007819D7" w:rsidRPr="009B02F5" w:rsidRDefault="007819D7" w:rsidP="00EC23E8">
      <w:pPr>
        <w:pStyle w:val="Heading1"/>
      </w:pPr>
      <w:r w:rsidRPr="009B02F5">
        <w:t>Modifications of Q2</w:t>
      </w:r>
      <w:r>
        <w:t>d</w:t>
      </w:r>
      <w:r w:rsidRPr="009B02F5">
        <w:t xml:space="preserve"> to Q2PLC</w:t>
      </w:r>
    </w:p>
    <w:p w14:paraId="3B250FF5" w14:textId="6321AC70" w:rsidR="007819D7" w:rsidRPr="009B02F5" w:rsidRDefault="007819D7" w:rsidP="007819D7">
      <w:pPr>
        <w:pStyle w:val="PARAIndent"/>
      </w:pPr>
      <w:r w:rsidRPr="009B02F5">
        <w:t xml:space="preserve">The basic concept of Q2dPLC is </w:t>
      </w:r>
      <w:r>
        <w:t>identical to</w:t>
      </w:r>
      <w:r w:rsidRPr="009B02F5">
        <w:t xml:space="preserve"> Q2d presented in [1] where it is considered as a single </w:t>
      </w:r>
      <w:r w:rsidRPr="009B02F5">
        <w:rPr>
          <w:i/>
          <w:iCs/>
        </w:rPr>
        <w:t>agent</w:t>
      </w:r>
      <w:r w:rsidRPr="009B02F5">
        <w:t xml:space="preserve"> learning directly from interaction</w:t>
      </w:r>
      <w:r>
        <w:t>s</w:t>
      </w:r>
      <w:r w:rsidRPr="009B02F5">
        <w:t xml:space="preserve"> with the </w:t>
      </w:r>
      <w:r w:rsidRPr="009B02F5">
        <w:rPr>
          <w:i/>
          <w:iCs/>
        </w:rPr>
        <w:t>environment</w:t>
      </w:r>
      <w:r w:rsidRPr="009B02F5">
        <w:t xml:space="preserve"> to keep the </w:t>
      </w:r>
      <w:r w:rsidRPr="009B02F5">
        <w:rPr>
          <w:i/>
          <w:iCs/>
        </w:rPr>
        <w:t>environment</w:t>
      </w:r>
      <w:r w:rsidRPr="009B02F5">
        <w:t xml:space="preserve"> </w:t>
      </w:r>
      <w:r w:rsidRPr="009B02F5">
        <w:lastRenderedPageBreak/>
        <w:t xml:space="preserve">in the </w:t>
      </w:r>
      <w:r w:rsidRPr="009B02F5">
        <w:rPr>
          <w:i/>
          <w:iCs/>
        </w:rPr>
        <w:t>target state</w:t>
      </w:r>
      <w:r w:rsidRPr="009B02F5">
        <w:t xml:space="preserve"> by taking </w:t>
      </w:r>
      <w:proofErr w:type="gramStart"/>
      <w:r w:rsidRPr="009B02F5">
        <w:t xml:space="preserve">the </w:t>
      </w:r>
      <w:r w:rsidRPr="009B02F5">
        <w:rPr>
          <w:i/>
          <w:iCs/>
        </w:rPr>
        <w:t>actions</w:t>
      </w:r>
      <w:r w:rsidRPr="009B02F5">
        <w:t xml:space="preserve"> selected from </w:t>
      </w:r>
      <w:ins w:id="26" w:author="Bogdan Gabrys" w:date="2025-05-13T12:44:00Z" w16du:dateUtc="2025-05-13T02:44:00Z">
        <w:r w:rsidR="00B83F0B">
          <w:t>the</w:t>
        </w:r>
        <w:proofErr w:type="gramEnd"/>
        <w:r w:rsidR="00B83F0B">
          <w:t xml:space="preserve"> </w:t>
        </w:r>
      </w:ins>
      <w:r w:rsidRPr="009B02F5">
        <w:t xml:space="preserve">action vector </w:t>
      </w:r>
      <w:r w:rsidRPr="009B02F5">
        <w:rPr>
          <w:rFonts w:ascii="Times New Roman" w:hAnsi="Times New Roman"/>
        </w:rPr>
        <w:t>[</w:t>
      </w:r>
      <w:r w:rsidRPr="009B02F5">
        <w:rPr>
          <w:rFonts w:ascii="Times New Roman" w:hAnsi="Times New Roman"/>
          <w:i/>
        </w:rPr>
        <w:t>a</w:t>
      </w:r>
      <w:r w:rsidRPr="009B02F5">
        <w:rPr>
          <w:rFonts w:ascii="Times New Roman" w:hAnsi="Times New Roman"/>
        </w:rPr>
        <w:t xml:space="preserve">] depending on the current value of the </w:t>
      </w:r>
      <w:r w:rsidRPr="009B02F5">
        <w:rPr>
          <w:rFonts w:ascii="Times New Roman" w:hAnsi="Times New Roman"/>
          <w:i/>
          <w:iCs/>
        </w:rPr>
        <w:t>state</w:t>
      </w:r>
      <w:r w:rsidRPr="009B02F5">
        <w:rPr>
          <w:rFonts w:ascii="Times New Roman" w:hAnsi="Times New Roman"/>
        </w:rPr>
        <w:t xml:space="preserve"> of the </w:t>
      </w:r>
      <w:r w:rsidRPr="009B02F5">
        <w:rPr>
          <w:i/>
          <w:iCs/>
        </w:rPr>
        <w:t>environment</w:t>
      </w:r>
      <w:r w:rsidRPr="009B02F5">
        <w:t xml:space="preserve"> recognized from the state vector </w:t>
      </w:r>
      <w:r w:rsidRPr="009B02F5">
        <w:rPr>
          <w:rFonts w:ascii="Times New Roman" w:hAnsi="Times New Roman"/>
        </w:rPr>
        <w:t>[</w:t>
      </w:r>
      <w:r w:rsidRPr="009B02F5">
        <w:rPr>
          <w:rFonts w:ascii="Times New Roman" w:hAnsi="Times New Roman"/>
          <w:i/>
          <w:iCs/>
        </w:rPr>
        <w:t>S</w:t>
      </w:r>
      <w:r w:rsidRPr="009B02F5">
        <w:rPr>
          <w:rFonts w:ascii="Times New Roman" w:hAnsi="Times New Roman"/>
        </w:rPr>
        <w:t xml:space="preserve">]. Then, the current mapping between </w:t>
      </w:r>
      <w:r w:rsidRPr="009B02F5">
        <w:rPr>
          <w:rFonts w:ascii="Times New Roman" w:hAnsi="Times New Roman"/>
          <w:i/>
          <w:iCs/>
        </w:rPr>
        <w:t>states</w:t>
      </w:r>
      <w:r w:rsidRPr="009B02F5">
        <w:rPr>
          <w:rFonts w:ascii="Times New Roman" w:hAnsi="Times New Roman"/>
        </w:rPr>
        <w:t xml:space="preserve"> and </w:t>
      </w:r>
      <w:r w:rsidRPr="009B02F5">
        <w:rPr>
          <w:rFonts w:ascii="Times New Roman" w:hAnsi="Times New Roman"/>
          <w:i/>
          <w:iCs/>
        </w:rPr>
        <w:t>actions</w:t>
      </w:r>
      <w:r w:rsidRPr="009B02F5">
        <w:rPr>
          <w:rFonts w:ascii="Times New Roman" w:hAnsi="Times New Roman"/>
        </w:rPr>
        <w:t xml:space="preserve"> is collected in </w:t>
      </w:r>
      <w:r>
        <w:rPr>
          <w:rFonts w:ascii="Times New Roman" w:hAnsi="Times New Roman"/>
        </w:rPr>
        <w:t xml:space="preserve">2-dimentional </w:t>
      </w:r>
      <w:r w:rsidRPr="009B02F5">
        <w:rPr>
          <w:rFonts w:ascii="Times New Roman" w:hAnsi="Times New Roman"/>
        </w:rPr>
        <w:t>Q-matrix</w:t>
      </w:r>
      <w:r w:rsidRPr="009B02F5">
        <w:rPr>
          <w:rFonts w:ascii="Times New Roman" w:hAnsi="Times New Roman"/>
          <w:color w:val="000000" w:themeColor="text1"/>
        </w:rPr>
        <w:t xml:space="preserve"> that indicates the so-far optimal action-state correlation. During </w:t>
      </w:r>
      <w:ins w:id="27" w:author="Bogdan Gabrys" w:date="2025-05-13T12:44:00Z" w16du:dateUtc="2025-05-13T02:44:00Z">
        <w:r w:rsidR="002161C8">
          <w:rPr>
            <w:rFonts w:ascii="Times New Roman" w:hAnsi="Times New Roman"/>
            <w:color w:val="000000" w:themeColor="text1"/>
          </w:rPr>
          <w:t xml:space="preserve">the </w:t>
        </w:r>
      </w:ins>
      <w:r w:rsidRPr="009B02F5">
        <w:rPr>
          <w:rFonts w:ascii="Times New Roman" w:hAnsi="Times New Roman"/>
          <w:color w:val="000000" w:themeColor="text1"/>
        </w:rPr>
        <w:t>on-line learning</w:t>
      </w:r>
      <w:r w:rsidR="004B38B2">
        <w:rPr>
          <w:rFonts w:ascii="Times New Roman" w:hAnsi="Times New Roman"/>
          <w:color w:val="000000" w:themeColor="text1"/>
        </w:rPr>
        <w:t xml:space="preserve"> and based on the rewarding policy</w:t>
      </w:r>
      <w:r w:rsidRPr="009B02F5">
        <w:rPr>
          <w:rFonts w:ascii="Times New Roman" w:hAnsi="Times New Roman"/>
          <w:color w:val="000000" w:themeColor="text1"/>
        </w:rPr>
        <w:t xml:space="preserve">, Q-matrix is updated </w:t>
      </w:r>
      <w:r w:rsidR="00DA1C34">
        <w:rPr>
          <w:rFonts w:ascii="Times New Roman" w:hAnsi="Times New Roman"/>
          <w:color w:val="000000" w:themeColor="text1"/>
        </w:rPr>
        <w:t>as:</w:t>
      </w:r>
    </w:p>
    <w:p w14:paraId="17E20EB6" w14:textId="77777777" w:rsidR="007819D7" w:rsidRPr="009B02F5" w:rsidRDefault="007819D7" w:rsidP="007819D7">
      <w:pPr>
        <w:pStyle w:val="PARAIndent"/>
        <w:ind w:firstLine="0"/>
      </w:pPr>
    </w:p>
    <w:p w14:paraId="2E794ACE" w14:textId="77777777" w:rsidR="00442D8D" w:rsidRDefault="007819D7" w:rsidP="00442D8D">
      <w:pPr>
        <w:pStyle w:val="PARAIndent"/>
        <w:rPr>
          <w:highlight w:val="yellow"/>
          <w:lang w:eastAsia="pl-PL"/>
        </w:rPr>
      </w:pPr>
      <m:oMath>
        <m:r>
          <w:rPr>
            <w:rFonts w:ascii="Cambria Math" w:hAnsi="Cambria Math"/>
            <w:highlight w:val="yellow"/>
            <w:lang w:eastAsia="pl-PL"/>
          </w:rPr>
          <m:t>Q</m:t>
        </m:r>
        <m:d>
          <m:dPr>
            <m:ctrlPr>
              <w:rPr>
                <w:rFonts w:ascii="Cambria Math" w:hAnsi="Cambria Math"/>
                <w:i/>
                <w:highlight w:val="yellow"/>
                <w:lang w:eastAsia="pl-PL"/>
              </w:rPr>
            </m:ctrlPr>
          </m:dPr>
          <m:e>
            <m:r>
              <w:rPr>
                <w:rFonts w:ascii="Cambria Math" w:hAnsi="Cambria Math"/>
                <w:highlight w:val="yellow"/>
                <w:lang w:eastAsia="pl-PL"/>
              </w:rPr>
              <m:t>S(t),a(t)</m:t>
            </m:r>
          </m:e>
        </m:d>
        <m:r>
          <w:rPr>
            <w:rFonts w:ascii="Cambria Math" w:hAnsi="Cambria Math"/>
            <w:highlight w:val="yellow"/>
            <w:lang w:eastAsia="pl-PL"/>
          </w:rPr>
          <m:t xml:space="preserve">⃪ </m:t>
        </m:r>
        <m:sSub>
          <m:sSubPr>
            <m:ctrlPr>
              <w:rPr>
                <w:rFonts w:ascii="Cambria Math" w:hAnsi="Cambria Math"/>
                <w:i/>
                <w:highlight w:val="yellow"/>
                <w:lang w:eastAsia="pl-PL"/>
              </w:rPr>
            </m:ctrlPr>
          </m:sSubPr>
          <m:e>
            <m:r>
              <w:rPr>
                <w:rFonts w:ascii="Cambria Math" w:hAnsi="Cambria Math"/>
                <w:highlight w:val="yellow"/>
                <w:lang w:eastAsia="pl-PL"/>
              </w:rPr>
              <m:t>Q</m:t>
            </m:r>
          </m:e>
          <m:sub>
            <m:r>
              <w:rPr>
                <w:rFonts w:ascii="Cambria Math" w:hAnsi="Cambria Math"/>
                <w:highlight w:val="yellow"/>
                <w:lang w:eastAsia="pl-PL"/>
              </w:rPr>
              <m:t>p</m:t>
            </m:r>
          </m:sub>
        </m:sSub>
        <m:d>
          <m:dPr>
            <m:ctrlPr>
              <w:rPr>
                <w:rFonts w:ascii="Cambria Math" w:hAnsi="Cambria Math"/>
                <w:i/>
                <w:highlight w:val="yellow"/>
                <w:lang w:eastAsia="pl-PL"/>
              </w:rPr>
            </m:ctrlPr>
          </m:dPr>
          <m:e>
            <m:r>
              <w:rPr>
                <w:rFonts w:ascii="Cambria Math" w:hAnsi="Cambria Math"/>
                <w:highlight w:val="yellow"/>
                <w:lang w:eastAsia="pl-PL"/>
              </w:rPr>
              <m:t>S(t),a(t)</m:t>
            </m:r>
          </m:e>
        </m:d>
      </m:oMath>
      <w:r w:rsidRPr="009B02F5">
        <w:rPr>
          <w:highlight w:val="yellow"/>
          <w:lang w:eastAsia="pl-PL"/>
        </w:rPr>
        <w:t>+</w:t>
      </w:r>
    </w:p>
    <w:p w14:paraId="7F2A039C" w14:textId="5D346658" w:rsidR="007819D7" w:rsidRPr="009B02F5" w:rsidRDefault="007819D7" w:rsidP="00442D8D">
      <w:pPr>
        <w:pStyle w:val="PARAIndent"/>
        <w:ind w:left="404"/>
        <w:jc w:val="right"/>
        <w:rPr>
          <w:highlight w:val="yellow"/>
          <w:lang w:eastAsia="pl-PL"/>
        </w:rPr>
      </w:pPr>
      <m:oMath>
        <m:r>
          <w:rPr>
            <w:rFonts w:ascii="Cambria Math" w:hAnsi="Cambria Math"/>
            <w:highlight w:val="yellow"/>
            <w:lang w:eastAsia="pl-PL"/>
          </w:rPr>
          <m:t>+α∙</m:t>
        </m:r>
        <m:d>
          <m:dPr>
            <m:begChr m:val="["/>
            <m:endChr m:val="]"/>
            <m:ctrlPr>
              <w:rPr>
                <w:rFonts w:ascii="Cambria Math" w:hAnsi="Cambria Math"/>
                <w:i/>
                <w:highlight w:val="yellow"/>
                <w:lang w:eastAsia="pl-PL"/>
              </w:rPr>
            </m:ctrlPr>
          </m:dPr>
          <m:e>
            <m:r>
              <w:rPr>
                <w:rFonts w:ascii="Cambria Math" w:hAnsi="Cambria Math"/>
                <w:highlight w:val="yellow"/>
                <w:lang w:eastAsia="pl-PL"/>
              </w:rPr>
              <m:t>R+γ∙</m:t>
            </m:r>
            <m:sSub>
              <m:sSubPr>
                <m:ctrlPr>
                  <w:rPr>
                    <w:rFonts w:ascii="Cambria Math" w:hAnsi="Cambria Math"/>
                    <w:highlight w:val="yellow"/>
                    <w:lang w:eastAsia="pl-PL"/>
                  </w:rPr>
                </m:ctrlPr>
              </m:sSubPr>
              <m:e>
                <m:r>
                  <m:rPr>
                    <m:sty m:val="p"/>
                  </m:rPr>
                  <w:rPr>
                    <w:rFonts w:ascii="Cambria Math" w:hAnsi="Cambria Math"/>
                    <w:highlight w:val="yellow"/>
                    <w:lang w:eastAsia="pl-PL"/>
                  </w:rPr>
                  <m:t>max</m:t>
                </m:r>
              </m:e>
              <m:sub>
                <m:r>
                  <m:rPr>
                    <m:sty m:val="p"/>
                  </m:rPr>
                  <w:rPr>
                    <w:rFonts w:ascii="Cambria Math" w:hAnsi="Cambria Math"/>
                    <w:highlight w:val="yellow"/>
                    <w:lang w:eastAsia="pl-PL"/>
                  </w:rPr>
                  <m:t>a</m:t>
                </m:r>
              </m:sub>
            </m:sSub>
            <m:r>
              <m:rPr>
                <m:sty m:val="p"/>
              </m:rPr>
              <w:rPr>
                <w:rFonts w:ascii="Cambria Math" w:hAnsi="Cambria Math"/>
                <w:highlight w:val="yellow"/>
                <w:lang w:eastAsia="pl-PL"/>
              </w:rPr>
              <m:t>⁡</m:t>
            </m:r>
            <m:r>
              <w:rPr>
                <w:rFonts w:ascii="Cambria Math" w:hAnsi="Cambria Math"/>
                <w:highlight w:val="yellow"/>
                <w:lang w:eastAsia="pl-PL"/>
              </w:rPr>
              <m:t>Q</m:t>
            </m:r>
            <m:d>
              <m:dPr>
                <m:ctrlPr>
                  <w:rPr>
                    <w:rFonts w:ascii="Cambria Math" w:hAnsi="Cambria Math"/>
                    <w:i/>
                    <w:highlight w:val="yellow"/>
                    <w:lang w:eastAsia="pl-PL"/>
                  </w:rPr>
                </m:ctrlPr>
              </m:dPr>
              <m:e>
                <m:r>
                  <w:rPr>
                    <w:rFonts w:ascii="Cambria Math" w:hAnsi="Cambria Math"/>
                    <w:highlight w:val="yellow"/>
                    <w:lang w:eastAsia="pl-PL"/>
                  </w:rPr>
                  <m:t>S(t+</m:t>
                </m:r>
                <m:sSub>
                  <m:sSubPr>
                    <m:ctrlPr>
                      <w:rPr>
                        <w:rFonts w:ascii="Cambria Math" w:hAnsi="Cambria Math"/>
                        <w:i/>
                        <w:lang w:eastAsia="pl-PL"/>
                      </w:rPr>
                    </m:ctrlPr>
                  </m:sSubPr>
                  <m:e>
                    <m:r>
                      <w:rPr>
                        <w:rFonts w:ascii="Cambria Math" w:hAnsi="Cambria Math"/>
                        <w:lang w:eastAsia="pl-PL"/>
                      </w:rPr>
                      <m:t>T</m:t>
                    </m:r>
                  </m:e>
                  <m:sub>
                    <m:r>
                      <w:rPr>
                        <w:rFonts w:ascii="Cambria Math" w:hAnsi="Cambria Math"/>
                        <w:lang w:eastAsia="pl-PL"/>
                      </w:rPr>
                      <m:t>s</m:t>
                    </m:r>
                  </m:sub>
                </m:sSub>
                <m:r>
                  <w:rPr>
                    <w:rFonts w:ascii="Cambria Math" w:hAnsi="Cambria Math"/>
                    <w:highlight w:val="yellow"/>
                    <w:lang w:eastAsia="pl-PL"/>
                  </w:rPr>
                  <m:t>),a(t+</m:t>
                </m:r>
                <m:sSub>
                  <m:sSubPr>
                    <m:ctrlPr>
                      <w:rPr>
                        <w:rFonts w:ascii="Cambria Math" w:hAnsi="Cambria Math"/>
                        <w:i/>
                        <w:lang w:eastAsia="pl-PL"/>
                      </w:rPr>
                    </m:ctrlPr>
                  </m:sSubPr>
                  <m:e>
                    <m:r>
                      <w:rPr>
                        <w:rFonts w:ascii="Cambria Math" w:hAnsi="Cambria Math"/>
                        <w:lang w:eastAsia="pl-PL"/>
                      </w:rPr>
                      <m:t>T</m:t>
                    </m:r>
                  </m:e>
                  <m:sub>
                    <m:r>
                      <w:rPr>
                        <w:rFonts w:ascii="Cambria Math" w:hAnsi="Cambria Math"/>
                        <w:lang w:eastAsia="pl-PL"/>
                      </w:rPr>
                      <m:t>s</m:t>
                    </m:r>
                  </m:sub>
                </m:sSub>
                <m:r>
                  <w:rPr>
                    <w:rFonts w:ascii="Cambria Math" w:hAnsi="Cambria Math"/>
                    <w:highlight w:val="yellow"/>
                    <w:lang w:eastAsia="pl-PL"/>
                  </w:rPr>
                  <m:t>)</m:t>
                </m:r>
              </m:e>
            </m:d>
            <m:r>
              <w:rPr>
                <w:rFonts w:ascii="Cambria Math" w:hAnsi="Cambria Math"/>
                <w:highlight w:val="yellow"/>
                <w:lang w:eastAsia="pl-PL"/>
              </w:rPr>
              <m:t>-</m:t>
            </m:r>
            <m:sSub>
              <m:sSubPr>
                <m:ctrlPr>
                  <w:rPr>
                    <w:rFonts w:ascii="Cambria Math" w:hAnsi="Cambria Math"/>
                    <w:i/>
                    <w:highlight w:val="yellow"/>
                    <w:lang w:eastAsia="pl-PL"/>
                  </w:rPr>
                </m:ctrlPr>
              </m:sSubPr>
              <m:e>
                <m:r>
                  <w:rPr>
                    <w:rFonts w:ascii="Cambria Math" w:hAnsi="Cambria Math"/>
                    <w:highlight w:val="yellow"/>
                    <w:lang w:eastAsia="pl-PL"/>
                  </w:rPr>
                  <m:t>-Q</m:t>
                </m:r>
              </m:e>
              <m:sub>
                <m:r>
                  <w:rPr>
                    <w:rFonts w:ascii="Cambria Math" w:hAnsi="Cambria Math"/>
                    <w:highlight w:val="yellow"/>
                    <w:lang w:eastAsia="pl-PL"/>
                  </w:rPr>
                  <m:t>p</m:t>
                </m:r>
              </m:sub>
            </m:sSub>
            <m:d>
              <m:dPr>
                <m:ctrlPr>
                  <w:rPr>
                    <w:rFonts w:ascii="Cambria Math" w:hAnsi="Cambria Math"/>
                    <w:i/>
                    <w:highlight w:val="yellow"/>
                    <w:lang w:eastAsia="pl-PL"/>
                  </w:rPr>
                </m:ctrlPr>
              </m:dPr>
              <m:e>
                <m:r>
                  <w:rPr>
                    <w:rFonts w:ascii="Cambria Math" w:hAnsi="Cambria Math"/>
                    <w:highlight w:val="yellow"/>
                    <w:lang w:eastAsia="pl-PL"/>
                  </w:rPr>
                  <m:t>S(t),a(t)</m:t>
                </m:r>
              </m:e>
            </m:d>
          </m:e>
        </m:d>
      </m:oMath>
      <w:r w:rsidRPr="009B02F5">
        <w:rPr>
          <w:highlight w:val="yellow"/>
          <w:lang w:eastAsia="pl-PL"/>
        </w:rPr>
        <w:t>,</w:t>
      </w:r>
      <w:r w:rsidRPr="009B02F5">
        <w:rPr>
          <w:highlight w:val="yellow"/>
          <w:lang w:eastAsia="pl-PL"/>
        </w:rPr>
        <w:tab/>
      </w:r>
      <w:r w:rsidR="00442D8D">
        <w:rPr>
          <w:highlight w:val="yellow"/>
          <w:lang w:eastAsia="pl-PL"/>
        </w:rPr>
        <w:tab/>
      </w:r>
      <w:r w:rsidR="00442D8D">
        <w:rPr>
          <w:highlight w:val="yellow"/>
          <w:lang w:eastAsia="pl-PL"/>
        </w:rPr>
        <w:tab/>
      </w:r>
      <w:r w:rsidR="00442D8D">
        <w:rPr>
          <w:highlight w:val="yellow"/>
          <w:lang w:eastAsia="pl-PL"/>
        </w:rPr>
        <w:tab/>
      </w:r>
      <w:r w:rsidR="00442D8D">
        <w:rPr>
          <w:highlight w:val="yellow"/>
          <w:lang w:eastAsia="pl-PL"/>
        </w:rPr>
        <w:tab/>
      </w:r>
      <w:r w:rsidR="00442D8D">
        <w:rPr>
          <w:highlight w:val="yellow"/>
          <w:lang w:eastAsia="pl-PL"/>
        </w:rPr>
        <w:tab/>
      </w:r>
      <w:r w:rsidR="00442D8D">
        <w:rPr>
          <w:highlight w:val="yellow"/>
          <w:lang w:eastAsia="pl-PL"/>
        </w:rPr>
        <w:tab/>
      </w:r>
      <w:r w:rsidR="00442D8D">
        <w:rPr>
          <w:highlight w:val="yellow"/>
          <w:lang w:eastAsia="pl-PL"/>
        </w:rPr>
        <w:tab/>
      </w:r>
      <w:r w:rsidR="00442D8D">
        <w:rPr>
          <w:highlight w:val="yellow"/>
          <w:lang w:eastAsia="pl-PL"/>
        </w:rPr>
        <w:tab/>
      </w:r>
      <w:r w:rsidRPr="009B02F5">
        <w:rPr>
          <w:highlight w:val="yellow"/>
          <w:lang w:eastAsia="pl-PL"/>
        </w:rPr>
        <w:t>(2)</w:t>
      </w:r>
    </w:p>
    <w:p w14:paraId="09D97C39" w14:textId="77777777" w:rsidR="007819D7" w:rsidRPr="009B02F5" w:rsidRDefault="007819D7" w:rsidP="007819D7">
      <w:pPr>
        <w:pStyle w:val="PARAIndent"/>
        <w:ind w:firstLine="0"/>
        <w:rPr>
          <w:highlight w:val="yellow"/>
        </w:rPr>
      </w:pPr>
    </w:p>
    <w:p w14:paraId="777F569E" w14:textId="6B7298D2" w:rsidR="007819D7" w:rsidRPr="009B02F5" w:rsidRDefault="007819D7" w:rsidP="007819D7">
      <w:pPr>
        <w:pStyle w:val="PARAIndent"/>
        <w:ind w:firstLine="0"/>
      </w:pPr>
      <w:r w:rsidRPr="009B02F5">
        <w:rPr>
          <w:rFonts w:ascii="Times New Roman" w:hAnsi="Times New Roman"/>
          <w:highlight w:val="yellow"/>
        </w:rPr>
        <w:t xml:space="preserve">where </w:t>
      </w:r>
      <w:proofErr w:type="spellStart"/>
      <w:r w:rsidRPr="009B02F5">
        <w:rPr>
          <w:rFonts w:ascii="Times New Roman" w:hAnsi="Times New Roman"/>
          <w:i/>
          <w:highlight w:val="yellow"/>
        </w:rPr>
        <w:t>t</w:t>
      </w:r>
      <w:proofErr w:type="spellEnd"/>
      <w:r w:rsidRPr="009B02F5">
        <w:rPr>
          <w:rFonts w:ascii="Times New Roman" w:hAnsi="Times New Roman"/>
          <w:highlight w:val="yellow"/>
        </w:rPr>
        <w:t xml:space="preserve"> is a discrete-time instant, </w:t>
      </w:r>
      <w:r w:rsidRPr="009B02F5">
        <w:rPr>
          <w:rFonts w:ascii="Times New Roman" w:eastAsiaTheme="minorEastAsia" w:hAnsi="Times New Roman"/>
          <w:i/>
          <w:highlight w:val="yellow"/>
          <w:lang w:eastAsia="pl-PL"/>
        </w:rPr>
        <w:t>α</w:t>
      </w:r>
      <w:r w:rsidRPr="009B02F5">
        <w:rPr>
          <w:rFonts w:ascii="Times New Roman" w:eastAsiaTheme="minorEastAsia" w:hAnsi="Times New Roman"/>
          <w:highlight w:val="yellow"/>
          <w:lang w:eastAsia="pl-PL"/>
        </w:rPr>
        <w:t xml:space="preserve"> </w:t>
      </w:r>
      <w:r w:rsidRPr="009B02F5">
        <w:rPr>
          <w:rFonts w:ascii="Times New Roman" w:eastAsiaTheme="minorEastAsia" w:hAnsi="Times New Roman"/>
          <w:highlight w:val="yellow"/>
          <w:lang w:eastAsia="pl-PL"/>
        </w:rPr>
        <w:sym w:font="Symbol" w:char="F0CE"/>
      </w:r>
      <w:r w:rsidRPr="009B02F5">
        <w:rPr>
          <w:rFonts w:ascii="Times New Roman" w:eastAsiaTheme="minorEastAsia" w:hAnsi="Times New Roman"/>
          <w:highlight w:val="yellow"/>
          <w:lang w:eastAsia="pl-PL"/>
        </w:rPr>
        <w:t xml:space="preserve"> [0, 1] is the learning rate, </w:t>
      </w:r>
      <w:r w:rsidRPr="009B02F5">
        <w:rPr>
          <w:rFonts w:ascii="Times New Roman" w:eastAsiaTheme="minorEastAsia" w:hAnsi="Times New Roman"/>
          <w:i/>
          <w:highlight w:val="yellow"/>
          <w:lang w:eastAsia="pl-PL"/>
        </w:rPr>
        <w:t>R</w:t>
      </w:r>
      <w:r w:rsidRPr="009B02F5">
        <w:rPr>
          <w:rFonts w:ascii="Times New Roman" w:eastAsiaTheme="minorEastAsia" w:hAnsi="Times New Roman"/>
          <w:highlight w:val="yellow"/>
          <w:lang w:eastAsia="pl-PL"/>
        </w:rPr>
        <w:t xml:space="preserve"> is the reward assigned to the </w:t>
      </w:r>
      <w:r w:rsidR="006A39CD">
        <w:rPr>
          <w:rFonts w:ascii="Times New Roman" w:eastAsiaTheme="minorEastAsia" w:hAnsi="Times New Roman"/>
          <w:highlight w:val="yellow"/>
          <w:lang w:eastAsia="pl-PL"/>
        </w:rPr>
        <w:t xml:space="preserve">action </w:t>
      </w:r>
      <w:r w:rsidR="006A39CD">
        <w:rPr>
          <w:rFonts w:ascii="Times New Roman" w:hAnsi="Times New Roman"/>
          <w:i/>
          <w:highlight w:val="yellow"/>
        </w:rPr>
        <w:t>a</w:t>
      </w:r>
      <w:r w:rsidRPr="009B02F5">
        <w:rPr>
          <w:rFonts w:ascii="Times New Roman" w:hAnsi="Times New Roman"/>
          <w:highlight w:val="yellow"/>
        </w:rPr>
        <w:t xml:space="preserve">, </w:t>
      </w:r>
      <w:r w:rsidRPr="009B02F5">
        <w:rPr>
          <w:rFonts w:ascii="Times New Roman" w:hAnsi="Times New Roman"/>
          <w:i/>
          <w:highlight w:val="yellow"/>
        </w:rPr>
        <w:t>γ</w:t>
      </w:r>
      <w:r w:rsidRPr="009B02F5">
        <w:rPr>
          <w:rFonts w:ascii="Times New Roman" w:hAnsi="Times New Roman"/>
          <w:highlight w:val="yellow"/>
        </w:rPr>
        <w:t xml:space="preserve"> </w:t>
      </w:r>
      <w:r w:rsidRPr="009B02F5">
        <w:rPr>
          <w:rFonts w:ascii="Times New Roman" w:eastAsiaTheme="minorEastAsia" w:hAnsi="Times New Roman"/>
          <w:highlight w:val="yellow"/>
          <w:lang w:eastAsia="pl-PL"/>
        </w:rPr>
        <w:sym w:font="Symbol" w:char="F0CE"/>
      </w:r>
      <w:r w:rsidRPr="009B02F5">
        <w:rPr>
          <w:rFonts w:ascii="Times New Roman" w:eastAsiaTheme="minorEastAsia" w:hAnsi="Times New Roman"/>
          <w:highlight w:val="yellow"/>
          <w:lang w:eastAsia="pl-PL"/>
        </w:rPr>
        <w:t xml:space="preserve"> [0, 1] is</w:t>
      </w:r>
      <w:r w:rsidRPr="009B02F5">
        <w:rPr>
          <w:rFonts w:ascii="Times New Roman" w:hAnsi="Times New Roman"/>
          <w:highlight w:val="yellow"/>
        </w:rPr>
        <w:t xml:space="preserve"> the discount factor</w:t>
      </w:r>
      <w:r w:rsidR="006A39CD">
        <w:rPr>
          <w:rFonts w:ascii="Times New Roman" w:hAnsi="Times New Roman"/>
          <w:highlight w:val="yellow"/>
        </w:rPr>
        <w:t xml:space="preserve">, </w:t>
      </w:r>
      <w:proofErr w:type="spellStart"/>
      <w:r w:rsidRPr="009B02F5">
        <w:rPr>
          <w:rFonts w:ascii="Times New Roman" w:hAnsi="Times New Roman"/>
          <w:i/>
          <w:highlight w:val="yellow"/>
        </w:rPr>
        <w:t>max</w:t>
      </w:r>
      <w:r w:rsidRPr="009B02F5">
        <w:rPr>
          <w:rFonts w:ascii="Times New Roman" w:hAnsi="Times New Roman"/>
          <w:i/>
          <w:highlight w:val="yellow"/>
          <w:vertAlign w:val="subscript"/>
        </w:rPr>
        <w:t>a</w:t>
      </w:r>
      <w:proofErr w:type="spellEnd"/>
      <w:r w:rsidRPr="009B02F5">
        <w:rPr>
          <w:rFonts w:ascii="Times New Roman" w:hAnsi="Times New Roman"/>
          <w:highlight w:val="yellow"/>
        </w:rPr>
        <w:t xml:space="preserve"> selects the optimal action </w:t>
      </w:r>
      <w:r w:rsidRPr="006A39CD">
        <w:rPr>
          <w:rFonts w:ascii="Times New Roman" w:hAnsi="Times New Roman"/>
          <w:color w:val="FF0000"/>
          <w:highlight w:val="yellow"/>
        </w:rPr>
        <w:t xml:space="preserve">for which the maximum reward is encountered </w:t>
      </w:r>
      <w:r w:rsidRPr="009B02F5">
        <w:rPr>
          <w:rFonts w:ascii="Times New Roman" w:hAnsi="Times New Roman"/>
          <w:highlight w:val="yellow"/>
        </w:rPr>
        <w:t xml:space="preserve">at the next time instant </w:t>
      </w:r>
      <w:r w:rsidR="006A39CD">
        <w:rPr>
          <w:rFonts w:ascii="Times New Roman" w:hAnsi="Times New Roman"/>
          <w:highlight w:val="yellow"/>
        </w:rPr>
        <w:t xml:space="preserve">and </w:t>
      </w:r>
      <w:r w:rsidR="006A39CD">
        <w:rPr>
          <w:rFonts w:ascii="Times New Roman" w:hAnsi="Times New Roman"/>
          <w:i/>
          <w:iCs/>
          <w:highlight w:val="yellow"/>
        </w:rPr>
        <w:t>T</w:t>
      </w:r>
      <w:r w:rsidR="006A39CD">
        <w:rPr>
          <w:rFonts w:ascii="Times New Roman" w:hAnsi="Times New Roman"/>
          <w:i/>
          <w:iCs/>
          <w:highlight w:val="yellow"/>
          <w:vertAlign w:val="subscript"/>
        </w:rPr>
        <w:t>s</w:t>
      </w:r>
      <w:r w:rsidR="006A39CD">
        <w:rPr>
          <w:rFonts w:ascii="Times New Roman" w:hAnsi="Times New Roman"/>
          <w:highlight w:val="yellow"/>
        </w:rPr>
        <w:t xml:space="preserve"> is the sampling time </w:t>
      </w:r>
      <w:r w:rsidRPr="009B02F5">
        <w:rPr>
          <w:rFonts w:ascii="Times New Roman" w:hAnsi="Times New Roman"/>
          <w:highlight w:val="yellow"/>
        </w:rPr>
        <w:t>(for more details readers are referred to [2]).</w:t>
      </w:r>
    </w:p>
    <w:p w14:paraId="793AFC75" w14:textId="48F7078B" w:rsidR="007819D7" w:rsidRPr="009B02F5" w:rsidRDefault="007819D7" w:rsidP="007819D7">
      <w:pPr>
        <w:pStyle w:val="PARAIndent"/>
      </w:pPr>
      <w:r w:rsidRPr="009B02F5">
        <w:t xml:space="preserve">Same as </w:t>
      </w:r>
      <w:r w:rsidR="00DA1C34">
        <w:t>in</w:t>
      </w:r>
      <w:r w:rsidRPr="009B02F5">
        <w:t xml:space="preserve"> Q2d, for the specific </w:t>
      </w:r>
      <w:r w:rsidRPr="009B02F5">
        <w:rPr>
          <w:i/>
          <w:iCs/>
        </w:rPr>
        <w:t>environment</w:t>
      </w:r>
      <w:r w:rsidRPr="009B02F5">
        <w:t xml:space="preserve"> </w:t>
      </w:r>
      <w:r>
        <w:t xml:space="preserve">(here, the </w:t>
      </w:r>
      <w:r w:rsidRPr="009B02F5">
        <w:t xml:space="preserve">closed-loop </w:t>
      </w:r>
      <w:r w:rsidR="00DA1C34">
        <w:t>system</w:t>
      </w:r>
      <w:r w:rsidRPr="009B02F5">
        <w:t xml:space="preserve"> shown in Fig. 1</w:t>
      </w:r>
      <w:r>
        <w:t>)</w:t>
      </w:r>
      <w:r w:rsidRPr="009B02F5">
        <w:t xml:space="preserve">, the </w:t>
      </w:r>
      <w:r w:rsidRPr="009B02F5">
        <w:rPr>
          <w:i/>
          <w:iCs/>
        </w:rPr>
        <w:t>target state</w:t>
      </w:r>
      <w:r w:rsidRPr="009B02F5">
        <w:t xml:space="preserve"> is defined</w:t>
      </w:r>
      <w:ins w:id="28" w:author="Bogdan Gabrys" w:date="2025-05-13T12:45:00Z" w16du:dateUtc="2025-05-13T02:45:00Z">
        <w:r w:rsidR="005D7695">
          <w:t xml:space="preserve"> as</w:t>
        </w:r>
      </w:ins>
      <w:r w:rsidR="00DA1C34">
        <w:t>:</w:t>
      </w:r>
    </w:p>
    <w:p w14:paraId="66F405F1" w14:textId="77777777" w:rsidR="007819D7" w:rsidRPr="009B02F5" w:rsidRDefault="007819D7" w:rsidP="007819D7">
      <w:pPr>
        <w:pStyle w:val="PARAIndent"/>
      </w:pPr>
    </w:p>
    <w:p w14:paraId="3A94EF0E" w14:textId="77777777" w:rsidR="007819D7" w:rsidRPr="009B02F5" w:rsidRDefault="00000000" w:rsidP="007819D7">
      <w:pPr>
        <w:pStyle w:val="PARAIndent"/>
        <w:jc w:val="right"/>
        <w:rPr>
          <w:szCs w:val="24"/>
        </w:rPr>
      </w:pP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d>
          <m:dPr>
            <m:begChr m:val="|"/>
            <m:endChr m:val="|"/>
            <m:ctrlPr>
              <w:rPr>
                <w:rFonts w:ascii="Cambria Math" w:hAnsi="Cambria Math"/>
                <w:i/>
                <w:szCs w:val="24"/>
              </w:rPr>
            </m:ctrlPr>
          </m:dPr>
          <m:e>
            <m:r>
              <w:rPr>
                <w:rFonts w:ascii="Cambria Math" w:hAnsi="Cambria Math"/>
                <w:szCs w:val="24"/>
              </w:rPr>
              <m:t>F</m:t>
            </m:r>
            <m:d>
              <m:dPr>
                <m:ctrlPr>
                  <w:rPr>
                    <w:rFonts w:ascii="Cambria Math" w:hAnsi="Cambria Math"/>
                    <w:i/>
                    <w:iCs/>
                    <w:szCs w:val="24"/>
                  </w:rPr>
                </m:ctrlPr>
              </m:dPr>
              <m:e>
                <m:r>
                  <w:rPr>
                    <w:rFonts w:ascii="Cambria Math" w:hAnsi="Cambria Math"/>
                    <w:szCs w:val="24"/>
                  </w:rPr>
                  <m:t>e,</m:t>
                </m:r>
                <m:acc>
                  <m:accPr>
                    <m:chr m:val="̇"/>
                    <m:ctrlPr>
                      <w:rPr>
                        <w:rFonts w:ascii="Cambria Math" w:hAnsi="Cambria Math"/>
                        <w:i/>
                        <w:iCs/>
                        <w:szCs w:val="24"/>
                      </w:rPr>
                    </m:ctrlPr>
                  </m:accPr>
                  <m:e>
                    <m:r>
                      <w:rPr>
                        <w:rFonts w:ascii="Cambria Math" w:hAnsi="Cambria Math"/>
                        <w:szCs w:val="24"/>
                      </w:rPr>
                      <m:t>e</m:t>
                    </m:r>
                  </m:e>
                </m:acc>
              </m:e>
            </m:d>
          </m:e>
        </m:d>
        <m:r>
          <w:rPr>
            <w:rFonts w:ascii="Cambria Math" w:hAnsi="Cambria Math"/>
            <w:szCs w:val="24"/>
          </w:rPr>
          <m:t>=</m:t>
        </m:r>
        <m:d>
          <m:dPr>
            <m:begChr m:val="|"/>
            <m:endChr m:val="|"/>
            <m:ctrlPr>
              <w:rPr>
                <w:rFonts w:ascii="Cambria Math" w:hAnsi="Cambria Math"/>
                <w:i/>
                <w:iCs/>
                <w:szCs w:val="24"/>
              </w:rPr>
            </m:ctrlPr>
          </m:dPr>
          <m:e>
            <m:acc>
              <m:accPr>
                <m:chr m:val="̇"/>
                <m:ctrlPr>
                  <w:rPr>
                    <w:rFonts w:ascii="Cambria Math" w:hAnsi="Cambria Math"/>
                    <w:i/>
                    <w:iCs/>
                    <w:szCs w:val="24"/>
                  </w:rPr>
                </m:ctrlPr>
              </m:accPr>
              <m:e>
                <m:r>
                  <w:rPr>
                    <w:rFonts w:ascii="Cambria Math" w:hAnsi="Cambria Math"/>
                    <w:szCs w:val="24"/>
                  </w:rPr>
                  <m:t>e</m:t>
                </m:r>
              </m:e>
            </m:acc>
            <m:r>
              <w:rPr>
                <w:rFonts w:ascii="Cambria Math" w:hAnsi="Cambria Math"/>
                <w:szCs w:val="24"/>
              </w:rPr>
              <m:t>+</m:t>
            </m:r>
            <m:d>
              <m:dPr>
                <m:ctrlPr>
                  <w:rPr>
                    <w:rFonts w:ascii="Cambria Math" w:hAnsi="Cambria Math"/>
                    <w:i/>
                    <w:iCs/>
                    <w:szCs w:val="24"/>
                  </w:rPr>
                </m:ctrlPr>
              </m:dPr>
              <m:e>
                <m:r>
                  <w:rPr>
                    <w:rFonts w:ascii="Cambria Math" w:hAnsi="Cambria Math"/>
                    <w:szCs w:val="24"/>
                  </w:rPr>
                  <m:t>1/</m:t>
                </m:r>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e</m:t>
                    </m:r>
                  </m:sub>
                </m:sSub>
              </m:e>
            </m:d>
            <m:r>
              <w:rPr>
                <w:rFonts w:ascii="Cambria Math" w:hAnsi="Cambria Math"/>
                <w:szCs w:val="24"/>
              </w:rPr>
              <m:t>∙e</m:t>
            </m:r>
          </m:e>
        </m:d>
        <m:r>
          <w:rPr>
            <w:rFonts w:ascii="Cambria Math" w:hAnsi="Cambria Math"/>
            <w:szCs w:val="24"/>
          </w:rPr>
          <m:t>≤prec/</m:t>
        </m:r>
        <m:sSub>
          <m:sSubPr>
            <m:ctrlPr>
              <w:rPr>
                <w:rFonts w:ascii="Cambria Math" w:hAnsi="Cambria Math"/>
                <w:i/>
                <w:szCs w:val="24"/>
              </w:rPr>
            </m:ctrlPr>
          </m:sSubPr>
          <m:e>
            <m:r>
              <w:rPr>
                <w:rFonts w:ascii="Cambria Math" w:hAnsi="Cambria Math"/>
                <w:szCs w:val="24"/>
              </w:rPr>
              <m:t>T</m:t>
            </m:r>
          </m:e>
          <m:sub>
            <m:r>
              <w:rPr>
                <w:rFonts w:ascii="Cambria Math" w:hAnsi="Cambria Math"/>
                <w:szCs w:val="24"/>
              </w:rPr>
              <m:t>e</m:t>
            </m:r>
          </m:sub>
        </m:sSub>
      </m:oMath>
      <w:r w:rsidR="007819D7">
        <w:rPr>
          <w:szCs w:val="24"/>
        </w:rPr>
        <w:t>,</w:t>
      </w:r>
      <w:r w:rsidR="007819D7" w:rsidRPr="009B02F5">
        <w:rPr>
          <w:szCs w:val="24"/>
        </w:rPr>
        <w:tab/>
      </w:r>
      <w:r w:rsidR="007819D7" w:rsidRPr="009B02F5">
        <w:rPr>
          <w:szCs w:val="24"/>
        </w:rPr>
        <w:tab/>
      </w:r>
      <w:r w:rsidR="007819D7" w:rsidRPr="009B02F5">
        <w:rPr>
          <w:szCs w:val="24"/>
        </w:rPr>
        <w:tab/>
        <w:t>(3)</w:t>
      </w:r>
    </w:p>
    <w:p w14:paraId="7EA3B344" w14:textId="77777777" w:rsidR="007819D7" w:rsidRPr="009B02F5" w:rsidRDefault="007819D7" w:rsidP="007819D7">
      <w:pPr>
        <w:pStyle w:val="PARAIndent"/>
        <w:rPr>
          <w:szCs w:val="24"/>
        </w:rPr>
      </w:pPr>
    </w:p>
    <w:p w14:paraId="692126F8" w14:textId="613955F1" w:rsidR="007819D7" w:rsidRPr="009B02F5" w:rsidRDefault="007819D7" w:rsidP="007819D7">
      <w:pPr>
        <w:pStyle w:val="PARAIndent"/>
        <w:ind w:firstLine="0"/>
      </w:pPr>
      <w:r w:rsidRPr="009B02F5">
        <w:rPr>
          <w:szCs w:val="24"/>
        </w:rPr>
        <w:t xml:space="preserve">where </w:t>
      </w:r>
      <w:proofErr w:type="spellStart"/>
      <w:r w:rsidRPr="009B02F5">
        <w:rPr>
          <w:i/>
          <w:iCs/>
          <w:szCs w:val="24"/>
        </w:rPr>
        <w:t>prec</w:t>
      </w:r>
      <w:proofErr w:type="spellEnd"/>
      <w:r w:rsidRPr="009B02F5">
        <w:rPr>
          <w:szCs w:val="24"/>
        </w:rPr>
        <w:t xml:space="preserve"> denotes the acceptable precision of achieving the set-point </w:t>
      </w:r>
      <w:proofErr w:type="spellStart"/>
      <w:r w:rsidRPr="009B02F5">
        <w:rPr>
          <w:i/>
          <w:iCs/>
          <w:szCs w:val="24"/>
        </w:rPr>
        <w:t>Y</w:t>
      </w:r>
      <w:r w:rsidRPr="009B02F5">
        <w:rPr>
          <w:i/>
          <w:iCs/>
          <w:szCs w:val="24"/>
          <w:vertAlign w:val="subscript"/>
        </w:rPr>
        <w:t>sp</w:t>
      </w:r>
      <w:proofErr w:type="spellEnd"/>
      <w:r w:rsidRPr="009B02F5">
        <w:rPr>
          <w:szCs w:val="24"/>
        </w:rPr>
        <w:t xml:space="preserve"> in the steady-state </w:t>
      </w:r>
      <w:r>
        <w:rPr>
          <w:szCs w:val="24"/>
        </w:rPr>
        <w:t xml:space="preserve">but also </w:t>
      </w:r>
      <w:r w:rsidRPr="009B02F5">
        <w:rPr>
          <w:szCs w:val="24"/>
        </w:rPr>
        <w:t xml:space="preserve">the </w:t>
      </w:r>
      <w:r w:rsidRPr="009B02F5">
        <w:rPr>
          <w:i/>
          <w:iCs/>
        </w:rPr>
        <w:t>target state</w:t>
      </w:r>
      <w:r w:rsidRPr="009B02F5">
        <w:t xml:space="preserve"> (here, the closed-loop reference trajectory (1)) in transients. The control law of Q2dPLC is also defined in the incremental form</w:t>
      </w:r>
      <w:ins w:id="29" w:author="Bogdan Gabrys" w:date="2025-05-13T12:46:00Z" w16du:dateUtc="2025-05-13T02:46:00Z">
        <w:r w:rsidR="00A30333">
          <w:t xml:space="preserve"> as</w:t>
        </w:r>
      </w:ins>
      <w:r w:rsidRPr="009B02F5">
        <w:t>:</w:t>
      </w:r>
    </w:p>
    <w:p w14:paraId="37E0EE42" w14:textId="77777777" w:rsidR="007819D7" w:rsidRPr="009B02F5" w:rsidRDefault="007819D7" w:rsidP="007819D7">
      <w:pPr>
        <w:pStyle w:val="PARAIndent"/>
      </w:pPr>
    </w:p>
    <w:p w14:paraId="4B211E9C" w14:textId="77777777" w:rsidR="007819D7" w:rsidRPr="009B02F5" w:rsidRDefault="007819D7" w:rsidP="007819D7">
      <w:pPr>
        <w:pStyle w:val="PARAIndent"/>
        <w:jc w:val="right"/>
      </w:pPr>
      <m:oMath>
        <m:r>
          <w:rPr>
            <w:rFonts w:ascii="Cambria Math" w:hAnsi="Cambria Math"/>
            <w:szCs w:val="24"/>
          </w:rPr>
          <m:t>∆</m:t>
        </m:r>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K</m:t>
            </m:r>
          </m:e>
          <m:sub>
            <m:r>
              <w:rPr>
                <w:rFonts w:ascii="Cambria Math" w:hAnsi="Cambria Math"/>
                <w:szCs w:val="24"/>
              </w:rPr>
              <m:t>Q</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s</m:t>
            </m:r>
          </m:sub>
        </m:sSub>
        <m:r>
          <w:rPr>
            <w:rFonts w:ascii="Cambria Math" w:hAnsi="Cambria Math"/>
            <w:szCs w:val="24"/>
          </w:rPr>
          <m:t>∙a</m:t>
        </m:r>
      </m:oMath>
      <w:r w:rsidRPr="009B02F5">
        <w:rPr>
          <w:szCs w:val="24"/>
        </w:rPr>
        <w:t>,</w:t>
      </w:r>
      <w:r w:rsidRPr="009B02F5">
        <w:rPr>
          <w:szCs w:val="24"/>
        </w:rPr>
        <w:tab/>
      </w:r>
      <w:r w:rsidRPr="009B02F5">
        <w:rPr>
          <w:szCs w:val="24"/>
        </w:rPr>
        <w:tab/>
      </w:r>
      <w:r w:rsidRPr="009B02F5">
        <w:rPr>
          <w:szCs w:val="24"/>
        </w:rPr>
        <w:tab/>
      </w:r>
      <w:r w:rsidRPr="009B02F5">
        <w:rPr>
          <w:szCs w:val="24"/>
        </w:rPr>
        <w:tab/>
      </w:r>
      <w:r w:rsidRPr="009B02F5">
        <w:rPr>
          <w:szCs w:val="24"/>
        </w:rPr>
        <w:tab/>
      </w:r>
      <w:r w:rsidRPr="009B02F5">
        <w:rPr>
          <w:szCs w:val="24"/>
        </w:rPr>
        <w:tab/>
      </w:r>
      <w:r w:rsidRPr="009B02F5">
        <w:rPr>
          <w:szCs w:val="24"/>
        </w:rPr>
        <w:tab/>
      </w:r>
      <w:r w:rsidRPr="009B02F5">
        <w:rPr>
          <w:szCs w:val="24"/>
        </w:rPr>
        <w:tab/>
      </w:r>
      <w:r w:rsidRPr="009B02F5">
        <w:rPr>
          <w:szCs w:val="24"/>
        </w:rPr>
        <w:tab/>
        <w:t>(4)</w:t>
      </w:r>
    </w:p>
    <w:p w14:paraId="50A02F32" w14:textId="77777777" w:rsidR="007819D7" w:rsidRPr="009B02F5" w:rsidRDefault="007819D7" w:rsidP="007819D7">
      <w:pPr>
        <w:pStyle w:val="PARAIndent"/>
      </w:pPr>
    </w:p>
    <w:p w14:paraId="2C3F79EA" w14:textId="78F600E3" w:rsidR="007819D7" w:rsidRPr="009B02F5" w:rsidRDefault="007819D7" w:rsidP="007819D7">
      <w:pPr>
        <w:pStyle w:val="PARAIndent"/>
        <w:ind w:firstLine="0"/>
      </w:pPr>
      <w:r w:rsidRPr="009B02F5">
        <w:t xml:space="preserve">where </w:t>
      </w:r>
      <w:r w:rsidRPr="009B02F5">
        <w:rPr>
          <w:i/>
          <w:iCs/>
        </w:rPr>
        <w:t>K</w:t>
      </w:r>
      <w:r w:rsidRPr="009B02F5">
        <w:rPr>
          <w:i/>
          <w:iCs/>
          <w:vertAlign w:val="subscript"/>
        </w:rPr>
        <w:t>Q</w:t>
      </w:r>
      <w:r w:rsidRPr="009B02F5">
        <w:t xml:space="preserve"> is the adjustable gain of Q2dPLC and </w:t>
      </w:r>
      <w:r w:rsidRPr="009B02F5">
        <w:rPr>
          <w:i/>
          <w:iCs/>
        </w:rPr>
        <w:t>T</w:t>
      </w:r>
      <w:r w:rsidRPr="009B02F5">
        <w:rPr>
          <w:i/>
          <w:iCs/>
          <w:vertAlign w:val="subscript"/>
        </w:rPr>
        <w:t>s</w:t>
      </w:r>
      <w:r w:rsidRPr="009B02F5">
        <w:t xml:space="preserve"> is the sampling time</w:t>
      </w:r>
      <w:r>
        <w:t xml:space="preserve"> taken from PI controller</w:t>
      </w:r>
      <w:r w:rsidRPr="009B02F5">
        <w:t>. At each sampling instant,</w:t>
      </w:r>
      <w:r w:rsidR="004338B8">
        <w:t xml:space="preserve"> in </w:t>
      </w:r>
      <w:ins w:id="30" w:author="Bogdan Gabrys" w:date="2025-05-13T12:46:00Z" w16du:dateUtc="2025-05-13T02:46:00Z">
        <w:r w:rsidR="00210CC2">
          <w:t xml:space="preserve">the </w:t>
        </w:r>
      </w:ins>
      <w:r w:rsidR="004338B8">
        <w:t>exploitation mode</w:t>
      </w:r>
      <w:r w:rsidRPr="009B02F5">
        <w:t xml:space="preserve"> the action </w:t>
      </w:r>
      <w:r w:rsidRPr="009B02F5">
        <w:rPr>
          <w:i/>
          <w:iCs/>
        </w:rPr>
        <w:t>a</w:t>
      </w:r>
      <w:r w:rsidRPr="009B02F5">
        <w:t xml:space="preserve"> is selected based on the Q-matrix as the optimal choice for the current state of the closed-loop system.</w:t>
      </w:r>
    </w:p>
    <w:p w14:paraId="5F547E83" w14:textId="4C5DD9D8" w:rsidR="00E92067" w:rsidRPr="00E92067" w:rsidRDefault="007819D7" w:rsidP="00401E4E">
      <w:pPr>
        <w:pStyle w:val="Heading2"/>
      </w:pPr>
      <w:r>
        <w:t>Input-output normalization</w:t>
      </w:r>
    </w:p>
    <w:p w14:paraId="1834DDBE" w14:textId="5F485345" w:rsidR="007819D7" w:rsidRPr="009B02F5" w:rsidRDefault="007819D7" w:rsidP="007819D7">
      <w:pPr>
        <w:pStyle w:val="PARAIndent"/>
        <w:rPr>
          <w:szCs w:val="24"/>
        </w:rPr>
      </w:pPr>
      <w:r w:rsidRPr="009B02F5">
        <w:rPr>
          <w:szCs w:val="24"/>
        </w:rPr>
        <w:t xml:space="preserve">In practical </w:t>
      </w:r>
      <w:r>
        <w:rPr>
          <w:szCs w:val="24"/>
        </w:rPr>
        <w:t>implementations</w:t>
      </w:r>
      <w:r w:rsidRPr="009B02F5">
        <w:rPr>
          <w:szCs w:val="24"/>
        </w:rPr>
        <w:t xml:space="preserve"> in the form of the general library function block it is convenient to ensure that both input and output signals vary within normalized 0-100% range. Thus, for </w:t>
      </w:r>
      <w:ins w:id="31" w:author="Bogdan Gabrys" w:date="2025-05-13T12:47:00Z" w16du:dateUtc="2025-05-13T02:47:00Z">
        <w:r w:rsidR="00130EC4">
          <w:rPr>
            <w:szCs w:val="24"/>
          </w:rPr>
          <w:t xml:space="preserve">the </w:t>
        </w:r>
      </w:ins>
      <w:r w:rsidRPr="009B02F5">
        <w:rPr>
          <w:szCs w:val="24"/>
        </w:rPr>
        <w:t xml:space="preserve">Q2dPLC it is assumed that both process output </w:t>
      </w:r>
      <w:r w:rsidRPr="009B02F5">
        <w:rPr>
          <w:i/>
          <w:iCs/>
          <w:szCs w:val="24"/>
        </w:rPr>
        <w:t>Y</w:t>
      </w:r>
      <w:r w:rsidRPr="009B02F5">
        <w:rPr>
          <w:szCs w:val="24"/>
        </w:rPr>
        <w:t xml:space="preserve"> and its set-point </w:t>
      </w:r>
      <w:proofErr w:type="spellStart"/>
      <w:r w:rsidRPr="009B02F5">
        <w:rPr>
          <w:i/>
          <w:iCs/>
          <w:szCs w:val="24"/>
        </w:rPr>
        <w:t>Y</w:t>
      </w:r>
      <w:r w:rsidRPr="009B02F5">
        <w:rPr>
          <w:i/>
          <w:iCs/>
          <w:szCs w:val="24"/>
          <w:vertAlign w:val="subscript"/>
        </w:rPr>
        <w:t>sp</w:t>
      </w:r>
      <w:proofErr w:type="spellEnd"/>
      <w:r w:rsidRPr="009B02F5">
        <w:rPr>
          <w:szCs w:val="24"/>
        </w:rPr>
        <w:t xml:space="preserve"> are normalized to this range outside the function block using scaling functions. Consequently, the control error </w:t>
      </w:r>
      <w:r w:rsidRPr="009B02F5">
        <w:rPr>
          <w:i/>
          <w:iCs/>
          <w:szCs w:val="24"/>
        </w:rPr>
        <w:t>e</w:t>
      </w:r>
      <w:r w:rsidRPr="009B02F5">
        <w:rPr>
          <w:szCs w:val="24"/>
        </w:rPr>
        <w:t xml:space="preserve"> and the manipulating variable </w:t>
      </w:r>
      <w:r w:rsidRPr="009B02F5">
        <w:rPr>
          <w:i/>
          <w:iCs/>
          <w:szCs w:val="24"/>
        </w:rPr>
        <w:t>U</w:t>
      </w:r>
      <w:r w:rsidRPr="009B02F5">
        <w:rPr>
          <w:i/>
          <w:iCs/>
          <w:szCs w:val="24"/>
          <w:vertAlign w:val="subscript"/>
        </w:rPr>
        <w:t>Q</w:t>
      </w:r>
      <w:r w:rsidRPr="009B02F5">
        <w:rPr>
          <w:szCs w:val="24"/>
        </w:rPr>
        <w:t xml:space="preserve"> are also expressed in the same range 0-100%. For the latter, the </w:t>
      </w:r>
      <w:r>
        <w:rPr>
          <w:szCs w:val="24"/>
        </w:rPr>
        <w:t xml:space="preserve">additional </w:t>
      </w:r>
      <w:r w:rsidRPr="009B02F5">
        <w:rPr>
          <w:szCs w:val="24"/>
        </w:rPr>
        <w:t xml:space="preserve">limitation of its range is </w:t>
      </w:r>
      <w:r>
        <w:rPr>
          <w:szCs w:val="24"/>
        </w:rPr>
        <w:t xml:space="preserve">required in some cases and </w:t>
      </w:r>
      <w:r w:rsidRPr="009B02F5">
        <w:rPr>
          <w:szCs w:val="24"/>
        </w:rPr>
        <w:t xml:space="preserve">then </w:t>
      </w:r>
      <w:r w:rsidRPr="009B02F5">
        <w:rPr>
          <w:i/>
          <w:iCs/>
          <w:szCs w:val="24"/>
        </w:rPr>
        <w:t>U</w:t>
      </w:r>
      <w:r w:rsidRPr="009B02F5">
        <w:rPr>
          <w:i/>
          <w:iCs/>
          <w:szCs w:val="24"/>
          <w:vertAlign w:val="subscript"/>
        </w:rPr>
        <w:t>Q</w:t>
      </w:r>
      <w:r w:rsidRPr="009B02F5">
        <w:rPr>
          <w:szCs w:val="24"/>
        </w:rPr>
        <w:t xml:space="preserve"> </w:t>
      </w:r>
      <w:r w:rsidRPr="009B02F5">
        <w:rPr>
          <w:rFonts w:ascii="Times New Roman" w:eastAsiaTheme="minorEastAsia" w:hAnsi="Times New Roman"/>
          <w:lang w:eastAsia="pl-PL"/>
        </w:rPr>
        <w:sym w:font="Symbol" w:char="F0CE"/>
      </w:r>
      <w:r w:rsidRPr="009B02F5">
        <w:rPr>
          <w:rFonts w:ascii="Times New Roman" w:eastAsiaTheme="minorEastAsia" w:hAnsi="Times New Roman"/>
          <w:lang w:eastAsia="pl-PL"/>
        </w:rPr>
        <w:t xml:space="preserve"> [</w:t>
      </w:r>
      <w:r w:rsidRPr="009B02F5">
        <w:rPr>
          <w:rFonts w:ascii="Times New Roman" w:eastAsiaTheme="minorEastAsia" w:hAnsi="Times New Roman"/>
          <w:i/>
          <w:iCs/>
          <w:lang w:eastAsia="pl-PL"/>
        </w:rPr>
        <w:t>U</w:t>
      </w:r>
      <w:r w:rsidRPr="009B02F5">
        <w:rPr>
          <w:rFonts w:ascii="Times New Roman" w:eastAsiaTheme="minorEastAsia" w:hAnsi="Times New Roman"/>
          <w:i/>
          <w:iCs/>
          <w:vertAlign w:val="subscript"/>
          <w:lang w:eastAsia="pl-PL"/>
        </w:rPr>
        <w:t>min</w:t>
      </w:r>
      <w:r w:rsidRPr="009B02F5">
        <w:rPr>
          <w:rFonts w:ascii="Times New Roman" w:eastAsiaTheme="minorEastAsia" w:hAnsi="Times New Roman"/>
          <w:lang w:eastAsia="pl-PL"/>
        </w:rPr>
        <w:t xml:space="preserve">, </w:t>
      </w:r>
      <w:proofErr w:type="spellStart"/>
      <w:r w:rsidRPr="009B02F5">
        <w:rPr>
          <w:rFonts w:ascii="Times New Roman" w:eastAsiaTheme="minorEastAsia" w:hAnsi="Times New Roman"/>
          <w:i/>
          <w:iCs/>
          <w:lang w:eastAsia="pl-PL"/>
        </w:rPr>
        <w:t>U</w:t>
      </w:r>
      <w:r w:rsidRPr="009B02F5">
        <w:rPr>
          <w:rFonts w:ascii="Times New Roman" w:eastAsiaTheme="minorEastAsia" w:hAnsi="Times New Roman"/>
          <w:i/>
          <w:iCs/>
          <w:vertAlign w:val="subscript"/>
          <w:lang w:eastAsia="pl-PL"/>
        </w:rPr>
        <w:t>max</w:t>
      </w:r>
      <w:proofErr w:type="spellEnd"/>
      <w:r w:rsidRPr="009B02F5">
        <w:rPr>
          <w:rFonts w:ascii="Times New Roman" w:eastAsiaTheme="minorEastAsia" w:hAnsi="Times New Roman"/>
          <w:lang w:eastAsia="pl-PL"/>
        </w:rPr>
        <w:t xml:space="preserve">] where 0% ≤ </w:t>
      </w:r>
      <w:r w:rsidRPr="009B02F5">
        <w:rPr>
          <w:rFonts w:ascii="Times New Roman" w:eastAsiaTheme="minorEastAsia" w:hAnsi="Times New Roman"/>
          <w:i/>
          <w:iCs/>
          <w:lang w:eastAsia="pl-PL"/>
        </w:rPr>
        <w:t>U</w:t>
      </w:r>
      <w:r w:rsidRPr="009B02F5">
        <w:rPr>
          <w:rFonts w:ascii="Times New Roman" w:eastAsiaTheme="minorEastAsia" w:hAnsi="Times New Roman"/>
          <w:i/>
          <w:iCs/>
          <w:vertAlign w:val="subscript"/>
          <w:lang w:eastAsia="pl-PL"/>
        </w:rPr>
        <w:t>min</w:t>
      </w:r>
      <w:r w:rsidRPr="009B02F5">
        <w:rPr>
          <w:rFonts w:ascii="Times New Roman" w:eastAsiaTheme="minorEastAsia" w:hAnsi="Times New Roman"/>
          <w:lang w:eastAsia="pl-PL"/>
        </w:rPr>
        <w:t xml:space="preserve"> &lt; </w:t>
      </w:r>
      <w:proofErr w:type="spellStart"/>
      <w:r w:rsidRPr="009B02F5">
        <w:rPr>
          <w:rFonts w:ascii="Times New Roman" w:eastAsiaTheme="minorEastAsia" w:hAnsi="Times New Roman"/>
          <w:i/>
          <w:iCs/>
          <w:lang w:eastAsia="pl-PL"/>
        </w:rPr>
        <w:t>U</w:t>
      </w:r>
      <w:r w:rsidRPr="009B02F5">
        <w:rPr>
          <w:rFonts w:ascii="Times New Roman" w:eastAsiaTheme="minorEastAsia" w:hAnsi="Times New Roman"/>
          <w:i/>
          <w:iCs/>
          <w:vertAlign w:val="subscript"/>
          <w:lang w:eastAsia="pl-PL"/>
        </w:rPr>
        <w:t>max</w:t>
      </w:r>
      <w:proofErr w:type="spellEnd"/>
      <w:r w:rsidRPr="009B02F5">
        <w:rPr>
          <w:rFonts w:ascii="Times New Roman" w:eastAsiaTheme="minorEastAsia" w:hAnsi="Times New Roman"/>
          <w:lang w:eastAsia="pl-PL"/>
        </w:rPr>
        <w:t xml:space="preserve"> ≤ 100% holds.</w:t>
      </w:r>
    </w:p>
    <w:p w14:paraId="0795408D" w14:textId="0BA21F5B" w:rsidR="007819D7" w:rsidRPr="00E92067" w:rsidRDefault="007819D7" w:rsidP="007819D7">
      <w:pPr>
        <w:pStyle w:val="Heading2"/>
      </w:pPr>
      <w:r>
        <w:t>Generating state and action vectors</w:t>
      </w:r>
    </w:p>
    <w:p w14:paraId="65F4B409" w14:textId="31C2E636" w:rsidR="007819D7" w:rsidRPr="009B02F5" w:rsidRDefault="007819D7" w:rsidP="007819D7">
      <w:pPr>
        <w:pStyle w:val="PARAIndent"/>
        <w:rPr>
          <w:szCs w:val="24"/>
        </w:rPr>
      </w:pPr>
      <w:r w:rsidRPr="009B02F5">
        <w:t>In Q2d, the state vector [</w:t>
      </w:r>
      <w:r w:rsidRPr="009B02F5">
        <w:rPr>
          <w:i/>
          <w:iCs/>
        </w:rPr>
        <w:t>S</w:t>
      </w:r>
      <w:r w:rsidRPr="009B02F5">
        <w:t xml:space="preserve">] </w:t>
      </w:r>
      <w:proofErr w:type="gramStart"/>
      <w:r w:rsidRPr="009B02F5">
        <w:t>was generated assuming</w:t>
      </w:r>
      <w:proofErr w:type="gramEnd"/>
      <w:r w:rsidRPr="009B02F5">
        <w:t xml:space="preserve"> hypothetical maximal value of </w:t>
      </w:r>
      <m:oMath>
        <m:d>
          <m:dPr>
            <m:begChr m:val="|"/>
            <m:endChr m:val="|"/>
            <m:ctrlPr>
              <w:rPr>
                <w:rFonts w:ascii="Cambria Math" w:hAnsi="Cambria Math"/>
                <w:i/>
                <w:szCs w:val="24"/>
              </w:rPr>
            </m:ctrlPr>
          </m:dPr>
          <m:e>
            <m:r>
              <w:rPr>
                <w:rFonts w:ascii="Cambria Math" w:hAnsi="Cambria Math"/>
                <w:szCs w:val="24"/>
              </w:rPr>
              <m:t>F</m:t>
            </m:r>
            <m:d>
              <m:dPr>
                <m:ctrlPr>
                  <w:rPr>
                    <w:rFonts w:ascii="Cambria Math" w:hAnsi="Cambria Math"/>
                    <w:i/>
                    <w:iCs/>
                    <w:szCs w:val="24"/>
                  </w:rPr>
                </m:ctrlPr>
              </m:dPr>
              <m:e>
                <m:r>
                  <w:rPr>
                    <w:rFonts w:ascii="Cambria Math" w:hAnsi="Cambria Math"/>
                    <w:szCs w:val="24"/>
                  </w:rPr>
                  <m:t>e,</m:t>
                </m:r>
                <m:acc>
                  <m:accPr>
                    <m:chr m:val="̇"/>
                    <m:ctrlPr>
                      <w:rPr>
                        <w:rFonts w:ascii="Cambria Math" w:hAnsi="Cambria Math"/>
                        <w:i/>
                        <w:iCs/>
                        <w:szCs w:val="24"/>
                      </w:rPr>
                    </m:ctrlPr>
                  </m:accPr>
                  <m:e>
                    <m:r>
                      <w:rPr>
                        <w:rFonts w:ascii="Cambria Math" w:hAnsi="Cambria Math"/>
                        <w:szCs w:val="24"/>
                      </w:rPr>
                      <m:t>e</m:t>
                    </m:r>
                  </m:e>
                </m:acc>
              </m:e>
            </m:d>
          </m:e>
        </m:d>
      </m:oMath>
      <w:r w:rsidRPr="009B02F5">
        <w:rPr>
          <w:szCs w:val="24"/>
        </w:rPr>
        <w:t xml:space="preserve">. First, assuming </w:t>
      </w:r>
      <w:ins w:id="32" w:author="Bogdan Gabrys" w:date="2025-05-13T12:48:00Z" w16du:dateUtc="2025-05-13T02:48:00Z">
        <w:r w:rsidR="00F06FF2">
          <w:rPr>
            <w:szCs w:val="24"/>
          </w:rPr>
          <w:t xml:space="preserve">a </w:t>
        </w:r>
      </w:ins>
      <w:r w:rsidRPr="009B02F5">
        <w:rPr>
          <w:szCs w:val="24"/>
        </w:rPr>
        <w:t xml:space="preserve">symmetrical distribution </w:t>
      </w:r>
      <w:r w:rsidRPr="009B02F5">
        <w:t xml:space="preserve">of states around the </w:t>
      </w:r>
      <w:r w:rsidRPr="009B02F5">
        <w:rPr>
          <w:i/>
          <w:iCs/>
        </w:rPr>
        <w:t>target state</w:t>
      </w:r>
      <w:r w:rsidRPr="009B02F5">
        <w:t xml:space="preserve"> </w:t>
      </w:r>
      <w:r w:rsidRPr="009B02F5">
        <w:rPr>
          <w:i/>
          <w:iCs/>
        </w:rPr>
        <w:t>S</w:t>
      </w:r>
      <w:r w:rsidRPr="009B02F5">
        <w:rPr>
          <w:i/>
          <w:iCs/>
          <w:vertAlign w:val="subscript"/>
        </w:rPr>
        <w:t>0</w:t>
      </w:r>
      <w:r w:rsidRPr="009B02F5">
        <w:t xml:space="preserve"> and </w:t>
      </w:r>
      <w:ins w:id="33" w:author="Bogdan Gabrys" w:date="2025-05-13T12:48:00Z" w16du:dateUtc="2025-05-13T02:48:00Z">
        <w:r w:rsidR="000F10B0">
          <w:t xml:space="preserve">an </w:t>
        </w:r>
      </w:ins>
      <w:r w:rsidRPr="009B02F5">
        <w:t>exponential distribution of the widths of the intervals representing the discretization of the states, the initial state distribution was generated and then the indistinguishable intervals were merged to ensure that the size of the state vector was (2</w:t>
      </w:r>
      <w:r w:rsidRPr="009B02F5">
        <w:rPr>
          <w:i/>
          <w:iCs/>
        </w:rPr>
        <w:t>N</w:t>
      </w:r>
      <w:r w:rsidRPr="009B02F5">
        <w:t>-1). In the second stage the action vector [</w:t>
      </w:r>
      <w:r w:rsidRPr="009B02F5">
        <w:rPr>
          <w:i/>
          <w:iCs/>
        </w:rPr>
        <w:t>a</w:t>
      </w:r>
      <w:r w:rsidRPr="009B02F5">
        <w:t xml:space="preserve">] was generated based on the distribution of states to ensure </w:t>
      </w:r>
      <w:ins w:id="34" w:author="Bogdan Gabrys" w:date="2025-05-13T12:49:00Z" w16du:dateUtc="2025-05-13T02:49:00Z">
        <w:r w:rsidR="00CD7994">
          <w:t xml:space="preserve">a </w:t>
        </w:r>
      </w:ins>
      <w:r w:rsidRPr="009B02F5">
        <w:t xml:space="preserve">symmetrical distribution around action </w:t>
      </w:r>
      <w:r w:rsidRPr="009B02F5">
        <w:rPr>
          <w:i/>
          <w:iCs/>
        </w:rPr>
        <w:t>a</w:t>
      </w:r>
      <w:r w:rsidRPr="009B02F5">
        <w:rPr>
          <w:i/>
          <w:iCs/>
          <w:vertAlign w:val="subscript"/>
        </w:rPr>
        <w:t>0</w:t>
      </w:r>
      <w:r w:rsidRPr="009B02F5">
        <w:t xml:space="preserve"> (“do nothing”). This approach is effective but has two important practical limitations. In </w:t>
      </w:r>
      <w:ins w:id="35" w:author="Bogdan Gabrys" w:date="2025-05-13T12:49:00Z" w16du:dateUtc="2025-05-13T02:49:00Z">
        <w:r w:rsidR="00AF6904">
          <w:t xml:space="preserve">a </w:t>
        </w:r>
      </w:ins>
      <w:r w:rsidRPr="009B02F5">
        <w:t>general case</w:t>
      </w:r>
      <w:r>
        <w:t>,</w:t>
      </w:r>
      <w:r w:rsidRPr="009B02F5">
        <w:t xml:space="preserve"> it is difficult to assume realistic maximal value of </w:t>
      </w:r>
      <m:oMath>
        <m:d>
          <m:dPr>
            <m:begChr m:val="|"/>
            <m:endChr m:val="|"/>
            <m:ctrlPr>
              <w:rPr>
                <w:rFonts w:ascii="Cambria Math" w:hAnsi="Cambria Math"/>
                <w:i/>
                <w:szCs w:val="24"/>
              </w:rPr>
            </m:ctrlPr>
          </m:dPr>
          <m:e>
            <m:r>
              <w:rPr>
                <w:rFonts w:ascii="Cambria Math" w:hAnsi="Cambria Math"/>
                <w:szCs w:val="24"/>
              </w:rPr>
              <m:t>F</m:t>
            </m:r>
            <m:d>
              <m:dPr>
                <m:ctrlPr>
                  <w:rPr>
                    <w:rFonts w:ascii="Cambria Math" w:hAnsi="Cambria Math"/>
                    <w:i/>
                    <w:iCs/>
                    <w:szCs w:val="24"/>
                  </w:rPr>
                </m:ctrlPr>
              </m:dPr>
              <m:e>
                <m:r>
                  <w:rPr>
                    <w:rFonts w:ascii="Cambria Math" w:hAnsi="Cambria Math"/>
                    <w:szCs w:val="24"/>
                  </w:rPr>
                  <m:t>e,</m:t>
                </m:r>
                <m:acc>
                  <m:accPr>
                    <m:chr m:val="̇"/>
                    <m:ctrlPr>
                      <w:rPr>
                        <w:rFonts w:ascii="Cambria Math" w:hAnsi="Cambria Math"/>
                        <w:i/>
                        <w:iCs/>
                        <w:szCs w:val="24"/>
                      </w:rPr>
                    </m:ctrlPr>
                  </m:accPr>
                  <m:e>
                    <m:r>
                      <w:rPr>
                        <w:rFonts w:ascii="Cambria Math" w:hAnsi="Cambria Math"/>
                        <w:szCs w:val="24"/>
                      </w:rPr>
                      <m:t>e</m:t>
                    </m:r>
                  </m:e>
                </m:acc>
              </m:e>
            </m:d>
          </m:e>
        </m:d>
      </m:oMath>
      <w:r w:rsidRPr="009B02F5">
        <w:rPr>
          <w:szCs w:val="24"/>
        </w:rPr>
        <w:t xml:space="preserve"> and the generated vector of actions may contain actions that are not applicable due to limitations of the manipulating variable </w:t>
      </w:r>
      <w:r w:rsidRPr="009B02F5">
        <w:rPr>
          <w:i/>
          <w:iCs/>
          <w:szCs w:val="24"/>
        </w:rPr>
        <w:t>U</w:t>
      </w:r>
      <w:r w:rsidRPr="009B02F5">
        <w:rPr>
          <w:i/>
          <w:iCs/>
          <w:szCs w:val="24"/>
          <w:vertAlign w:val="subscript"/>
        </w:rPr>
        <w:t>Q</w:t>
      </w:r>
      <w:r w:rsidRPr="009B02F5">
        <w:rPr>
          <w:szCs w:val="24"/>
        </w:rPr>
        <w:t xml:space="preserve"> </w:t>
      </w:r>
      <w:r w:rsidRPr="009B02F5">
        <w:rPr>
          <w:rFonts w:ascii="Times New Roman" w:eastAsiaTheme="minorEastAsia" w:hAnsi="Times New Roman"/>
          <w:lang w:eastAsia="pl-PL"/>
        </w:rPr>
        <w:sym w:font="Symbol" w:char="F0CE"/>
      </w:r>
      <w:r w:rsidRPr="009B02F5">
        <w:rPr>
          <w:rFonts w:ascii="Times New Roman" w:eastAsiaTheme="minorEastAsia" w:hAnsi="Times New Roman"/>
          <w:lang w:eastAsia="pl-PL"/>
        </w:rPr>
        <w:t xml:space="preserve"> [</w:t>
      </w:r>
      <w:r w:rsidRPr="009B02F5">
        <w:rPr>
          <w:rFonts w:ascii="Times New Roman" w:eastAsiaTheme="minorEastAsia" w:hAnsi="Times New Roman"/>
          <w:i/>
          <w:iCs/>
          <w:lang w:eastAsia="pl-PL"/>
        </w:rPr>
        <w:t>U</w:t>
      </w:r>
      <w:r w:rsidRPr="009B02F5">
        <w:rPr>
          <w:rFonts w:ascii="Times New Roman" w:eastAsiaTheme="minorEastAsia" w:hAnsi="Times New Roman"/>
          <w:i/>
          <w:iCs/>
          <w:vertAlign w:val="subscript"/>
          <w:lang w:eastAsia="pl-PL"/>
        </w:rPr>
        <w:t>min</w:t>
      </w:r>
      <w:r w:rsidRPr="009B02F5">
        <w:rPr>
          <w:rFonts w:ascii="Times New Roman" w:eastAsiaTheme="minorEastAsia" w:hAnsi="Times New Roman"/>
          <w:lang w:eastAsia="pl-PL"/>
        </w:rPr>
        <w:t xml:space="preserve">, </w:t>
      </w:r>
      <w:proofErr w:type="spellStart"/>
      <w:r w:rsidRPr="009B02F5">
        <w:rPr>
          <w:rFonts w:ascii="Times New Roman" w:eastAsiaTheme="minorEastAsia" w:hAnsi="Times New Roman"/>
          <w:i/>
          <w:iCs/>
          <w:lang w:eastAsia="pl-PL"/>
        </w:rPr>
        <w:t>U</w:t>
      </w:r>
      <w:r w:rsidRPr="009B02F5">
        <w:rPr>
          <w:rFonts w:ascii="Times New Roman" w:eastAsiaTheme="minorEastAsia" w:hAnsi="Times New Roman"/>
          <w:i/>
          <w:iCs/>
          <w:vertAlign w:val="subscript"/>
          <w:lang w:eastAsia="pl-PL"/>
        </w:rPr>
        <w:t>max</w:t>
      </w:r>
      <w:proofErr w:type="spellEnd"/>
      <w:r w:rsidRPr="009B02F5">
        <w:rPr>
          <w:rFonts w:ascii="Times New Roman" w:eastAsiaTheme="minorEastAsia" w:hAnsi="Times New Roman"/>
          <w:lang w:eastAsia="pl-PL"/>
        </w:rPr>
        <w:t>]</w:t>
      </w:r>
      <w:r w:rsidRPr="009B02F5">
        <w:rPr>
          <w:szCs w:val="24"/>
        </w:rPr>
        <w:t xml:space="preserve">. </w:t>
      </w:r>
    </w:p>
    <w:p w14:paraId="12430020" w14:textId="797655EA" w:rsidR="007819D7" w:rsidRPr="009B02F5" w:rsidRDefault="007819D7" w:rsidP="007819D7">
      <w:pPr>
        <w:pStyle w:val="PARAIndent"/>
        <w:rPr>
          <w:iCs/>
        </w:rPr>
      </w:pPr>
      <w:r w:rsidRPr="009B02F5">
        <w:rPr>
          <w:szCs w:val="24"/>
        </w:rPr>
        <w:t>For Q2dPLC these limitations have been removed by revers</w:t>
      </w:r>
      <w:r>
        <w:rPr>
          <w:szCs w:val="24"/>
        </w:rPr>
        <w:t>ing</w:t>
      </w:r>
      <w:r w:rsidRPr="009B02F5">
        <w:rPr>
          <w:szCs w:val="24"/>
        </w:rPr>
        <w:t xml:space="preserve"> the order of determining both vectors </w:t>
      </w:r>
      <w:r>
        <w:rPr>
          <w:szCs w:val="24"/>
        </w:rPr>
        <w:t xml:space="preserve">and </w:t>
      </w:r>
      <w:r w:rsidRPr="009B02F5">
        <w:rPr>
          <w:szCs w:val="24"/>
        </w:rPr>
        <w:t xml:space="preserve">starting from generating the action vector </w:t>
      </w:r>
      <w:r w:rsidRPr="009B02F5">
        <w:t>[</w:t>
      </w:r>
      <w:r w:rsidRPr="009B02F5">
        <w:rPr>
          <w:i/>
          <w:iCs/>
        </w:rPr>
        <w:t>a</w:t>
      </w:r>
      <w:r w:rsidRPr="009B02F5">
        <w:t>].</w:t>
      </w:r>
      <w:r w:rsidRPr="009B02F5">
        <w:rPr>
          <w:szCs w:val="24"/>
        </w:rPr>
        <w:t xml:space="preserve"> It is due to the fact that in practical applications, the </w:t>
      </w:r>
      <w:r>
        <w:rPr>
          <w:szCs w:val="24"/>
        </w:rPr>
        <w:t xml:space="preserve">aforementioned limitations of the </w:t>
      </w:r>
      <w:r w:rsidRPr="009B02F5">
        <w:rPr>
          <w:szCs w:val="24"/>
        </w:rPr>
        <w:t xml:space="preserve">manipulating variable </w:t>
      </w:r>
      <w:r>
        <w:rPr>
          <w:szCs w:val="24"/>
        </w:rPr>
        <w:t xml:space="preserve">are given and </w:t>
      </w:r>
      <w:r w:rsidRPr="009B02F5">
        <w:rPr>
          <w:rFonts w:ascii="Times New Roman" w:eastAsiaTheme="minorEastAsia" w:hAnsi="Times New Roman"/>
          <w:lang w:eastAsia="pl-PL"/>
        </w:rPr>
        <w:t xml:space="preserve">based on Eq. (4), its upper limitation can be used to determine the maximal admissible action </w:t>
      </w:r>
      <w:proofErr w:type="spellStart"/>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max</w:t>
      </w:r>
      <w:proofErr w:type="spellEnd"/>
      <w:r w:rsidRPr="009B02F5">
        <w:rPr>
          <w:rFonts w:ascii="Times New Roman" w:eastAsiaTheme="minorEastAsia" w:hAnsi="Times New Roman"/>
          <w:lang w:eastAsia="pl-PL"/>
        </w:rPr>
        <w:t xml:space="preserve"> = (</w:t>
      </w:r>
      <w:proofErr w:type="spellStart"/>
      <w:r w:rsidRPr="009B02F5">
        <w:rPr>
          <w:rFonts w:ascii="Times New Roman" w:eastAsiaTheme="minorEastAsia" w:hAnsi="Times New Roman"/>
          <w:i/>
          <w:iCs/>
          <w:lang w:eastAsia="pl-PL"/>
        </w:rPr>
        <w:t>k</w:t>
      </w:r>
      <w:r w:rsidRPr="009B02F5">
        <w:rPr>
          <w:rFonts w:ascii="Times New Roman" w:eastAsiaTheme="minorEastAsia" w:hAnsi="Times New Roman"/>
          <w:lang w:eastAsia="pl-PL"/>
        </w:rPr>
        <w:t>∙</w:t>
      </w:r>
      <w:r w:rsidRPr="009B02F5">
        <w:rPr>
          <w:rFonts w:ascii="Times New Roman" w:eastAsiaTheme="minorEastAsia" w:hAnsi="Times New Roman"/>
          <w:i/>
          <w:iCs/>
          <w:lang w:eastAsia="pl-PL"/>
        </w:rPr>
        <w:t>U</w:t>
      </w:r>
      <w:r w:rsidRPr="009B02F5">
        <w:rPr>
          <w:rFonts w:ascii="Times New Roman" w:eastAsiaTheme="minorEastAsia" w:hAnsi="Times New Roman"/>
          <w:i/>
          <w:iCs/>
          <w:vertAlign w:val="subscript"/>
          <w:lang w:eastAsia="pl-PL"/>
        </w:rPr>
        <w:t>max</w:t>
      </w:r>
      <w:proofErr w:type="spellEnd"/>
      <w:r w:rsidRPr="009B02F5">
        <w:rPr>
          <w:rFonts w:ascii="Times New Roman" w:eastAsiaTheme="minorEastAsia" w:hAnsi="Times New Roman"/>
          <w:lang w:eastAsia="pl-PL"/>
        </w:rPr>
        <w:t>)/(</w:t>
      </w:r>
      <w:r w:rsidRPr="009B02F5">
        <w:rPr>
          <w:rFonts w:ascii="Times New Roman" w:eastAsiaTheme="minorEastAsia" w:hAnsi="Times New Roman"/>
          <w:i/>
          <w:iCs/>
          <w:lang w:eastAsia="pl-PL"/>
        </w:rPr>
        <w:t>K</w:t>
      </w:r>
      <w:r w:rsidRPr="009B02F5">
        <w:rPr>
          <w:rFonts w:ascii="Times New Roman" w:eastAsiaTheme="minorEastAsia" w:hAnsi="Times New Roman"/>
          <w:i/>
          <w:iCs/>
          <w:vertAlign w:val="subscript"/>
          <w:lang w:eastAsia="pl-PL"/>
        </w:rPr>
        <w:t>Q</w:t>
      </w:r>
      <w:r w:rsidRPr="009B02F5">
        <w:rPr>
          <w:rFonts w:ascii="Times New Roman" w:eastAsiaTheme="minorEastAsia" w:hAnsi="Times New Roman"/>
          <w:lang w:eastAsia="pl-PL"/>
        </w:rPr>
        <w:t>∙</w:t>
      </w:r>
      <w:r w:rsidRPr="009B02F5">
        <w:rPr>
          <w:rFonts w:ascii="Times New Roman" w:eastAsiaTheme="minorEastAsia" w:hAnsi="Times New Roman"/>
          <w:i/>
          <w:iCs/>
          <w:lang w:eastAsia="pl-PL"/>
        </w:rPr>
        <w:t>T</w:t>
      </w:r>
      <w:r w:rsidRPr="009B02F5">
        <w:rPr>
          <w:rFonts w:ascii="Times New Roman" w:eastAsiaTheme="minorEastAsia" w:hAnsi="Times New Roman"/>
          <w:i/>
          <w:iCs/>
          <w:vertAlign w:val="subscript"/>
          <w:lang w:eastAsia="pl-PL"/>
        </w:rPr>
        <w:t>s</w:t>
      </w:r>
      <w:r w:rsidRPr="009B02F5">
        <w:rPr>
          <w:rFonts w:ascii="Times New Roman" w:eastAsiaTheme="minorEastAsia" w:hAnsi="Times New Roman"/>
          <w:lang w:eastAsia="pl-PL"/>
        </w:rPr>
        <w:t xml:space="preserve">) with adjustable </w:t>
      </w:r>
      <w:r w:rsidRPr="009B02F5">
        <w:rPr>
          <w:rFonts w:ascii="Times New Roman" w:eastAsiaTheme="minorEastAsia" w:hAnsi="Times New Roman"/>
          <w:i/>
          <w:iCs/>
          <w:lang w:eastAsia="pl-PL"/>
        </w:rPr>
        <w:t>k</w:t>
      </w:r>
      <w:r w:rsidRPr="009B02F5">
        <w:rPr>
          <w:rFonts w:ascii="Times New Roman" w:eastAsiaTheme="minorEastAsia" w:hAnsi="Times New Roman"/>
          <w:lang w:eastAsia="pl-PL"/>
        </w:rPr>
        <w:t xml:space="preserve"> </w:t>
      </w:r>
      <w:r w:rsidRPr="009B02F5">
        <w:rPr>
          <w:rFonts w:ascii="Times New Roman" w:eastAsiaTheme="minorEastAsia" w:hAnsi="Times New Roman"/>
          <w:lang w:eastAsia="pl-PL"/>
        </w:rPr>
        <w:sym w:font="Symbol" w:char="F0CE"/>
      </w:r>
      <w:r w:rsidRPr="009B02F5">
        <w:rPr>
          <w:rFonts w:ascii="Times New Roman" w:eastAsiaTheme="minorEastAsia" w:hAnsi="Times New Roman"/>
          <w:lang w:eastAsia="pl-PL"/>
        </w:rPr>
        <w:t xml:space="preserve"> (0, 1]</w:t>
      </w:r>
      <w:r>
        <w:rPr>
          <w:rFonts w:ascii="Times New Roman" w:eastAsiaTheme="minorEastAsia" w:hAnsi="Times New Roman"/>
          <w:lang w:eastAsia="pl-PL"/>
        </w:rPr>
        <w:t xml:space="preserve"> and</w:t>
      </w:r>
      <w:r w:rsidRPr="009B02F5">
        <w:rPr>
          <w:rFonts w:ascii="Times New Roman" w:eastAsiaTheme="minorEastAsia" w:hAnsi="Times New Roman"/>
          <w:lang w:eastAsia="pl-PL"/>
        </w:rPr>
        <w:t xml:space="preserve"> the positive part of the action vector </w:t>
      </w:r>
      <w:r>
        <w:rPr>
          <w:rFonts w:ascii="Times New Roman" w:eastAsiaTheme="minorEastAsia" w:hAnsi="Times New Roman"/>
          <w:lang w:eastAsia="pl-PL"/>
        </w:rPr>
        <w:t xml:space="preserve">can be </w:t>
      </w:r>
      <w:r w:rsidRPr="009B02F5">
        <w:rPr>
          <w:rFonts w:ascii="Times New Roman" w:eastAsiaTheme="minorEastAsia" w:hAnsi="Times New Roman"/>
          <w:lang w:eastAsia="pl-PL"/>
        </w:rPr>
        <w:t>generated</w:t>
      </w:r>
      <w:r>
        <w:rPr>
          <w:rFonts w:ascii="Times New Roman" w:eastAsiaTheme="minorEastAsia" w:hAnsi="Times New Roman"/>
          <w:lang w:eastAsia="pl-PL"/>
        </w:rPr>
        <w:t>.</w:t>
      </w:r>
      <w:r w:rsidRPr="009B02F5">
        <w:rPr>
          <w:rFonts w:ascii="Times New Roman" w:eastAsiaTheme="minorEastAsia" w:hAnsi="Times New Roman"/>
          <w:lang w:eastAsia="pl-PL"/>
        </w:rPr>
        <w:t xml:space="preserve"> </w:t>
      </w:r>
      <w:r>
        <w:rPr>
          <w:rFonts w:ascii="Times New Roman" w:eastAsiaTheme="minorEastAsia" w:hAnsi="Times New Roman"/>
          <w:lang w:eastAsia="pl-PL"/>
        </w:rPr>
        <w:t>T</w:t>
      </w:r>
      <w:r w:rsidRPr="009B02F5">
        <w:rPr>
          <w:rFonts w:ascii="Times New Roman" w:eastAsiaTheme="minorEastAsia" w:hAnsi="Times New Roman"/>
          <w:lang w:eastAsia="pl-PL"/>
        </w:rPr>
        <w:t xml:space="preserve">he actions </w:t>
      </w:r>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0</w:t>
      </w:r>
      <w:r w:rsidRPr="009B02F5">
        <w:rPr>
          <w:rFonts w:ascii="Times New Roman" w:eastAsiaTheme="minorEastAsia" w:hAnsi="Times New Roman"/>
          <w:lang w:eastAsia="pl-PL"/>
        </w:rPr>
        <w:t xml:space="preserve"> = 0 (“do nothing” required if the system is in the </w:t>
      </w:r>
      <w:r w:rsidRPr="009B02F5">
        <w:rPr>
          <w:i/>
          <w:iCs/>
        </w:rPr>
        <w:t>target state</w:t>
      </w:r>
      <w:r w:rsidRPr="009B02F5">
        <w:rPr>
          <w:rFonts w:ascii="Times New Roman" w:eastAsiaTheme="minorEastAsia" w:hAnsi="Times New Roman"/>
          <w:lang w:eastAsia="pl-PL"/>
        </w:rPr>
        <w:t xml:space="preserve">) and </w:t>
      </w:r>
      <w:r w:rsidRPr="009B02F5">
        <w:rPr>
          <w:i/>
          <w:iCs/>
          <w:color w:val="000000" w:themeColor="text1"/>
        </w:rPr>
        <w:t>a</w:t>
      </w:r>
      <w:r w:rsidRPr="009B02F5">
        <w:rPr>
          <w:i/>
          <w:iCs/>
          <w:color w:val="000000" w:themeColor="text1"/>
          <w:vertAlign w:val="subscript"/>
        </w:rPr>
        <w:t>1</w:t>
      </w:r>
      <w:r w:rsidRPr="009B02F5">
        <w:rPr>
          <w:color w:val="000000" w:themeColor="text1"/>
        </w:rPr>
        <w:t xml:space="preserve"> = (2</w:t>
      </w:r>
      <w:r w:rsidRPr="009B02F5">
        <w:rPr>
          <w:rFonts w:cs="Times"/>
          <w:color w:val="000000" w:themeColor="text1"/>
        </w:rPr>
        <w:t>∙</w:t>
      </w:r>
      <w:r w:rsidRPr="009B02F5">
        <w:rPr>
          <w:i/>
          <w:iCs/>
          <w:color w:val="000000" w:themeColor="text1"/>
        </w:rPr>
        <w:t>prec</w:t>
      </w:r>
      <w:r w:rsidRPr="009B02F5">
        <w:rPr>
          <w:color w:val="000000" w:themeColor="text1"/>
        </w:rPr>
        <w:t>)/</w:t>
      </w:r>
      <w:proofErr w:type="spellStart"/>
      <w:r w:rsidRPr="009B02F5">
        <w:rPr>
          <w:i/>
          <w:iCs/>
          <w:color w:val="000000" w:themeColor="text1"/>
        </w:rPr>
        <w:t>T</w:t>
      </w:r>
      <w:r w:rsidRPr="009B02F5">
        <w:rPr>
          <w:i/>
          <w:iCs/>
          <w:color w:val="000000" w:themeColor="text1"/>
          <w:vertAlign w:val="subscript"/>
        </w:rPr>
        <w:t>e</w:t>
      </w:r>
      <w:proofErr w:type="spellEnd"/>
      <w:r w:rsidRPr="009B02F5">
        <w:rPr>
          <w:rFonts w:ascii="Times New Roman" w:eastAsiaTheme="minorEastAsia" w:hAnsi="Times New Roman"/>
          <w:lang w:eastAsia="pl-PL"/>
        </w:rPr>
        <w:t xml:space="preserve"> (necessary for the proper resulting definition of the boundaries of the </w:t>
      </w:r>
      <w:r w:rsidRPr="009B02F5">
        <w:rPr>
          <w:i/>
          <w:iCs/>
        </w:rPr>
        <w:t>target state</w:t>
      </w:r>
      <w:r w:rsidRPr="009B02F5">
        <w:rPr>
          <w:rFonts w:ascii="Times New Roman" w:eastAsiaTheme="minorEastAsia" w:hAnsi="Times New Roman"/>
          <w:lang w:eastAsia="pl-PL"/>
        </w:rPr>
        <w:t xml:space="preserve">) are </w:t>
      </w:r>
      <w:r>
        <w:rPr>
          <w:rFonts w:ascii="Times New Roman" w:eastAsiaTheme="minorEastAsia" w:hAnsi="Times New Roman"/>
          <w:lang w:eastAsia="pl-PL"/>
        </w:rPr>
        <w:t xml:space="preserve">always </w:t>
      </w:r>
      <w:r w:rsidRPr="009B02F5">
        <w:rPr>
          <w:rFonts w:ascii="Times New Roman" w:eastAsiaTheme="minorEastAsia" w:hAnsi="Times New Roman"/>
          <w:lang w:eastAsia="pl-PL"/>
        </w:rPr>
        <w:t>fixed</w:t>
      </w:r>
      <w:r>
        <w:rPr>
          <w:rFonts w:ascii="Times New Roman" w:eastAsiaTheme="minorEastAsia" w:hAnsi="Times New Roman"/>
          <w:lang w:eastAsia="pl-PL"/>
        </w:rPr>
        <w:t xml:space="preserve"> while t</w:t>
      </w:r>
      <w:r w:rsidRPr="009B02F5">
        <w:rPr>
          <w:rFonts w:ascii="Times New Roman" w:eastAsiaTheme="minorEastAsia" w:hAnsi="Times New Roman"/>
          <w:lang w:eastAsia="pl-PL"/>
        </w:rPr>
        <w:t xml:space="preserve">he subsequent actions are calculated as successive terms of a geometric sequence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rPr>
              <m:t>q</m:t>
            </m:r>
          </m:e>
          <m:sup>
            <m:r>
              <w:rPr>
                <w:rFonts w:ascii="Cambria Math" w:hAnsi="Cambria Math"/>
              </w:rPr>
              <m:t>i-1</m:t>
            </m:r>
          </m:sup>
        </m:sSup>
      </m:oMath>
      <w:r w:rsidRPr="009B02F5">
        <w:rPr>
          <w:rFonts w:ascii="Times New Roman" w:eastAsiaTheme="minorEastAsia" w:hAnsi="Times New Roman"/>
        </w:rPr>
        <w:t xml:space="preserve"> (</w:t>
      </w:r>
      <w:r w:rsidRPr="009B02F5">
        <w:rPr>
          <w:rFonts w:eastAsiaTheme="minorEastAsia"/>
        </w:rPr>
        <w:t xml:space="preserve">for </w:t>
      </w:r>
      <w:proofErr w:type="spellStart"/>
      <w:r w:rsidRPr="009B02F5">
        <w:rPr>
          <w:rFonts w:eastAsiaTheme="minorEastAsia"/>
          <w:i/>
          <w:iCs/>
        </w:rPr>
        <w:t>i</w:t>
      </w:r>
      <w:proofErr w:type="spellEnd"/>
      <w:r w:rsidRPr="009B02F5">
        <w:rPr>
          <w:rFonts w:eastAsiaTheme="minorEastAsia"/>
        </w:rPr>
        <w:t xml:space="preserve"> = 2..</w:t>
      </w:r>
      <w:r w:rsidRPr="009B02F5">
        <w:rPr>
          <w:rFonts w:eastAsiaTheme="minorEastAsia"/>
          <w:i/>
          <w:iCs/>
        </w:rPr>
        <w:t>N</w:t>
      </w:r>
      <w:r w:rsidRPr="009B02F5">
        <w:rPr>
          <w:rFonts w:eastAsiaTheme="minorEastAsia"/>
        </w:rPr>
        <w:t xml:space="preserve">) with a constant common ratio </w:t>
      </w:r>
      <m:oMath>
        <m:r>
          <w:rPr>
            <w:rFonts w:ascii="Cambria Math" w:hAnsi="Cambria Math"/>
          </w:rPr>
          <m:t>q=</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max</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e>
            </m:d>
          </m:e>
          <m:sup>
            <m:r>
              <w:rPr>
                <w:rFonts w:ascii="Cambria Math" w:hAnsi="Cambria Math"/>
              </w:rPr>
              <m:t>1/N</m:t>
            </m:r>
          </m:sup>
        </m:sSup>
      </m:oMath>
      <w:r w:rsidRPr="009B02F5">
        <w:rPr>
          <w:rFonts w:eastAsiaTheme="minorEastAsia"/>
        </w:rPr>
        <w:t xml:space="preserve"> &gt; 1. </w:t>
      </w:r>
      <w:r w:rsidRPr="009B02F5">
        <w:rPr>
          <w:iCs/>
        </w:rPr>
        <w:t>This procedure is graphically presented in Fig. 3</w:t>
      </w:r>
      <w:r w:rsidR="008804E5">
        <w:rPr>
          <w:iCs/>
        </w:rPr>
        <w:t xml:space="preserve">. </w:t>
      </w:r>
      <w:r w:rsidRPr="009B02F5">
        <w:rPr>
          <w:rFonts w:eastAsiaTheme="minorEastAsia"/>
        </w:rPr>
        <w:t>Finally, t</w:t>
      </w:r>
      <w:r w:rsidRPr="009B02F5">
        <w:rPr>
          <w:rFonts w:ascii="Times New Roman" w:eastAsiaTheme="minorEastAsia" w:hAnsi="Times New Roman"/>
          <w:lang w:eastAsia="pl-PL"/>
        </w:rPr>
        <w:t xml:space="preserve">he positive actions </w:t>
      </w:r>
      <w:r>
        <w:rPr>
          <w:rFonts w:ascii="Times New Roman" w:eastAsiaTheme="minorEastAsia" w:hAnsi="Times New Roman"/>
          <w:lang w:eastAsia="pl-PL"/>
        </w:rPr>
        <w:t xml:space="preserve">defined in this way </w:t>
      </w:r>
      <w:r w:rsidRPr="009B02F5">
        <w:rPr>
          <w:rFonts w:ascii="Times New Roman" w:eastAsiaTheme="minorEastAsia" w:hAnsi="Times New Roman"/>
          <w:lang w:eastAsia="pl-PL"/>
        </w:rPr>
        <w:t xml:space="preserve">are completed with their negative counterparts to generate the symmetrical complete </w:t>
      </w:r>
      <w:r>
        <w:rPr>
          <w:rFonts w:ascii="Times New Roman" w:eastAsiaTheme="minorEastAsia" w:hAnsi="Times New Roman"/>
          <w:lang w:eastAsia="pl-PL"/>
        </w:rPr>
        <w:t xml:space="preserve">action </w:t>
      </w:r>
      <w:r w:rsidRPr="009B02F5">
        <w:rPr>
          <w:rFonts w:ascii="Times New Roman" w:eastAsiaTheme="minorEastAsia" w:hAnsi="Times New Roman"/>
          <w:lang w:eastAsia="pl-PL"/>
        </w:rPr>
        <w:t xml:space="preserve">vector that </w:t>
      </w:r>
      <w:proofErr w:type="gramStart"/>
      <w:r w:rsidRPr="009B02F5">
        <w:rPr>
          <w:rFonts w:ascii="Times New Roman" w:eastAsiaTheme="minorEastAsia" w:hAnsi="Times New Roman"/>
          <w:lang w:eastAsia="pl-PL"/>
        </w:rPr>
        <w:t>consists</w:t>
      </w:r>
      <w:proofErr w:type="gramEnd"/>
      <w:r w:rsidRPr="009B02F5">
        <w:rPr>
          <w:rFonts w:ascii="Times New Roman" w:eastAsiaTheme="minorEastAsia" w:hAnsi="Times New Roman"/>
          <w:lang w:eastAsia="pl-PL"/>
        </w:rPr>
        <w:t xml:space="preserve"> (2</w:t>
      </w:r>
      <w:r w:rsidRPr="009B02F5">
        <w:rPr>
          <w:rFonts w:ascii="Times New Roman" w:eastAsiaTheme="minorEastAsia" w:hAnsi="Times New Roman"/>
          <w:i/>
          <w:iCs/>
          <w:lang w:eastAsia="pl-PL"/>
        </w:rPr>
        <w:t>N</w:t>
      </w:r>
      <w:r w:rsidRPr="009B02F5">
        <w:rPr>
          <w:rFonts w:ascii="Times New Roman" w:eastAsiaTheme="minorEastAsia" w:hAnsi="Times New Roman"/>
          <w:lang w:eastAsia="pl-PL"/>
        </w:rPr>
        <w:t>+1) actions defined as [-</w:t>
      </w:r>
      <w:proofErr w:type="spellStart"/>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N</w:t>
      </w:r>
      <w:proofErr w:type="spellEnd"/>
      <w:r w:rsidRPr="009B02F5">
        <w:rPr>
          <w:rFonts w:ascii="Times New Roman" w:eastAsiaTheme="minorEastAsia" w:hAnsi="Times New Roman"/>
          <w:lang w:eastAsia="pl-PL"/>
        </w:rPr>
        <w:t>, -</w:t>
      </w:r>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N-1</w:t>
      </w:r>
      <w:r w:rsidRPr="009B02F5">
        <w:rPr>
          <w:rFonts w:ascii="Times New Roman" w:eastAsiaTheme="minorEastAsia" w:hAnsi="Times New Roman"/>
          <w:lang w:eastAsia="pl-PL"/>
        </w:rPr>
        <w:t>, …, -</w:t>
      </w:r>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1</w:t>
      </w:r>
      <w:r w:rsidRPr="009B02F5">
        <w:rPr>
          <w:rFonts w:ascii="Times New Roman" w:eastAsiaTheme="minorEastAsia" w:hAnsi="Times New Roman"/>
          <w:lang w:eastAsia="pl-PL"/>
        </w:rPr>
        <w:t xml:space="preserve">, </w:t>
      </w:r>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0</w:t>
      </w:r>
      <w:r w:rsidRPr="009B02F5">
        <w:rPr>
          <w:rFonts w:ascii="Times New Roman" w:eastAsiaTheme="minorEastAsia" w:hAnsi="Times New Roman"/>
          <w:lang w:eastAsia="pl-PL"/>
        </w:rPr>
        <w:t xml:space="preserve">, </w:t>
      </w:r>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1</w:t>
      </w:r>
      <w:r w:rsidRPr="009B02F5">
        <w:rPr>
          <w:rFonts w:ascii="Times New Roman" w:eastAsiaTheme="minorEastAsia" w:hAnsi="Times New Roman"/>
          <w:lang w:eastAsia="pl-PL"/>
        </w:rPr>
        <w:t xml:space="preserve">, … </w:t>
      </w:r>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N-1</w:t>
      </w:r>
      <w:r w:rsidRPr="009B02F5">
        <w:rPr>
          <w:rFonts w:ascii="Times New Roman" w:eastAsiaTheme="minorEastAsia" w:hAnsi="Times New Roman"/>
          <w:lang w:eastAsia="pl-PL"/>
        </w:rPr>
        <w:t xml:space="preserve">, </w:t>
      </w:r>
      <w:proofErr w:type="spellStart"/>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N</w:t>
      </w:r>
      <w:proofErr w:type="spellEnd"/>
      <w:r w:rsidRPr="009B02F5">
        <w:rPr>
          <w:rFonts w:ascii="Times New Roman" w:eastAsiaTheme="minorEastAsia" w:hAnsi="Times New Roman"/>
          <w:lang w:eastAsia="pl-PL"/>
        </w:rPr>
        <w:t xml:space="preserve">] with </w:t>
      </w:r>
      <w:proofErr w:type="spellStart"/>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N</w:t>
      </w:r>
      <w:proofErr w:type="spellEnd"/>
      <w:r w:rsidRPr="009B02F5">
        <w:rPr>
          <w:rFonts w:ascii="Times New Roman" w:eastAsiaTheme="minorEastAsia" w:hAnsi="Times New Roman"/>
          <w:lang w:eastAsia="pl-PL"/>
        </w:rPr>
        <w:t xml:space="preserve"> = </w:t>
      </w:r>
      <w:proofErr w:type="spellStart"/>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max</w:t>
      </w:r>
      <w:proofErr w:type="spellEnd"/>
      <w:r w:rsidRPr="009B02F5">
        <w:rPr>
          <w:rFonts w:ascii="Times New Roman" w:eastAsiaTheme="minorEastAsia" w:hAnsi="Times New Roman"/>
          <w:lang w:eastAsia="pl-PL"/>
        </w:rPr>
        <w:t>.</w:t>
      </w:r>
    </w:p>
    <w:p w14:paraId="2F687AE8" w14:textId="77777777" w:rsidR="007819D7" w:rsidRPr="009B02F5" w:rsidRDefault="007819D7" w:rsidP="007819D7">
      <w:pPr>
        <w:pStyle w:val="PARAIndent"/>
        <w:rPr>
          <w:iCs/>
        </w:rPr>
      </w:pPr>
      <w:r w:rsidRPr="009B02F5">
        <w:rPr>
          <w:iCs/>
        </w:rPr>
        <w:t>In the second stage, the vector of states [</w:t>
      </w:r>
      <w:r w:rsidRPr="009B02F5">
        <w:rPr>
          <w:i/>
        </w:rPr>
        <w:t>S</w:t>
      </w:r>
      <w:r w:rsidRPr="009B02F5">
        <w:rPr>
          <w:iCs/>
        </w:rPr>
        <w:t>] is generated based on the previously generated action vector [</w:t>
      </w:r>
      <w:r w:rsidRPr="009B02F5">
        <w:rPr>
          <w:i/>
        </w:rPr>
        <w:t>a</w:t>
      </w:r>
      <w:r w:rsidRPr="009B02F5">
        <w:rPr>
          <w:iCs/>
        </w:rPr>
        <w:t>] and the general definition of state:</w:t>
      </w:r>
    </w:p>
    <w:p w14:paraId="563FE15C" w14:textId="77777777" w:rsidR="007819D7" w:rsidRPr="009B02F5" w:rsidRDefault="007819D7" w:rsidP="007819D7">
      <w:pPr>
        <w:pStyle w:val="PARAIndent"/>
        <w:rPr>
          <w:iCs/>
        </w:rPr>
      </w:pPr>
    </w:p>
    <w:p w14:paraId="6BB56069" w14:textId="77777777" w:rsidR="007819D7" w:rsidRPr="009B02F5" w:rsidRDefault="007819D7" w:rsidP="007819D7">
      <w:pPr>
        <w:pStyle w:val="PARAIndent"/>
        <w:jc w:val="right"/>
        <w:rPr>
          <w:iCs/>
        </w:rPr>
      </w:pPr>
      <m:oMath>
        <m:r>
          <w:rPr>
            <w:rFonts w:ascii="Cambria Math" w:hAnsi="Cambria Math"/>
          </w:rPr>
          <m:t>S=</m:t>
        </m:r>
        <m:r>
          <w:rPr>
            <w:rFonts w:ascii="Cambria Math" w:hAnsi="Cambria Math"/>
            <w:szCs w:val="24"/>
          </w:rPr>
          <m:t>F</m:t>
        </m:r>
        <m:d>
          <m:dPr>
            <m:ctrlPr>
              <w:rPr>
                <w:rFonts w:ascii="Cambria Math" w:hAnsi="Cambria Math"/>
                <w:i/>
                <w:iCs/>
                <w:szCs w:val="24"/>
              </w:rPr>
            </m:ctrlPr>
          </m:dPr>
          <m:e>
            <m:r>
              <w:rPr>
                <w:rFonts w:ascii="Cambria Math" w:hAnsi="Cambria Math"/>
                <w:szCs w:val="24"/>
              </w:rPr>
              <m:t>e,</m:t>
            </m:r>
            <m:acc>
              <m:accPr>
                <m:chr m:val="̇"/>
                <m:ctrlPr>
                  <w:rPr>
                    <w:rFonts w:ascii="Cambria Math" w:hAnsi="Cambria Math"/>
                    <w:i/>
                    <w:iCs/>
                    <w:szCs w:val="24"/>
                  </w:rPr>
                </m:ctrlPr>
              </m:accPr>
              <m:e>
                <m:r>
                  <w:rPr>
                    <w:rFonts w:ascii="Cambria Math" w:hAnsi="Cambria Math"/>
                    <w:szCs w:val="24"/>
                  </w:rPr>
                  <m:t>e</m:t>
                </m:r>
              </m:e>
            </m:acc>
          </m:e>
        </m:d>
        <m:r>
          <w:rPr>
            <w:rFonts w:ascii="Cambria Math" w:hAnsi="Cambria Math"/>
            <w:szCs w:val="24"/>
          </w:rPr>
          <m:t>=</m:t>
        </m:r>
        <m:acc>
          <m:accPr>
            <m:chr m:val="̇"/>
            <m:ctrlPr>
              <w:rPr>
                <w:rFonts w:ascii="Cambria Math" w:hAnsi="Cambria Math"/>
                <w:i/>
                <w:iCs/>
                <w:szCs w:val="24"/>
              </w:rPr>
            </m:ctrlPr>
          </m:accPr>
          <m:e>
            <m:r>
              <w:rPr>
                <w:rFonts w:ascii="Cambria Math" w:hAnsi="Cambria Math"/>
                <w:szCs w:val="24"/>
              </w:rPr>
              <m:t>e</m:t>
            </m:r>
          </m:e>
        </m:acc>
        <m:r>
          <w:rPr>
            <w:rFonts w:ascii="Cambria Math" w:hAnsi="Cambria Math"/>
            <w:szCs w:val="24"/>
          </w:rPr>
          <m:t>+</m:t>
        </m:r>
        <m:d>
          <m:dPr>
            <m:ctrlPr>
              <w:rPr>
                <w:rFonts w:ascii="Cambria Math" w:hAnsi="Cambria Math"/>
                <w:i/>
                <w:iCs/>
                <w:szCs w:val="24"/>
              </w:rPr>
            </m:ctrlPr>
          </m:dPr>
          <m:e>
            <m:r>
              <w:rPr>
                <w:rFonts w:ascii="Cambria Math" w:hAnsi="Cambria Math"/>
                <w:szCs w:val="24"/>
              </w:rPr>
              <m:t>1/</m:t>
            </m:r>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e</m:t>
                </m:r>
              </m:sub>
            </m:sSub>
          </m:e>
        </m:d>
        <m:r>
          <w:rPr>
            <w:rFonts w:ascii="Cambria Math" w:hAnsi="Cambria Math"/>
            <w:szCs w:val="24"/>
          </w:rPr>
          <m:t>∙e</m:t>
        </m:r>
      </m:oMath>
      <w:r w:rsidRPr="009B02F5">
        <w:rPr>
          <w:szCs w:val="24"/>
        </w:rPr>
        <w:tab/>
        <w:t>.</w:t>
      </w:r>
      <w:r w:rsidRPr="009B02F5">
        <w:rPr>
          <w:szCs w:val="24"/>
        </w:rPr>
        <w:tab/>
      </w:r>
      <w:r w:rsidRPr="009B02F5">
        <w:rPr>
          <w:szCs w:val="24"/>
        </w:rPr>
        <w:tab/>
      </w:r>
      <w:r w:rsidRPr="009B02F5">
        <w:rPr>
          <w:szCs w:val="24"/>
        </w:rPr>
        <w:tab/>
      </w:r>
      <w:r w:rsidRPr="009B02F5">
        <w:rPr>
          <w:szCs w:val="24"/>
        </w:rPr>
        <w:tab/>
      </w:r>
      <w:r w:rsidRPr="009B02F5">
        <w:rPr>
          <w:szCs w:val="24"/>
        </w:rPr>
        <w:tab/>
      </w:r>
      <w:r w:rsidRPr="009B02F5">
        <w:rPr>
          <w:szCs w:val="24"/>
        </w:rPr>
        <w:tab/>
        <w:t>(5)</w:t>
      </w:r>
    </w:p>
    <w:p w14:paraId="28407BC1" w14:textId="77777777" w:rsidR="007819D7" w:rsidRPr="009B02F5" w:rsidRDefault="007819D7" w:rsidP="007819D7">
      <w:pPr>
        <w:pStyle w:val="PARAIndent"/>
        <w:rPr>
          <w:iCs/>
        </w:rPr>
      </w:pPr>
    </w:p>
    <w:p w14:paraId="4CD86C43" w14:textId="3413BE21" w:rsidR="007819D7" w:rsidRPr="009B02F5" w:rsidRDefault="00DA1C34" w:rsidP="007819D7">
      <w:pPr>
        <w:pStyle w:val="PARAIndent"/>
        <w:ind w:firstLine="0"/>
        <w:rPr>
          <w:iCs/>
        </w:rPr>
      </w:pPr>
      <w:r>
        <w:rPr>
          <w:iCs/>
        </w:rPr>
        <w:t xml:space="preserve">that </w:t>
      </w:r>
      <w:r w:rsidR="007819D7">
        <w:rPr>
          <w:iCs/>
        </w:rPr>
        <w:t>represent</w:t>
      </w:r>
      <w:r>
        <w:rPr>
          <w:iCs/>
        </w:rPr>
        <w:t>s</w:t>
      </w:r>
      <w:r w:rsidR="007819D7">
        <w:rPr>
          <w:iCs/>
        </w:rPr>
        <w:t xml:space="preserve"> how far the closed-loop system is from the reference trajectory</w:t>
      </w:r>
      <w:r w:rsidR="007819D7" w:rsidRPr="009B02F5">
        <w:rPr>
          <w:iCs/>
        </w:rPr>
        <w:t xml:space="preserve"> (1)</w:t>
      </w:r>
      <w:r w:rsidR="007819D7">
        <w:rPr>
          <w:iCs/>
        </w:rPr>
        <w:t xml:space="preserve">. </w:t>
      </w:r>
      <w:r w:rsidR="007819D7" w:rsidRPr="009B02F5">
        <w:rPr>
          <w:iCs/>
        </w:rPr>
        <w:t>Th</w:t>
      </w:r>
      <w:r w:rsidR="007819D7">
        <w:rPr>
          <w:iCs/>
        </w:rPr>
        <w:t>is</w:t>
      </w:r>
      <w:r w:rsidR="007819D7" w:rsidRPr="009B02F5">
        <w:rPr>
          <w:iCs/>
        </w:rPr>
        <w:t xml:space="preserve"> continuous state space is discretized and for positive states, the discretized states are defined by the bounded intervals as:</w:t>
      </w:r>
    </w:p>
    <w:p w14:paraId="25BE1551" w14:textId="77777777" w:rsidR="007819D7" w:rsidRPr="009B02F5" w:rsidRDefault="00000000" w:rsidP="007819D7">
      <w:pPr>
        <w:pStyle w:val="PARAIndent"/>
        <w:spacing w:before="20"/>
        <w:ind w:left="403" w:firstLine="0"/>
      </w:pP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oMath>
      <w:r w:rsidR="007819D7" w:rsidRPr="009B02F5">
        <w:t xml:space="preserve"> – </w:t>
      </w:r>
      <w:r w:rsidR="007819D7" w:rsidRPr="009B02F5">
        <w:rPr>
          <w:i/>
          <w:iCs/>
        </w:rPr>
        <w:t>target state</w:t>
      </w:r>
      <w:r w:rsidR="007819D7" w:rsidRPr="009B02F5">
        <w:t>, partially negative,</w:t>
      </w:r>
    </w:p>
    <w:p w14:paraId="08448924" w14:textId="77777777" w:rsidR="007819D7" w:rsidRPr="009B02F5" w:rsidRDefault="00000000" w:rsidP="007819D7">
      <w:pPr>
        <w:pStyle w:val="PARAIndent"/>
        <w:spacing w:before="40"/>
        <w:ind w:left="403" w:firstLine="0"/>
      </w:pP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S∈(</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m:t>
        </m:r>
      </m:oMath>
      <w:r w:rsidR="007819D7" w:rsidRPr="009B02F5">
        <w:t xml:space="preserve"> for </w:t>
      </w:r>
      <w:proofErr w:type="spellStart"/>
      <w:r w:rsidR="007819D7" w:rsidRPr="009B02F5">
        <w:rPr>
          <w:i/>
          <w:iCs/>
        </w:rPr>
        <w:t>i</w:t>
      </w:r>
      <w:proofErr w:type="spellEnd"/>
      <w:r w:rsidR="007819D7" w:rsidRPr="009B02F5">
        <w:rPr>
          <w:i/>
          <w:iCs/>
        </w:rPr>
        <w:t xml:space="preserve"> </w:t>
      </w:r>
      <w:r w:rsidR="007819D7" w:rsidRPr="009B02F5">
        <w:t xml:space="preserve">= </w:t>
      </w:r>
      <w:proofErr w:type="gramStart"/>
      <w:r w:rsidR="007819D7" w:rsidRPr="009B02F5">
        <w:t>1..</w:t>
      </w:r>
      <w:proofErr w:type="gramEnd"/>
      <w:r w:rsidR="007819D7" w:rsidRPr="009B02F5">
        <w:rPr>
          <w:i/>
          <w:iCs/>
        </w:rPr>
        <w:t>N</w:t>
      </w:r>
      <w:r w:rsidR="007819D7" w:rsidRPr="009B02F5">
        <w:t>-1, positive states,</w:t>
      </w:r>
    </w:p>
    <w:p w14:paraId="484DCCD8" w14:textId="77777777" w:rsidR="007819D7" w:rsidRPr="009B02F5" w:rsidRDefault="00000000" w:rsidP="007819D7">
      <w:pPr>
        <w:pStyle w:val="PARAIndent"/>
        <w:ind w:left="404" w:firstLine="0"/>
      </w:p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:S&gt;</m:t>
        </m:r>
        <m:sSub>
          <m:sSubPr>
            <m:ctrlPr>
              <w:rPr>
                <w:rFonts w:ascii="Cambria Math" w:hAnsi="Cambria Math"/>
                <w:i/>
              </w:rPr>
            </m:ctrlPr>
          </m:sSubPr>
          <m:e>
            <m:r>
              <w:rPr>
                <w:rFonts w:ascii="Cambria Math" w:hAnsi="Cambria Math"/>
              </w:rPr>
              <m:t>s</m:t>
            </m:r>
          </m:e>
          <m:sub>
            <m:r>
              <w:rPr>
                <w:rFonts w:ascii="Cambria Math" w:hAnsi="Cambria Math"/>
              </w:rPr>
              <m:t>N</m:t>
            </m:r>
          </m:sub>
        </m:sSub>
      </m:oMath>
      <w:r w:rsidR="007819D7" w:rsidRPr="009B02F5">
        <w:t>, final positive state,</w:t>
      </w:r>
    </w:p>
    <w:p w14:paraId="6BB85F18" w14:textId="77777777" w:rsidR="007819D7" w:rsidRPr="009B02F5" w:rsidRDefault="007819D7" w:rsidP="007819D7">
      <w:pPr>
        <w:pStyle w:val="PARAIndent"/>
        <w:ind w:firstLine="0"/>
        <w:rPr>
          <w:i/>
          <w:iCs/>
        </w:rPr>
      </w:pPr>
      <w:r w:rsidRPr="009B02F5">
        <w:rPr>
          <w:iCs/>
        </w:rPr>
        <w:t xml:space="preserve">and the successive boundaries are computed based on the previously generated actions as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i-1</m:t>
                </m:r>
              </m:sub>
            </m:sSub>
          </m:num>
          <m:den>
            <m:r>
              <w:rPr>
                <w:rFonts w:ascii="Cambria Math" w:hAnsi="Cambria Math"/>
              </w:rPr>
              <m:t>2</m:t>
            </m:r>
          </m:den>
        </m:f>
      </m:oMath>
      <w:r w:rsidRPr="009B02F5">
        <w:t xml:space="preserve"> for </w:t>
      </w:r>
      <w:proofErr w:type="spellStart"/>
      <w:r w:rsidRPr="009B02F5">
        <w:rPr>
          <w:i/>
          <w:iCs/>
        </w:rPr>
        <w:t>i</w:t>
      </w:r>
      <w:proofErr w:type="spellEnd"/>
      <w:r w:rsidRPr="009B02F5">
        <w:rPr>
          <w:i/>
          <w:iCs/>
        </w:rPr>
        <w:t xml:space="preserve"> </w:t>
      </w:r>
      <w:r w:rsidRPr="009B02F5">
        <w:t xml:space="preserve">= </w:t>
      </w:r>
      <w:proofErr w:type="gramStart"/>
      <w:r w:rsidRPr="009B02F5">
        <w:t>1..</w:t>
      </w:r>
      <w:proofErr w:type="gramEnd"/>
      <w:r w:rsidRPr="009B02F5">
        <w:rPr>
          <w:i/>
          <w:iCs/>
        </w:rPr>
        <w:t>N</w:t>
      </w:r>
      <w:r w:rsidRPr="009B02F5">
        <w:t xml:space="preserve">, which is </w:t>
      </w:r>
      <w:r>
        <w:t xml:space="preserve">also </w:t>
      </w:r>
      <w:r w:rsidRPr="009B02F5">
        <w:t>shown in Fig. 3. In the next step the boundaries of the intervals representing negative discretized states are defined as a mirror image of the positive boundaries which forms the complete (2</w:t>
      </w:r>
      <w:r w:rsidRPr="009B02F5">
        <w:rPr>
          <w:i/>
          <w:iCs/>
        </w:rPr>
        <w:t>N</w:t>
      </w:r>
      <w:r w:rsidRPr="009B02F5">
        <w:t>)-element vector of boundaries representing state discretization as</w:t>
      </w:r>
      <w:r w:rsidRPr="009B02F5">
        <w:rPr>
          <w:rFonts w:ascii="Times New Roman" w:eastAsiaTheme="minorEastAsia" w:hAnsi="Times New Roman"/>
          <w:lang w:eastAsia="pl-PL"/>
        </w:rPr>
        <w:t xml:space="preserve"> [-</w:t>
      </w:r>
      <w:proofErr w:type="spellStart"/>
      <w:r w:rsidRPr="009B02F5">
        <w:rPr>
          <w:rFonts w:ascii="Times New Roman" w:eastAsiaTheme="minorEastAsia" w:hAnsi="Times New Roman"/>
          <w:i/>
          <w:iCs/>
          <w:lang w:eastAsia="pl-PL"/>
        </w:rPr>
        <w:t>s</w:t>
      </w:r>
      <w:r w:rsidRPr="009B02F5">
        <w:rPr>
          <w:rFonts w:ascii="Times New Roman" w:eastAsiaTheme="minorEastAsia" w:hAnsi="Times New Roman"/>
          <w:i/>
          <w:iCs/>
          <w:vertAlign w:val="subscript"/>
          <w:lang w:eastAsia="pl-PL"/>
        </w:rPr>
        <w:t>N</w:t>
      </w:r>
      <w:proofErr w:type="spellEnd"/>
      <w:r w:rsidRPr="009B02F5">
        <w:rPr>
          <w:rFonts w:ascii="Times New Roman" w:eastAsiaTheme="minorEastAsia" w:hAnsi="Times New Roman"/>
          <w:lang w:eastAsia="pl-PL"/>
        </w:rPr>
        <w:t>, -</w:t>
      </w:r>
      <w:r w:rsidRPr="009B02F5">
        <w:rPr>
          <w:rFonts w:ascii="Times New Roman" w:eastAsiaTheme="minorEastAsia" w:hAnsi="Times New Roman"/>
          <w:i/>
          <w:iCs/>
          <w:lang w:eastAsia="pl-PL"/>
        </w:rPr>
        <w:t>s</w:t>
      </w:r>
      <w:r w:rsidRPr="009B02F5">
        <w:rPr>
          <w:rFonts w:ascii="Times New Roman" w:eastAsiaTheme="minorEastAsia" w:hAnsi="Times New Roman"/>
          <w:i/>
          <w:iCs/>
          <w:vertAlign w:val="subscript"/>
          <w:lang w:eastAsia="pl-PL"/>
        </w:rPr>
        <w:t>N-1</w:t>
      </w:r>
      <w:r w:rsidRPr="009B02F5">
        <w:rPr>
          <w:rFonts w:ascii="Times New Roman" w:eastAsiaTheme="minorEastAsia" w:hAnsi="Times New Roman"/>
          <w:lang w:eastAsia="pl-PL"/>
        </w:rPr>
        <w:t>, …, -</w:t>
      </w:r>
      <w:r w:rsidRPr="009B02F5">
        <w:rPr>
          <w:rFonts w:ascii="Times New Roman" w:eastAsiaTheme="minorEastAsia" w:hAnsi="Times New Roman"/>
          <w:i/>
          <w:iCs/>
          <w:lang w:eastAsia="pl-PL"/>
        </w:rPr>
        <w:t>s</w:t>
      </w:r>
      <w:r w:rsidRPr="009B02F5">
        <w:rPr>
          <w:rFonts w:ascii="Times New Roman" w:eastAsiaTheme="minorEastAsia" w:hAnsi="Times New Roman"/>
          <w:i/>
          <w:iCs/>
          <w:vertAlign w:val="subscript"/>
          <w:lang w:eastAsia="pl-PL"/>
        </w:rPr>
        <w:t>1</w:t>
      </w:r>
      <w:r w:rsidRPr="009B02F5">
        <w:rPr>
          <w:rFonts w:ascii="Times New Roman" w:eastAsiaTheme="minorEastAsia" w:hAnsi="Times New Roman"/>
          <w:lang w:eastAsia="pl-PL"/>
        </w:rPr>
        <w:t xml:space="preserve">, </w:t>
      </w:r>
      <w:r w:rsidRPr="009B02F5">
        <w:rPr>
          <w:rFonts w:ascii="Times New Roman" w:eastAsiaTheme="minorEastAsia" w:hAnsi="Times New Roman"/>
          <w:i/>
          <w:iCs/>
          <w:lang w:eastAsia="pl-PL"/>
        </w:rPr>
        <w:t>s</w:t>
      </w:r>
      <w:r w:rsidRPr="009B02F5">
        <w:rPr>
          <w:rFonts w:ascii="Times New Roman" w:eastAsiaTheme="minorEastAsia" w:hAnsi="Times New Roman"/>
          <w:i/>
          <w:iCs/>
          <w:vertAlign w:val="subscript"/>
          <w:lang w:eastAsia="pl-PL"/>
        </w:rPr>
        <w:t>1</w:t>
      </w:r>
      <w:r w:rsidRPr="009B02F5">
        <w:rPr>
          <w:rFonts w:ascii="Times New Roman" w:eastAsiaTheme="minorEastAsia" w:hAnsi="Times New Roman"/>
          <w:lang w:eastAsia="pl-PL"/>
        </w:rPr>
        <w:t xml:space="preserve">, … </w:t>
      </w:r>
      <w:r w:rsidRPr="009B02F5">
        <w:rPr>
          <w:rFonts w:ascii="Times New Roman" w:eastAsiaTheme="minorEastAsia" w:hAnsi="Times New Roman"/>
          <w:i/>
          <w:iCs/>
          <w:lang w:eastAsia="pl-PL"/>
        </w:rPr>
        <w:t>s</w:t>
      </w:r>
      <w:r w:rsidRPr="009B02F5">
        <w:rPr>
          <w:rFonts w:ascii="Times New Roman" w:eastAsiaTheme="minorEastAsia" w:hAnsi="Times New Roman"/>
          <w:i/>
          <w:iCs/>
          <w:vertAlign w:val="subscript"/>
          <w:lang w:eastAsia="pl-PL"/>
        </w:rPr>
        <w:t>N-1</w:t>
      </w:r>
      <w:r w:rsidRPr="009B02F5">
        <w:rPr>
          <w:rFonts w:ascii="Times New Roman" w:eastAsiaTheme="minorEastAsia" w:hAnsi="Times New Roman"/>
          <w:lang w:eastAsia="pl-PL"/>
        </w:rPr>
        <w:t xml:space="preserve">, </w:t>
      </w:r>
      <w:proofErr w:type="spellStart"/>
      <w:r w:rsidRPr="009B02F5">
        <w:rPr>
          <w:rFonts w:ascii="Times New Roman" w:eastAsiaTheme="minorEastAsia" w:hAnsi="Times New Roman"/>
          <w:i/>
          <w:iCs/>
          <w:lang w:eastAsia="pl-PL"/>
        </w:rPr>
        <w:t>s</w:t>
      </w:r>
      <w:r w:rsidRPr="009B02F5">
        <w:rPr>
          <w:rFonts w:ascii="Times New Roman" w:eastAsiaTheme="minorEastAsia" w:hAnsi="Times New Roman"/>
          <w:i/>
          <w:iCs/>
          <w:vertAlign w:val="subscript"/>
          <w:lang w:eastAsia="pl-PL"/>
        </w:rPr>
        <w:t>N</w:t>
      </w:r>
      <w:proofErr w:type="spellEnd"/>
      <w:r w:rsidRPr="009B02F5">
        <w:rPr>
          <w:rFonts w:ascii="Times New Roman" w:eastAsiaTheme="minorEastAsia" w:hAnsi="Times New Roman"/>
          <w:lang w:eastAsia="pl-PL"/>
        </w:rPr>
        <w:t xml:space="preserve">] which </w:t>
      </w:r>
      <w:r>
        <w:rPr>
          <w:rFonts w:ascii="Times New Roman" w:eastAsiaTheme="minorEastAsia" w:hAnsi="Times New Roman"/>
          <w:lang w:eastAsia="pl-PL"/>
        </w:rPr>
        <w:t xml:space="preserve">always </w:t>
      </w:r>
      <w:r w:rsidRPr="009B02F5">
        <w:rPr>
          <w:rFonts w:ascii="Times New Roman" w:eastAsiaTheme="minorEastAsia" w:hAnsi="Times New Roman"/>
          <w:lang w:eastAsia="pl-PL"/>
        </w:rPr>
        <w:t>corresponds to (2</w:t>
      </w:r>
      <w:r w:rsidRPr="009B02F5">
        <w:rPr>
          <w:rFonts w:ascii="Times New Roman" w:eastAsiaTheme="minorEastAsia" w:hAnsi="Times New Roman"/>
          <w:i/>
          <w:iCs/>
          <w:lang w:eastAsia="pl-PL"/>
        </w:rPr>
        <w:t>N</w:t>
      </w:r>
      <w:r w:rsidRPr="009B02F5">
        <w:rPr>
          <w:rFonts w:ascii="Times New Roman" w:eastAsiaTheme="minorEastAsia" w:hAnsi="Times New Roman"/>
          <w:lang w:eastAsia="pl-PL"/>
        </w:rPr>
        <w:t>+1) distinguishable states.</w:t>
      </w:r>
    </w:p>
    <w:p w14:paraId="1B2519C0" w14:textId="77777777" w:rsidR="007819D7" w:rsidRPr="009B02F5" w:rsidRDefault="007819D7" w:rsidP="007819D7">
      <w:pPr>
        <w:pStyle w:val="PARAIndent"/>
        <w:ind w:firstLine="0"/>
        <w:rPr>
          <w:iCs/>
        </w:rPr>
      </w:pPr>
    </w:p>
    <w:p w14:paraId="7959A24E" w14:textId="77777777" w:rsidR="007819D7" w:rsidRPr="009B02F5" w:rsidRDefault="007819D7" w:rsidP="007819D7">
      <w:pPr>
        <w:pStyle w:val="PARAIndent"/>
        <w:ind w:firstLine="0"/>
        <w:jc w:val="center"/>
        <w:rPr>
          <w:iCs/>
        </w:rPr>
      </w:pPr>
      <w:r w:rsidRPr="009B02F5">
        <w:object w:dxaOrig="5970" w:dyaOrig="2430" w14:anchorId="6A84065B">
          <v:shape id="_x0000_i1026" type="#_x0000_t75" style="width:252pt;height:108.5pt;mso-position-horizontal:absolute" o:ole="">
            <v:imagedata r:id="rId11" o:title="" cropleft="2489f" cropright="1867f"/>
          </v:shape>
          <o:OLEObject Type="Embed" ProgID="Visio.Drawing.15" ShapeID="_x0000_i1026" DrawAspect="Content" ObjectID="_1808648686" r:id="rId12"/>
        </w:object>
      </w:r>
    </w:p>
    <w:p w14:paraId="7EB47614" w14:textId="77777777" w:rsidR="007819D7" w:rsidRPr="009B02F5" w:rsidRDefault="007819D7" w:rsidP="007819D7">
      <w:pPr>
        <w:pStyle w:val="Text"/>
        <w:ind w:firstLine="0"/>
        <w:rPr>
          <w:rFonts w:ascii="Helvetica" w:hAnsi="Helvetica"/>
          <w:sz w:val="16"/>
          <w:szCs w:val="16"/>
        </w:rPr>
      </w:pPr>
    </w:p>
    <w:p w14:paraId="6C22E542" w14:textId="7E7BDDEB" w:rsidR="007819D7" w:rsidRPr="009B02F5" w:rsidRDefault="007819D7" w:rsidP="007819D7">
      <w:pPr>
        <w:pStyle w:val="Text"/>
        <w:ind w:firstLine="0"/>
        <w:rPr>
          <w:rFonts w:ascii="Helvetica" w:hAnsi="Helvetica"/>
          <w:sz w:val="16"/>
          <w:szCs w:val="16"/>
        </w:rPr>
      </w:pPr>
      <w:r w:rsidRPr="009B02F5">
        <w:rPr>
          <w:rFonts w:ascii="Helvetica" w:hAnsi="Helvetica"/>
          <w:sz w:val="16"/>
          <w:szCs w:val="16"/>
        </w:rPr>
        <w:lastRenderedPageBreak/>
        <w:t xml:space="preserve">Fig. 3.  </w:t>
      </w:r>
      <w:r w:rsidR="00DA1C34">
        <w:rPr>
          <w:rFonts w:ascii="Helvetica" w:hAnsi="Helvetica"/>
          <w:sz w:val="16"/>
          <w:szCs w:val="16"/>
        </w:rPr>
        <w:t>R</w:t>
      </w:r>
      <w:r w:rsidRPr="009B02F5">
        <w:rPr>
          <w:rFonts w:ascii="Helvetica" w:hAnsi="Helvetica"/>
          <w:sz w:val="16"/>
          <w:szCs w:val="16"/>
        </w:rPr>
        <w:t>epresentation of generating positive actions and states.</w:t>
      </w:r>
    </w:p>
    <w:p w14:paraId="11C208E5" w14:textId="77777777" w:rsidR="007819D7" w:rsidRPr="009B02F5" w:rsidRDefault="007819D7" w:rsidP="007819D7">
      <w:pPr>
        <w:pStyle w:val="Text"/>
        <w:ind w:firstLine="0"/>
        <w:rPr>
          <w:rFonts w:ascii="Helvetica" w:hAnsi="Helvetica"/>
          <w:color w:val="000000"/>
          <w:sz w:val="16"/>
          <w:szCs w:val="16"/>
        </w:rPr>
      </w:pPr>
    </w:p>
    <w:p w14:paraId="5BDBECAA" w14:textId="1A1775BF" w:rsidR="007819D7" w:rsidRPr="009B02F5" w:rsidRDefault="007819D7" w:rsidP="007819D7">
      <w:pPr>
        <w:pStyle w:val="PARAIndent"/>
        <w:rPr>
          <w:iCs/>
        </w:rPr>
      </w:pPr>
      <w:r w:rsidRPr="009B02F5">
        <w:rPr>
          <w:iCs/>
        </w:rPr>
        <w:t xml:space="preserve">This simple and practically justified procedure proposed for Q2dPLC ensures that for a given closed-loop design parameters </w:t>
      </w:r>
      <w:proofErr w:type="spellStart"/>
      <w:r w:rsidRPr="009B02F5">
        <w:rPr>
          <w:i/>
        </w:rPr>
        <w:t>prec</w:t>
      </w:r>
      <w:proofErr w:type="spellEnd"/>
      <w:r w:rsidRPr="009B02F5">
        <w:rPr>
          <w:iCs/>
        </w:rPr>
        <w:t xml:space="preserve"> and </w:t>
      </w:r>
      <w:proofErr w:type="spellStart"/>
      <w:r w:rsidRPr="009B02F5">
        <w:rPr>
          <w:i/>
        </w:rPr>
        <w:t>T</w:t>
      </w:r>
      <w:r w:rsidRPr="009B02F5">
        <w:rPr>
          <w:i/>
          <w:vertAlign w:val="subscript"/>
        </w:rPr>
        <w:t>e</w:t>
      </w:r>
      <w:proofErr w:type="spellEnd"/>
      <w:r w:rsidRPr="009B02F5">
        <w:rPr>
          <w:iCs/>
        </w:rPr>
        <w:t xml:space="preserve">, </w:t>
      </w:r>
      <w:r>
        <w:rPr>
          <w:iCs/>
        </w:rPr>
        <w:t xml:space="preserve">the values of </w:t>
      </w:r>
      <w:r w:rsidRPr="009B02F5">
        <w:rPr>
          <w:i/>
        </w:rPr>
        <w:t>N</w:t>
      </w:r>
      <w:r w:rsidRPr="009B02F5">
        <w:rPr>
          <w:iCs/>
        </w:rPr>
        <w:t xml:space="preserve"> and </w:t>
      </w:r>
      <w:proofErr w:type="spellStart"/>
      <w:r w:rsidRPr="009B02F5">
        <w:rPr>
          <w:i/>
        </w:rPr>
        <w:t>U</w:t>
      </w:r>
      <w:r w:rsidRPr="009B02F5">
        <w:rPr>
          <w:i/>
          <w:vertAlign w:val="subscript"/>
        </w:rPr>
        <w:t>max</w:t>
      </w:r>
      <w:proofErr w:type="spellEnd"/>
      <w:r w:rsidRPr="009B02F5">
        <w:rPr>
          <w:iCs/>
        </w:rPr>
        <w:t xml:space="preserve"> are the only parameters required for generating the distribution of admissible actions and states. It accurately provides the desired number of </w:t>
      </w:r>
      <w:r w:rsidRPr="009B02F5">
        <w:rPr>
          <w:rFonts w:ascii="Times New Roman" w:eastAsiaTheme="minorEastAsia" w:hAnsi="Times New Roman"/>
          <w:lang w:eastAsia="pl-PL"/>
        </w:rPr>
        <w:t>(2</w:t>
      </w:r>
      <w:r w:rsidRPr="009B02F5">
        <w:rPr>
          <w:rFonts w:ascii="Times New Roman" w:eastAsiaTheme="minorEastAsia" w:hAnsi="Times New Roman"/>
          <w:i/>
          <w:iCs/>
          <w:lang w:eastAsia="pl-PL"/>
        </w:rPr>
        <w:t>N</w:t>
      </w:r>
      <w:r w:rsidRPr="009B02F5">
        <w:rPr>
          <w:rFonts w:ascii="Times New Roman" w:eastAsiaTheme="minorEastAsia" w:hAnsi="Times New Roman"/>
          <w:lang w:eastAsia="pl-PL"/>
        </w:rPr>
        <w:t xml:space="preserve">+1) </w:t>
      </w:r>
      <w:r w:rsidRPr="009B02F5">
        <w:rPr>
          <w:iCs/>
        </w:rPr>
        <w:t>accessible actions and states</w:t>
      </w:r>
      <w:r w:rsidRPr="009B02F5">
        <w:rPr>
          <w:rFonts w:ascii="Times New Roman" w:eastAsiaTheme="minorEastAsia" w:hAnsi="Times New Roman"/>
          <w:lang w:eastAsia="pl-PL"/>
        </w:rPr>
        <w:t xml:space="preserve"> only by adjusting </w:t>
      </w:r>
      <w:r w:rsidRPr="009B02F5">
        <w:rPr>
          <w:rFonts w:ascii="Times New Roman" w:eastAsiaTheme="minorEastAsia" w:hAnsi="Times New Roman"/>
          <w:i/>
          <w:iCs/>
          <w:lang w:eastAsia="pl-PL"/>
        </w:rPr>
        <w:t>N</w:t>
      </w:r>
      <w:r w:rsidRPr="009B02F5">
        <w:rPr>
          <w:rFonts w:ascii="Times New Roman" w:eastAsiaTheme="minorEastAsia" w:hAnsi="Times New Roman"/>
          <w:lang w:eastAsia="pl-PL"/>
        </w:rPr>
        <w:t xml:space="preserve"> </w:t>
      </w:r>
      <w:r>
        <w:rPr>
          <w:rFonts w:ascii="Times New Roman" w:eastAsiaTheme="minorEastAsia" w:hAnsi="Times New Roman"/>
          <w:lang w:eastAsia="pl-PL"/>
        </w:rPr>
        <w:t xml:space="preserve">and </w:t>
      </w:r>
      <w:r w:rsidRPr="009B02F5">
        <w:rPr>
          <w:rFonts w:ascii="Times New Roman" w:eastAsiaTheme="minorEastAsia" w:hAnsi="Times New Roman"/>
          <w:lang w:eastAsia="pl-PL"/>
        </w:rPr>
        <w:t xml:space="preserve">regardless of the maximal action </w:t>
      </w:r>
      <w:proofErr w:type="spellStart"/>
      <w:r w:rsidRPr="009B02F5">
        <w:rPr>
          <w:rFonts w:ascii="Times New Roman" w:eastAsiaTheme="minorEastAsia" w:hAnsi="Times New Roman"/>
          <w:i/>
          <w:iCs/>
          <w:lang w:eastAsia="pl-PL"/>
        </w:rPr>
        <w:t>a</w:t>
      </w:r>
      <w:r w:rsidRPr="009B02F5">
        <w:rPr>
          <w:rFonts w:ascii="Times New Roman" w:eastAsiaTheme="minorEastAsia" w:hAnsi="Times New Roman"/>
          <w:i/>
          <w:iCs/>
          <w:vertAlign w:val="subscript"/>
          <w:lang w:eastAsia="pl-PL"/>
        </w:rPr>
        <w:t>max</w:t>
      </w:r>
      <w:proofErr w:type="spellEnd"/>
      <w:r w:rsidRPr="009B02F5">
        <w:rPr>
          <w:rFonts w:ascii="Times New Roman" w:eastAsiaTheme="minorEastAsia" w:hAnsi="Times New Roman"/>
          <w:lang w:eastAsia="pl-PL"/>
        </w:rPr>
        <w:t xml:space="preserve">. This feature is desirable for practical PLC-based implementations when memory usage and computational complexity are the critical limitations. </w:t>
      </w:r>
      <w:r w:rsidRPr="009B02F5">
        <w:rPr>
          <w:iCs/>
        </w:rPr>
        <w:t>Additionally</w:t>
      </w:r>
      <w:ins w:id="36" w:author="Bogdan Gabrys" w:date="2025-05-13T12:53:00Z" w16du:dateUtc="2025-05-13T02:53:00Z">
        <w:r w:rsidR="00903241">
          <w:rPr>
            <w:iCs/>
          </w:rPr>
          <w:t>,</w:t>
        </w:r>
      </w:ins>
      <w:r w:rsidRPr="009B02F5">
        <w:rPr>
          <w:iCs/>
        </w:rPr>
        <w:t xml:space="preserve"> the subsequent actions </w:t>
      </w:r>
      <w:r w:rsidRPr="009B02F5">
        <w:rPr>
          <w:i/>
          <w:iCs/>
          <w:color w:val="000000" w:themeColor="text1"/>
        </w:rPr>
        <w:t>a</w:t>
      </w:r>
      <w:r w:rsidRPr="009B02F5">
        <w:rPr>
          <w:i/>
          <w:iCs/>
          <w:color w:val="000000" w:themeColor="text1"/>
          <w:vertAlign w:val="subscript"/>
        </w:rPr>
        <w:t>1</w:t>
      </w:r>
      <w:r w:rsidRPr="009B02F5">
        <w:rPr>
          <w:color w:val="000000" w:themeColor="text1"/>
        </w:rPr>
        <w:t xml:space="preserve"> – </w:t>
      </w:r>
      <w:proofErr w:type="spellStart"/>
      <w:proofErr w:type="gramStart"/>
      <w:r w:rsidRPr="009B02F5">
        <w:rPr>
          <w:i/>
          <w:iCs/>
          <w:color w:val="000000" w:themeColor="text1"/>
        </w:rPr>
        <w:t>a</w:t>
      </w:r>
      <w:r w:rsidRPr="009B02F5">
        <w:rPr>
          <w:i/>
          <w:iCs/>
          <w:color w:val="000000" w:themeColor="text1"/>
          <w:vertAlign w:val="subscript"/>
        </w:rPr>
        <w:t>N</w:t>
      </w:r>
      <w:proofErr w:type="spellEnd"/>
      <w:proofErr w:type="gramEnd"/>
      <w:r w:rsidRPr="009B02F5">
        <w:rPr>
          <w:color w:val="000000" w:themeColor="text1"/>
        </w:rPr>
        <w:t xml:space="preserve"> generated in the proposed way</w:t>
      </w:r>
      <w:r w:rsidRPr="009B02F5">
        <w:rPr>
          <w:iCs/>
        </w:rPr>
        <w:t xml:space="preserve"> increase geometrically, which makes small actions (necessary for precise regulation) and large actions (necessary to quickly regulate the process from one working point to another) available to Q2dPLC.</w:t>
      </w:r>
    </w:p>
    <w:p w14:paraId="064F2888" w14:textId="6E358A42" w:rsidR="007819D7" w:rsidRPr="00E92067" w:rsidRDefault="007819D7" w:rsidP="007819D7">
      <w:pPr>
        <w:pStyle w:val="Heading2"/>
      </w:pPr>
      <w:r>
        <w:t>Initialization and modifications of learning policy</w:t>
      </w:r>
    </w:p>
    <w:p w14:paraId="771B33BF" w14:textId="1E8568BB" w:rsidR="003F1350" w:rsidRDefault="006020CF" w:rsidP="00A365B6">
      <w:pPr>
        <w:pStyle w:val="PARAIndent"/>
      </w:pPr>
      <w:r>
        <w:t xml:space="preserve">In Q2d, after </w:t>
      </w:r>
      <w:proofErr w:type="spellStart"/>
      <w:r>
        <w:t>bumpless</w:t>
      </w:r>
      <w:proofErr w:type="spellEnd"/>
      <w:r>
        <w:t xml:space="preserve"> initialization and switching into </w:t>
      </w:r>
      <w:r w:rsidR="003F1350">
        <w:t>automatic</w:t>
      </w:r>
      <w:r>
        <w:t xml:space="preserve"> mode, on-line learning was started immediately for the target reference trajectory defined by </w:t>
      </w:r>
      <w:proofErr w:type="spellStart"/>
      <w:r>
        <w:rPr>
          <w:i/>
          <w:iCs/>
        </w:rPr>
        <w:t>T</w:t>
      </w:r>
      <w:r>
        <w:rPr>
          <w:i/>
          <w:iCs/>
          <w:vertAlign w:val="subscript"/>
        </w:rPr>
        <w:t>e</w:t>
      </w:r>
      <w:proofErr w:type="spellEnd"/>
      <w:r>
        <w:t xml:space="preserve"> given as the user-defined parameter. When </w:t>
      </w:r>
      <w:proofErr w:type="spellStart"/>
      <w:r>
        <w:rPr>
          <w:i/>
          <w:iCs/>
        </w:rPr>
        <w:t>T</w:t>
      </w:r>
      <w:r>
        <w:rPr>
          <w:i/>
          <w:iCs/>
          <w:vertAlign w:val="subscript"/>
        </w:rPr>
        <w:t>e</w:t>
      </w:r>
      <w:proofErr w:type="spellEnd"/>
      <w:r>
        <w:t xml:space="preserve"> was significantly smaller from the time constant of the closed-loop trajectory of the system controlled by PI controller, the learning was difficult due to the large difference between the existing closed-loop dynamics and the target trajectory defined by </w:t>
      </w:r>
      <w:proofErr w:type="spellStart"/>
      <w:r>
        <w:rPr>
          <w:i/>
          <w:iCs/>
        </w:rPr>
        <w:t>T</w:t>
      </w:r>
      <w:r>
        <w:rPr>
          <w:i/>
          <w:iCs/>
          <w:vertAlign w:val="subscript"/>
        </w:rPr>
        <w:t>e</w:t>
      </w:r>
      <w:proofErr w:type="spellEnd"/>
      <w:r>
        <w:t xml:space="preserve">. Consequently, Q2d-based closed-loop system </w:t>
      </w:r>
      <w:proofErr w:type="gramStart"/>
      <w:r>
        <w:t>ha</w:t>
      </w:r>
      <w:r w:rsidR="003F1350">
        <w:t>s</w:t>
      </w:r>
      <w:r>
        <w:t xml:space="preserve"> a tendency to</w:t>
      </w:r>
      <w:proofErr w:type="gramEnd"/>
      <w:r>
        <w:t xml:space="preserve"> learn oscillatory behavior and this tendency increase</w:t>
      </w:r>
      <w:r w:rsidR="003F1350">
        <w:t>s</w:t>
      </w:r>
      <w:r>
        <w:t xml:space="preserve"> with the increasing complexity of the </w:t>
      </w:r>
      <w:r w:rsidR="003F1350">
        <w:t xml:space="preserve">dynamics of the controlled </w:t>
      </w:r>
      <w:r>
        <w:t xml:space="preserve">process. </w:t>
      </w:r>
      <w:r w:rsidR="003F1350">
        <w:t>T</w:t>
      </w:r>
      <w:r>
        <w:t xml:space="preserve">his drawback was partially removed by on-line testing the normalized increment of the norm of Q-matrix </w:t>
      </w:r>
      <w:r w:rsidR="002D6199">
        <w:t>[1</w:t>
      </w:r>
      <w:proofErr w:type="gramStart"/>
      <w:r w:rsidR="002D6199">
        <w:t>]</w:t>
      </w:r>
      <w:proofErr w:type="gramEnd"/>
      <w:r w:rsidR="002D6199">
        <w:t xml:space="preserve"> </w:t>
      </w:r>
      <w:r>
        <w:t xml:space="preserve">but it was difficult to propose a general and reliable rule </w:t>
      </w:r>
      <w:r w:rsidR="003F1350">
        <w:t xml:space="preserve">to interrupt </w:t>
      </w:r>
      <w:r>
        <w:t>learning to avoid the occurrence of undesirable closed-loop oscillatory behavior</w:t>
      </w:r>
      <w:r w:rsidR="003F1350">
        <w:t>.</w:t>
      </w:r>
    </w:p>
    <w:p w14:paraId="132E2ED4" w14:textId="2AF92D6A" w:rsidR="00A365B6" w:rsidRDefault="00A365B6" w:rsidP="00A365B6">
      <w:pPr>
        <w:pStyle w:val="PARAIndent"/>
      </w:pPr>
      <w:r>
        <w:t xml:space="preserve">In this paper for Q2dPLC it is proposed to distinguish between the value of </w:t>
      </w:r>
      <w:proofErr w:type="spellStart"/>
      <w:r>
        <w:rPr>
          <w:i/>
          <w:iCs/>
        </w:rPr>
        <w:t>T</w:t>
      </w:r>
      <w:r>
        <w:rPr>
          <w:i/>
          <w:iCs/>
          <w:vertAlign w:val="subscript"/>
        </w:rPr>
        <w:t>e</w:t>
      </w:r>
      <w:proofErr w:type="spellEnd"/>
      <w:r>
        <w:t xml:space="preserve"> representing the current reference trajectory parameter and the Q2dPLC user-defined design parameter </w:t>
      </w:r>
      <m:oMath>
        <m:sSubSup>
          <m:sSubSupPr>
            <m:ctrlPr>
              <w:rPr>
                <w:rFonts w:ascii="Cambria Math" w:hAnsi="Cambria Math"/>
                <w:i/>
              </w:rPr>
            </m:ctrlPr>
          </m:sSubSupPr>
          <m:e>
            <m:r>
              <w:rPr>
                <w:rFonts w:ascii="Cambria Math" w:hAnsi="Cambria Math"/>
              </w:rPr>
              <m:t>T</m:t>
            </m:r>
          </m:e>
          <m:sub>
            <m:r>
              <w:rPr>
                <w:rFonts w:ascii="Cambria Math" w:hAnsi="Cambria Math"/>
              </w:rPr>
              <m:t>e</m:t>
            </m:r>
          </m:sub>
          <m:sup>
            <m:r>
              <w:rPr>
                <w:rFonts w:ascii="Cambria Math" w:hAnsi="Cambria Math"/>
              </w:rPr>
              <m:t>goal</m:t>
            </m:r>
          </m:sup>
        </m:sSubSup>
      </m:oMath>
      <w:r>
        <w:t xml:space="preserve"> representing the target reference trajectory that the closed-loop system should reach if it is achievable for a given process with more complex dynamics.</w:t>
      </w:r>
    </w:p>
    <w:p w14:paraId="285013BF" w14:textId="4F715CFC" w:rsidR="003C462D" w:rsidRDefault="00A365B6" w:rsidP="007819D7">
      <w:pPr>
        <w:pStyle w:val="PARAIndent"/>
      </w:pPr>
      <w:r>
        <w:t xml:space="preserve">This approach ensures easy </w:t>
      </w:r>
      <w:proofErr w:type="spellStart"/>
      <w:r>
        <w:t>bumpless</w:t>
      </w:r>
      <w:proofErr w:type="spellEnd"/>
      <w:r>
        <w:t xml:space="preserve"> initialization of Q2dPLC </w:t>
      </w:r>
      <w:r w:rsidR="00A87A15">
        <w:t>because</w:t>
      </w:r>
      <w:r>
        <w:t xml:space="preserve"> t</w:t>
      </w:r>
      <w:r w:rsidR="007819D7">
        <w:t xml:space="preserve">he procedure described in the previous section </w:t>
      </w:r>
      <w:r w:rsidR="00A87A15">
        <w:t>preserves</w:t>
      </w:r>
      <w:r w:rsidR="007819D7">
        <w:t xml:space="preserve"> similarity between the Q2dPLC control law (4) with the state definition (5) and the incremental form of the PI control law </w:t>
      </w:r>
      <m:oMath>
        <m:r>
          <w:rPr>
            <w:rFonts w:ascii="Cambria Math" w:hAnsi="Cambria Math"/>
            <w:szCs w:val="24"/>
          </w:rPr>
          <m:t>∆</m:t>
        </m:r>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PI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K</m:t>
            </m:r>
          </m:e>
          <m:sub>
            <m:r>
              <w:rPr>
                <w:rFonts w:ascii="Cambria Math" w:hAnsi="Cambria Math"/>
                <w:szCs w:val="24"/>
              </w:rPr>
              <m:t>PI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s</m:t>
            </m:r>
          </m:sub>
        </m:sSub>
        <m:r>
          <w:rPr>
            <w:rFonts w:ascii="Cambria Math" w:hAnsi="Cambria Math"/>
            <w:szCs w:val="24"/>
          </w:rPr>
          <m:t>∙</m:t>
        </m:r>
        <m:d>
          <m:dPr>
            <m:ctrlPr>
              <w:rPr>
                <w:rFonts w:ascii="Cambria Math" w:hAnsi="Cambria Math"/>
                <w:i/>
                <w:szCs w:val="24"/>
              </w:rPr>
            </m:ctrlPr>
          </m:dPr>
          <m:e>
            <m:acc>
              <m:accPr>
                <m:chr m:val="̇"/>
                <m:ctrlPr>
                  <w:rPr>
                    <w:rFonts w:ascii="Cambria Math" w:hAnsi="Cambria Math"/>
                    <w:i/>
                    <w:iCs/>
                    <w:szCs w:val="24"/>
                  </w:rPr>
                </m:ctrlPr>
              </m:accPr>
              <m:e>
                <m:r>
                  <w:rPr>
                    <w:rFonts w:ascii="Cambria Math" w:hAnsi="Cambria Math"/>
                    <w:szCs w:val="24"/>
                  </w:rPr>
                  <m:t>e</m:t>
                </m:r>
              </m:e>
            </m:acc>
            <m:r>
              <w:rPr>
                <w:rFonts w:ascii="Cambria Math" w:hAnsi="Cambria Math"/>
                <w:szCs w:val="24"/>
              </w:rPr>
              <m:t>+</m:t>
            </m:r>
            <m:d>
              <m:dPr>
                <m:ctrlPr>
                  <w:rPr>
                    <w:rFonts w:ascii="Cambria Math" w:hAnsi="Cambria Math"/>
                    <w:i/>
                    <w:iCs/>
                    <w:szCs w:val="24"/>
                  </w:rPr>
                </m:ctrlPr>
              </m:dPr>
              <m:e>
                <m:r>
                  <w:rPr>
                    <w:rFonts w:ascii="Cambria Math" w:hAnsi="Cambria Math"/>
                    <w:szCs w:val="24"/>
                  </w:rPr>
                  <m:t>1/</m:t>
                </m:r>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e</m:t>
                    </m:r>
                  </m:sub>
                </m:sSub>
              </m:e>
            </m:d>
            <m:r>
              <w:rPr>
                <w:rFonts w:ascii="Cambria Math" w:hAnsi="Cambria Math"/>
                <w:szCs w:val="24"/>
              </w:rPr>
              <m:t>∙e</m:t>
            </m:r>
          </m:e>
        </m:d>
      </m:oMath>
      <w:r w:rsidR="007819D7">
        <w:rPr>
          <w:szCs w:val="24"/>
        </w:rPr>
        <w:t xml:space="preserve">. Readers should note that when </w:t>
      </w:r>
      <w:r w:rsidR="007819D7">
        <w:rPr>
          <w:i/>
          <w:iCs/>
          <w:szCs w:val="24"/>
        </w:rPr>
        <w:t>K</w:t>
      </w:r>
      <w:r w:rsidR="007819D7">
        <w:rPr>
          <w:i/>
          <w:iCs/>
          <w:szCs w:val="24"/>
          <w:vertAlign w:val="subscript"/>
        </w:rPr>
        <w:t>Q</w:t>
      </w:r>
      <w:r w:rsidR="007819D7">
        <w:rPr>
          <w:szCs w:val="24"/>
        </w:rPr>
        <w:t xml:space="preserve"> = </w:t>
      </w:r>
      <w:r w:rsidR="007819D7">
        <w:rPr>
          <w:i/>
          <w:iCs/>
          <w:szCs w:val="24"/>
        </w:rPr>
        <w:t>K</w:t>
      </w:r>
      <w:r w:rsidR="007819D7">
        <w:rPr>
          <w:i/>
          <w:iCs/>
          <w:szCs w:val="24"/>
          <w:vertAlign w:val="subscript"/>
        </w:rPr>
        <w:t>PI</w:t>
      </w:r>
      <w:r w:rsidR="007819D7">
        <w:rPr>
          <w:szCs w:val="24"/>
        </w:rPr>
        <w:t xml:space="preserve"> and Q-matrix </w:t>
      </w:r>
      <w:proofErr w:type="gramStart"/>
      <w:r w:rsidR="007819D7">
        <w:rPr>
          <w:szCs w:val="24"/>
        </w:rPr>
        <w:t>is</w:t>
      </w:r>
      <w:proofErr w:type="gramEnd"/>
      <w:r w:rsidR="007819D7">
        <w:rPr>
          <w:szCs w:val="24"/>
        </w:rPr>
        <w:t xml:space="preserve"> </w:t>
      </w:r>
      <w:ins w:id="37" w:author="Bogdan Gabrys" w:date="2025-05-13T12:56:00Z" w16du:dateUtc="2025-05-13T02:56:00Z">
        <w:r w:rsidR="00CF6C1C">
          <w:rPr>
            <w:szCs w:val="24"/>
          </w:rPr>
          <w:t xml:space="preserve">an </w:t>
        </w:r>
      </w:ins>
      <w:r w:rsidR="007819D7">
        <w:rPr>
          <w:szCs w:val="24"/>
        </w:rPr>
        <w:t>identity</w:t>
      </w:r>
      <w:ins w:id="38" w:author="Bogdan Gabrys" w:date="2025-05-13T12:56:00Z" w16du:dateUtc="2025-05-13T02:56:00Z">
        <w:r w:rsidR="00CF6C1C">
          <w:rPr>
            <w:szCs w:val="24"/>
          </w:rPr>
          <w:t xml:space="preserve"> matrix</w:t>
        </w:r>
      </w:ins>
      <w:r w:rsidR="007819D7">
        <w:rPr>
          <w:szCs w:val="24"/>
        </w:rPr>
        <w:t xml:space="preserve">, </w:t>
      </w:r>
      <w:r w:rsidR="007819D7" w:rsidRPr="00300776">
        <w:rPr>
          <w:color w:val="000000" w:themeColor="text1"/>
          <w:szCs w:val="24"/>
        </w:rPr>
        <w:t xml:space="preserve">Q2dPLC ensures the closed-loop performance identical to PI controller </w:t>
      </w:r>
      <w:r w:rsidR="00095DED" w:rsidRPr="00300776">
        <w:rPr>
          <w:color w:val="000000" w:themeColor="text1"/>
          <w:szCs w:val="24"/>
        </w:rPr>
        <w:t xml:space="preserve">with </w:t>
      </w:r>
      <w:r w:rsidR="00095DED" w:rsidRPr="00300776">
        <w:rPr>
          <w:i/>
          <w:iCs/>
          <w:color w:val="000000" w:themeColor="text1"/>
          <w:szCs w:val="24"/>
        </w:rPr>
        <w:t>T</w:t>
      </w:r>
      <w:r w:rsidR="00095DED" w:rsidRPr="00300776">
        <w:rPr>
          <w:i/>
          <w:iCs/>
          <w:color w:val="000000" w:themeColor="text1"/>
          <w:szCs w:val="24"/>
          <w:vertAlign w:val="subscript"/>
        </w:rPr>
        <w:t>I</w:t>
      </w:r>
      <w:r w:rsidR="00095DED" w:rsidRPr="00300776">
        <w:rPr>
          <w:color w:val="000000" w:themeColor="text1"/>
          <w:szCs w:val="24"/>
        </w:rPr>
        <w:t xml:space="preserve"> = </w:t>
      </w:r>
      <w:proofErr w:type="spellStart"/>
      <w:r w:rsidR="00095DED" w:rsidRPr="00300776">
        <w:rPr>
          <w:i/>
          <w:iCs/>
          <w:color w:val="000000" w:themeColor="text1"/>
          <w:szCs w:val="24"/>
        </w:rPr>
        <w:t>T</w:t>
      </w:r>
      <w:r w:rsidR="00095DED" w:rsidRPr="00300776">
        <w:rPr>
          <w:i/>
          <w:iCs/>
          <w:color w:val="000000" w:themeColor="text1"/>
          <w:szCs w:val="24"/>
          <w:vertAlign w:val="subscript"/>
        </w:rPr>
        <w:t>e</w:t>
      </w:r>
      <w:proofErr w:type="spellEnd"/>
      <w:r w:rsidR="00095DED" w:rsidRPr="00300776">
        <w:rPr>
          <w:color w:val="000000" w:themeColor="text1"/>
          <w:szCs w:val="24"/>
        </w:rPr>
        <w:t xml:space="preserve"> </w:t>
      </w:r>
      <w:r w:rsidR="007819D7" w:rsidRPr="00300776">
        <w:rPr>
          <w:color w:val="000000" w:themeColor="text1"/>
          <w:szCs w:val="24"/>
        </w:rPr>
        <w:t xml:space="preserve">with accuracy limited only by states and actions discretization. Thus, by similarity, when Q2dPLC is designed for </w:t>
      </w:r>
      <w:proofErr w:type="spellStart"/>
      <w:r w:rsidR="007819D7" w:rsidRPr="00300776">
        <w:rPr>
          <w:i/>
          <w:iCs/>
          <w:color w:val="000000" w:themeColor="text1"/>
          <w:szCs w:val="24"/>
        </w:rPr>
        <w:t>T</w:t>
      </w:r>
      <w:r w:rsidR="007819D7" w:rsidRPr="00300776">
        <w:rPr>
          <w:i/>
          <w:iCs/>
          <w:color w:val="000000" w:themeColor="text1"/>
          <w:szCs w:val="24"/>
          <w:vertAlign w:val="subscript"/>
        </w:rPr>
        <w:t>e</w:t>
      </w:r>
      <w:proofErr w:type="spellEnd"/>
      <w:r w:rsidR="007819D7" w:rsidRPr="00300776">
        <w:rPr>
          <w:color w:val="000000" w:themeColor="text1"/>
          <w:szCs w:val="24"/>
        </w:rPr>
        <w:t xml:space="preserve"> = </w:t>
      </w:r>
      <w:r w:rsidR="007819D7" w:rsidRPr="00300776">
        <w:rPr>
          <w:i/>
          <w:iCs/>
          <w:color w:val="000000" w:themeColor="text1"/>
          <w:szCs w:val="24"/>
        </w:rPr>
        <w:t>T</w:t>
      </w:r>
      <w:r w:rsidR="007819D7" w:rsidRPr="00300776">
        <w:rPr>
          <w:i/>
          <w:iCs/>
          <w:color w:val="000000" w:themeColor="text1"/>
          <w:szCs w:val="24"/>
          <w:vertAlign w:val="subscript"/>
        </w:rPr>
        <w:t>I</w:t>
      </w:r>
      <w:r w:rsidR="007819D7" w:rsidRPr="00300776">
        <w:rPr>
          <w:color w:val="000000" w:themeColor="text1"/>
          <w:szCs w:val="24"/>
        </w:rPr>
        <w:t xml:space="preserve"> with </w:t>
      </w:r>
      <w:r w:rsidR="007819D7" w:rsidRPr="00300776">
        <w:rPr>
          <w:i/>
          <w:iCs/>
          <w:color w:val="000000" w:themeColor="text1"/>
          <w:szCs w:val="24"/>
        </w:rPr>
        <w:t>K</w:t>
      </w:r>
      <w:r w:rsidR="007819D7" w:rsidRPr="00300776">
        <w:rPr>
          <w:i/>
          <w:iCs/>
          <w:color w:val="000000" w:themeColor="text1"/>
          <w:szCs w:val="24"/>
          <w:vertAlign w:val="subscript"/>
        </w:rPr>
        <w:t>Q</w:t>
      </w:r>
      <w:r w:rsidR="007819D7" w:rsidRPr="00300776">
        <w:rPr>
          <w:color w:val="000000" w:themeColor="text1"/>
          <w:szCs w:val="24"/>
        </w:rPr>
        <w:t xml:space="preserve"> = </w:t>
      </w:r>
      <w:r w:rsidR="007819D7" w:rsidRPr="00300776">
        <w:rPr>
          <w:i/>
          <w:iCs/>
          <w:color w:val="000000" w:themeColor="text1"/>
          <w:szCs w:val="24"/>
        </w:rPr>
        <w:t>K</w:t>
      </w:r>
      <w:r w:rsidR="007819D7" w:rsidRPr="00300776">
        <w:rPr>
          <w:i/>
          <w:iCs/>
          <w:color w:val="000000" w:themeColor="text1"/>
          <w:szCs w:val="24"/>
          <w:vertAlign w:val="subscript"/>
        </w:rPr>
        <w:t>PI</w:t>
      </w:r>
      <w:r w:rsidR="007819D7" w:rsidRPr="00300776">
        <w:rPr>
          <w:color w:val="000000" w:themeColor="text1"/>
          <w:szCs w:val="24"/>
        </w:rPr>
        <w:t xml:space="preserve"> and Q-matrix initialized as </w:t>
      </w:r>
      <w:r w:rsidR="007819D7">
        <w:rPr>
          <w:szCs w:val="24"/>
        </w:rPr>
        <w:t xml:space="preserve">the identity matrix, the </w:t>
      </w:r>
      <w:proofErr w:type="spellStart"/>
      <w:r w:rsidR="007819D7">
        <w:rPr>
          <w:szCs w:val="24"/>
        </w:rPr>
        <w:t>bumpless</w:t>
      </w:r>
      <w:proofErr w:type="spellEnd"/>
      <w:r w:rsidR="007819D7">
        <w:rPr>
          <w:szCs w:val="24"/>
        </w:rPr>
        <w:t xml:space="preserve"> switching between the existing PI controller and Q2dPLC is ensured in the closed-loop system shown in Fig. 1, without necessity of using any additional recalculations required </w:t>
      </w:r>
      <w:r w:rsidR="00B11015">
        <w:rPr>
          <w:szCs w:val="24"/>
        </w:rPr>
        <w:t xml:space="preserve">previously </w:t>
      </w:r>
      <w:r w:rsidR="007819D7">
        <w:rPr>
          <w:szCs w:val="24"/>
        </w:rPr>
        <w:t xml:space="preserve">for Q2d. </w:t>
      </w:r>
      <w:r w:rsidR="007819D7" w:rsidRPr="00095DED">
        <w:rPr>
          <w:color w:val="FF0000"/>
          <w:szCs w:val="24"/>
        </w:rPr>
        <w:t xml:space="preserve">Switching into exploration mode </w:t>
      </w:r>
      <w:r w:rsidR="007819D7">
        <w:rPr>
          <w:szCs w:val="24"/>
        </w:rPr>
        <w:t xml:space="preserve">will cause Q2dPLC to achieve the closed-loop trajectory defined by </w:t>
      </w:r>
      <w:r w:rsidR="007819D7">
        <w:rPr>
          <w:i/>
          <w:iCs/>
          <w:szCs w:val="24"/>
        </w:rPr>
        <w:t>T</w:t>
      </w:r>
      <w:r w:rsidR="007819D7">
        <w:rPr>
          <w:i/>
          <w:iCs/>
          <w:szCs w:val="24"/>
          <w:vertAlign w:val="subscript"/>
        </w:rPr>
        <w:t>I</w:t>
      </w:r>
      <w:r w:rsidR="007819D7">
        <w:rPr>
          <w:szCs w:val="24"/>
        </w:rPr>
        <w:t xml:space="preserve"> as </w:t>
      </w:r>
      <m:oMath>
        <m:acc>
          <m:accPr>
            <m:chr m:val="̇"/>
            <m:ctrlPr>
              <w:rPr>
                <w:rFonts w:ascii="Cambria Math" w:hAnsi="Cambria Math"/>
                <w:i/>
                <w:iCs/>
              </w:rPr>
            </m:ctrlPr>
          </m:accPr>
          <m:e>
            <m:r>
              <w:rPr>
                <w:rFonts w:ascii="Cambria Math" w:hAnsi="Cambria Math"/>
              </w:rPr>
              <m:t>e</m:t>
            </m:r>
          </m:e>
        </m:acc>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T</m:t>
                </m:r>
              </m:e>
              <m:sub>
                <m:r>
                  <w:rPr>
                    <w:rFonts w:ascii="Cambria Math" w:hAnsi="Cambria Math"/>
                  </w:rPr>
                  <m:t>I</m:t>
                </m:r>
              </m:sub>
            </m:sSub>
          </m:e>
        </m:d>
        <m:r>
          <w:rPr>
            <w:rFonts w:ascii="Cambria Math" w:hAnsi="Cambria Math"/>
          </w:rPr>
          <m:t>e=0</m:t>
        </m:r>
      </m:oMath>
      <w:r w:rsidR="00B11015">
        <w:t xml:space="preserve"> by </w:t>
      </w:r>
      <w:r w:rsidR="009F0A00">
        <w:t xml:space="preserve">the first stage of the </w:t>
      </w:r>
      <w:r w:rsidR="00B11015">
        <w:t>on-line learning</w:t>
      </w:r>
      <w:r w:rsidR="009F0A00">
        <w:t>. Then</w:t>
      </w:r>
      <w:ins w:id="39" w:author="Bogdan Gabrys" w:date="2025-05-13T12:58:00Z" w16du:dateUtc="2025-05-13T02:58:00Z">
        <w:r w:rsidR="00784E0B">
          <w:t>,</w:t>
        </w:r>
      </w:ins>
      <w:r w:rsidR="009F0A00">
        <w:t xml:space="preserve"> </w:t>
      </w:r>
      <w:del w:id="40" w:author="Bogdan Gabrys" w:date="2025-05-13T12:58:00Z" w16du:dateUtc="2025-05-13T02:58:00Z">
        <w:r w:rsidDel="00784E0B">
          <w:delText xml:space="preserve">the </w:delText>
        </w:r>
      </w:del>
      <w:r>
        <w:t xml:space="preserve">further learning </w:t>
      </w:r>
      <w:r w:rsidR="009F0A00">
        <w:t xml:space="preserve">also </w:t>
      </w:r>
      <w:r>
        <w:t>takes place in stages</w:t>
      </w:r>
      <w:r w:rsidR="006F1EE2">
        <w:t>.</w:t>
      </w:r>
      <w:r>
        <w:t xml:space="preserve"> </w:t>
      </w:r>
      <w:r w:rsidR="006F1EE2">
        <w:t>F</w:t>
      </w:r>
      <w:r w:rsidR="007819D7">
        <w:t xml:space="preserve">or conservative PI tuning </w:t>
      </w:r>
      <w:r w:rsidR="007819D7">
        <w:rPr>
          <w:i/>
          <w:iCs/>
        </w:rPr>
        <w:t>T</w:t>
      </w:r>
      <w:r w:rsidR="007819D7">
        <w:rPr>
          <w:i/>
          <w:iCs/>
          <w:vertAlign w:val="subscript"/>
        </w:rPr>
        <w:t>I</w:t>
      </w:r>
      <w:r w:rsidR="007819D7">
        <w:t xml:space="preserve"> &lt; </w:t>
      </w:r>
      <m:oMath>
        <m:sSubSup>
          <m:sSubSupPr>
            <m:ctrlPr>
              <w:rPr>
                <w:rFonts w:ascii="Cambria Math" w:hAnsi="Cambria Math"/>
                <w:i/>
              </w:rPr>
            </m:ctrlPr>
          </m:sSubSupPr>
          <m:e>
            <m:r>
              <w:rPr>
                <w:rFonts w:ascii="Cambria Math" w:hAnsi="Cambria Math"/>
              </w:rPr>
              <m:t>T</m:t>
            </m:r>
          </m:e>
          <m:sub>
            <m:r>
              <w:rPr>
                <w:rFonts w:ascii="Cambria Math" w:hAnsi="Cambria Math"/>
              </w:rPr>
              <m:t>e</m:t>
            </m:r>
          </m:sub>
          <m:sup>
            <m:r>
              <w:rPr>
                <w:rFonts w:ascii="Cambria Math" w:hAnsi="Cambria Math"/>
              </w:rPr>
              <m:t>goal</m:t>
            </m:r>
          </m:sup>
        </m:sSubSup>
      </m:oMath>
      <w:r w:rsidR="007819D7">
        <w:t xml:space="preserve"> holds which implies that </w:t>
      </w:r>
      <w:proofErr w:type="spellStart"/>
      <w:r w:rsidR="007819D7">
        <w:rPr>
          <w:i/>
          <w:iCs/>
        </w:rPr>
        <w:t>T</w:t>
      </w:r>
      <w:r w:rsidR="007819D7">
        <w:rPr>
          <w:i/>
          <w:iCs/>
          <w:vertAlign w:val="subscript"/>
        </w:rPr>
        <w:t>e</w:t>
      </w:r>
      <w:proofErr w:type="spellEnd"/>
      <w:r w:rsidR="007819D7">
        <w:t xml:space="preserve"> should start from </w:t>
      </w:r>
      <w:proofErr w:type="spellStart"/>
      <w:r w:rsidR="007819D7">
        <w:rPr>
          <w:i/>
          <w:iCs/>
          <w:szCs w:val="24"/>
        </w:rPr>
        <w:t>T</w:t>
      </w:r>
      <w:r w:rsidR="007819D7">
        <w:rPr>
          <w:i/>
          <w:iCs/>
          <w:szCs w:val="24"/>
          <w:vertAlign w:val="subscript"/>
        </w:rPr>
        <w:t>e</w:t>
      </w:r>
      <w:proofErr w:type="spellEnd"/>
      <w:r w:rsidR="007819D7">
        <w:rPr>
          <w:szCs w:val="24"/>
        </w:rPr>
        <w:t xml:space="preserve"> = </w:t>
      </w:r>
      <w:r w:rsidR="007819D7">
        <w:rPr>
          <w:i/>
          <w:iCs/>
          <w:szCs w:val="24"/>
        </w:rPr>
        <w:t>T</w:t>
      </w:r>
      <w:r w:rsidR="007819D7">
        <w:rPr>
          <w:i/>
          <w:iCs/>
          <w:szCs w:val="24"/>
          <w:vertAlign w:val="subscript"/>
        </w:rPr>
        <w:t>I</w:t>
      </w:r>
      <w:r w:rsidR="007819D7">
        <w:rPr>
          <w:i/>
          <w:iCs/>
        </w:rPr>
        <w:t xml:space="preserve"> </w:t>
      </w:r>
      <w:r w:rsidR="007819D7" w:rsidRPr="00F6366A">
        <w:t>(</w:t>
      </w:r>
      <w:r w:rsidR="007819D7">
        <w:t xml:space="preserve">for </w:t>
      </w:r>
      <w:proofErr w:type="spellStart"/>
      <w:r w:rsidR="00DF4DED">
        <w:t>b</w:t>
      </w:r>
      <w:r w:rsidR="00EE5D01">
        <w:t>u</w:t>
      </w:r>
      <w:r w:rsidR="00DF4DED">
        <w:t>mpless</w:t>
      </w:r>
      <w:proofErr w:type="spellEnd"/>
      <w:r w:rsidR="00DF4DED">
        <w:t xml:space="preserve"> </w:t>
      </w:r>
      <w:r w:rsidR="007819D7" w:rsidRPr="00F6366A">
        <w:t xml:space="preserve">Q2dPLC initialization) </w:t>
      </w:r>
      <w:r w:rsidR="007819D7">
        <w:t xml:space="preserve">and decrease with the step </w:t>
      </w:r>
      <w:proofErr w:type="spellStart"/>
      <w:r w:rsidR="007819D7">
        <w:rPr>
          <w:rFonts w:cs="Times"/>
          <w:i/>
          <w:iCs/>
        </w:rPr>
        <w:t>Δ</w:t>
      </w:r>
      <w:r w:rsidR="007819D7">
        <w:rPr>
          <w:i/>
          <w:iCs/>
        </w:rPr>
        <w:t>T</w:t>
      </w:r>
      <w:r w:rsidR="007819D7">
        <w:rPr>
          <w:i/>
          <w:iCs/>
          <w:vertAlign w:val="subscript"/>
        </w:rPr>
        <w:t>e</w:t>
      </w:r>
      <w:proofErr w:type="spellEnd"/>
      <w:r w:rsidR="007819D7">
        <w:t xml:space="preserve"> </w:t>
      </w:r>
      <w:r w:rsidR="007819D7">
        <w:t xml:space="preserve">to </w:t>
      </w:r>
      <w:proofErr w:type="spellStart"/>
      <w:r w:rsidR="007819D7">
        <w:rPr>
          <w:i/>
          <w:iCs/>
        </w:rPr>
        <w:t>T</w:t>
      </w:r>
      <w:r w:rsidR="007819D7" w:rsidRPr="00F6366A">
        <w:rPr>
          <w:i/>
          <w:iCs/>
          <w:vertAlign w:val="subscript"/>
        </w:rPr>
        <w:t>e</w:t>
      </w:r>
      <w:proofErr w:type="spellEnd"/>
      <w:r w:rsidR="007819D7">
        <w:t xml:space="preserve"> = </w:t>
      </w:r>
      <m:oMath>
        <m:sSubSup>
          <m:sSubSupPr>
            <m:ctrlPr>
              <w:rPr>
                <w:rFonts w:ascii="Cambria Math" w:hAnsi="Cambria Math"/>
                <w:i/>
              </w:rPr>
            </m:ctrlPr>
          </m:sSubSupPr>
          <m:e>
            <m:r>
              <w:rPr>
                <w:rFonts w:ascii="Cambria Math" w:hAnsi="Cambria Math"/>
              </w:rPr>
              <m:t>T</m:t>
            </m:r>
          </m:e>
          <m:sub>
            <m:r>
              <w:rPr>
                <w:rFonts w:ascii="Cambria Math" w:hAnsi="Cambria Math"/>
              </w:rPr>
              <m:t>e</m:t>
            </m:r>
          </m:sub>
          <m:sup>
            <m:r>
              <w:rPr>
                <w:rFonts w:ascii="Cambria Math" w:hAnsi="Cambria Math"/>
              </w:rPr>
              <m:t>goal</m:t>
            </m:r>
          </m:sup>
        </m:sSubSup>
      </m:oMath>
      <w:r w:rsidR="00DF4DED">
        <w:t>.</w:t>
      </w:r>
    </w:p>
    <w:p w14:paraId="65EFFE3C" w14:textId="29FF0B2A" w:rsidR="00374721" w:rsidRDefault="009F0A00" w:rsidP="007819D7">
      <w:pPr>
        <w:pStyle w:val="PARAIndent"/>
        <w:rPr>
          <w:szCs w:val="24"/>
        </w:rPr>
      </w:pPr>
      <w:r>
        <w:t>Note that</w:t>
      </w:r>
      <w:r w:rsidR="00DF4DED">
        <w:t xml:space="preserve"> </w:t>
      </w:r>
      <w:r w:rsidR="00374721">
        <w:t xml:space="preserve">even after long learning, </w:t>
      </w:r>
      <w:r w:rsidR="00DF4DED">
        <w:t xml:space="preserve">it is difficult to ensure </w:t>
      </w:r>
      <w:r w:rsidR="00374721">
        <w:t xml:space="preserve">accurate </w:t>
      </w:r>
      <w:proofErr w:type="gramStart"/>
      <w:r w:rsidR="00DF4DED">
        <w:t>closed-loop</w:t>
      </w:r>
      <w:proofErr w:type="gramEnd"/>
      <w:r w:rsidR="00DF4DED">
        <w:t xml:space="preserve"> tracking </w:t>
      </w:r>
      <w:r w:rsidR="00374721">
        <w:t xml:space="preserve">with the target trajectory </w:t>
      </w:r>
      <m:oMath>
        <m:sSubSup>
          <m:sSubSupPr>
            <m:ctrlPr>
              <w:rPr>
                <w:rFonts w:ascii="Cambria Math" w:hAnsi="Cambria Math"/>
                <w:i/>
              </w:rPr>
            </m:ctrlPr>
          </m:sSubSupPr>
          <m:e>
            <m:r>
              <w:rPr>
                <w:rFonts w:ascii="Cambria Math" w:hAnsi="Cambria Math"/>
              </w:rPr>
              <m:t>T</m:t>
            </m:r>
          </m:e>
          <m:sub>
            <m:r>
              <w:rPr>
                <w:rFonts w:ascii="Cambria Math" w:hAnsi="Cambria Math"/>
              </w:rPr>
              <m:t>e</m:t>
            </m:r>
          </m:sub>
          <m:sup>
            <m:r>
              <w:rPr>
                <w:rFonts w:ascii="Cambria Math" w:hAnsi="Cambria Math"/>
              </w:rPr>
              <m:t>goal</m:t>
            </m:r>
          </m:sup>
        </m:sSubSup>
      </m:oMath>
      <w:r w:rsidR="00374721">
        <w:t xml:space="preserve"> for processes with</w:t>
      </w:r>
      <w:del w:id="41" w:author="Bogdan Gabrys" w:date="2025-05-13T12:59:00Z" w16du:dateUtc="2025-05-13T02:59:00Z">
        <w:r w:rsidR="00374721" w:rsidDel="00A70535">
          <w:delText xml:space="preserve"> the</w:delText>
        </w:r>
      </w:del>
      <w:r w:rsidR="00374721">
        <w:t xml:space="preserve"> more complex dynamics. Thus, the learning process is supervised by introducing the percentage trajectory completion </w:t>
      </w:r>
      <w:r w:rsidR="00374721" w:rsidRPr="00194D01">
        <w:rPr>
          <w:i/>
          <w:iCs/>
        </w:rPr>
        <w:t>PTC</w:t>
      </w:r>
      <w:r w:rsidR="00374721">
        <w:t>(</w:t>
      </w:r>
      <w:proofErr w:type="spellStart"/>
      <w:r w:rsidR="00374721">
        <w:rPr>
          <w:i/>
          <w:iCs/>
        </w:rPr>
        <w:t>T</w:t>
      </w:r>
      <w:r w:rsidR="00374721">
        <w:rPr>
          <w:i/>
          <w:iCs/>
          <w:vertAlign w:val="subscript"/>
        </w:rPr>
        <w:t>e</w:t>
      </w:r>
      <w:proofErr w:type="spellEnd"/>
      <w:r w:rsidR="00374721">
        <w:t xml:space="preserve">) being the function of the current </w:t>
      </w:r>
      <w:proofErr w:type="spellStart"/>
      <w:r w:rsidR="00374721">
        <w:rPr>
          <w:i/>
          <w:iCs/>
          <w:szCs w:val="24"/>
        </w:rPr>
        <w:t>T</w:t>
      </w:r>
      <w:r w:rsidR="00374721">
        <w:rPr>
          <w:i/>
          <w:iCs/>
          <w:szCs w:val="24"/>
          <w:vertAlign w:val="subscript"/>
        </w:rPr>
        <w:t>e</w:t>
      </w:r>
      <w:proofErr w:type="spellEnd"/>
      <w:r w:rsidR="00374721">
        <w:rPr>
          <w:szCs w:val="24"/>
        </w:rPr>
        <w:t xml:space="preserve"> value and indicating the progress of the learning process. Its achievable value varies from </w:t>
      </w:r>
      <w:r w:rsidR="00374721">
        <w:rPr>
          <w:rFonts w:ascii="Times New Roman" w:hAnsi="Times New Roman"/>
          <w:szCs w:val="24"/>
        </w:rPr>
        <w:t>≈</w:t>
      </w:r>
      <w:r w:rsidR="00374721">
        <w:rPr>
          <w:szCs w:val="24"/>
        </w:rPr>
        <w:t xml:space="preserve"> 100% for simple first order process to much lower values </w:t>
      </w:r>
      <w:r w:rsidR="00374721">
        <w:rPr>
          <w:rFonts w:ascii="Times New Roman" w:hAnsi="Times New Roman"/>
          <w:szCs w:val="24"/>
        </w:rPr>
        <w:t xml:space="preserve">(between 20% and 40%) depending on the complexity of the process dynamics and </w:t>
      </w:r>
      <w:ins w:id="42" w:author="Bogdan Gabrys" w:date="2025-05-13T13:00:00Z" w16du:dateUtc="2025-05-13T03:00:00Z">
        <w:r w:rsidR="00D41889">
          <w:rPr>
            <w:rFonts w:ascii="Times New Roman" w:hAnsi="Times New Roman"/>
            <w:szCs w:val="24"/>
          </w:rPr>
          <w:t xml:space="preserve">how </w:t>
        </w:r>
      </w:ins>
      <w:r w:rsidR="00374721">
        <w:rPr>
          <w:rFonts w:ascii="Times New Roman" w:hAnsi="Times New Roman"/>
          <w:szCs w:val="24"/>
        </w:rPr>
        <w:t>aggressiv</w:t>
      </w:r>
      <w:ins w:id="43" w:author="Bogdan Gabrys" w:date="2025-05-13T13:00:00Z" w16du:dateUtc="2025-05-13T03:00:00Z">
        <w:r w:rsidR="00D41889">
          <w:rPr>
            <w:rFonts w:ascii="Times New Roman" w:hAnsi="Times New Roman"/>
            <w:szCs w:val="24"/>
          </w:rPr>
          <w:t>e</w:t>
        </w:r>
      </w:ins>
      <w:del w:id="44" w:author="Bogdan Gabrys" w:date="2025-05-13T13:00:00Z" w16du:dateUtc="2025-05-13T03:00:00Z">
        <w:r w:rsidR="00374721" w:rsidDel="007A2612">
          <w:rPr>
            <w:rFonts w:ascii="Times New Roman" w:hAnsi="Times New Roman"/>
            <w:szCs w:val="24"/>
          </w:rPr>
          <w:delText>ity</w:delText>
        </w:r>
      </w:del>
      <w:r w:rsidR="00374721">
        <w:rPr>
          <w:rFonts w:ascii="Times New Roman" w:hAnsi="Times New Roman"/>
          <w:szCs w:val="24"/>
        </w:rPr>
        <w:t xml:space="preserve"> </w:t>
      </w:r>
      <w:del w:id="45" w:author="Bogdan Gabrys" w:date="2025-05-13T13:00:00Z" w16du:dateUtc="2025-05-13T03:00:00Z">
        <w:r w:rsidR="00374721" w:rsidDel="00D41889">
          <w:rPr>
            <w:rFonts w:ascii="Times New Roman" w:hAnsi="Times New Roman"/>
            <w:szCs w:val="24"/>
          </w:rPr>
          <w:delText xml:space="preserve">of </w:delText>
        </w:r>
      </w:del>
      <w:r w:rsidR="00374721">
        <w:rPr>
          <w:rFonts w:ascii="Times New Roman" w:hAnsi="Times New Roman"/>
          <w:szCs w:val="24"/>
        </w:rPr>
        <w:t xml:space="preserve">the current target trajectory defined by the current </w:t>
      </w:r>
      <w:proofErr w:type="spellStart"/>
      <w:r w:rsidR="00374721">
        <w:rPr>
          <w:i/>
          <w:iCs/>
          <w:szCs w:val="24"/>
        </w:rPr>
        <w:t>T</w:t>
      </w:r>
      <w:r w:rsidR="00374721">
        <w:rPr>
          <w:i/>
          <w:iCs/>
          <w:szCs w:val="24"/>
          <w:vertAlign w:val="subscript"/>
        </w:rPr>
        <w:t>e</w:t>
      </w:r>
      <w:proofErr w:type="spellEnd"/>
      <w:r w:rsidR="00374721">
        <w:rPr>
          <w:szCs w:val="24"/>
        </w:rPr>
        <w:t xml:space="preserve"> value</w:t>
      </w:r>
      <w:ins w:id="46" w:author="Bogdan Gabrys" w:date="2025-05-13T13:00:00Z" w16du:dateUtc="2025-05-13T03:00:00Z">
        <w:r w:rsidR="00D41889">
          <w:rPr>
            <w:szCs w:val="24"/>
          </w:rPr>
          <w:t xml:space="preserve"> is</w:t>
        </w:r>
      </w:ins>
      <w:r w:rsidR="00374721">
        <w:rPr>
          <w:szCs w:val="24"/>
        </w:rPr>
        <w:t>.</w:t>
      </w:r>
    </w:p>
    <w:p w14:paraId="02F382E2" w14:textId="69FFE065" w:rsidR="003D44CF" w:rsidRDefault="003C462D" w:rsidP="007819D7">
      <w:pPr>
        <w:pStyle w:val="PARAIndent"/>
      </w:pPr>
      <w:r>
        <w:rPr>
          <w:szCs w:val="24"/>
        </w:rPr>
        <w:t xml:space="preserve">The computation of the current value of </w:t>
      </w:r>
      <w:r w:rsidRPr="003C462D">
        <w:rPr>
          <w:i/>
          <w:iCs/>
          <w:szCs w:val="24"/>
        </w:rPr>
        <w:t>PTC</w:t>
      </w:r>
      <w:r>
        <w:rPr>
          <w:szCs w:val="24"/>
        </w:rPr>
        <w:t xml:space="preserve"> is based on collecting the information of </w:t>
      </w:r>
      <w:ins w:id="47" w:author="Bogdan Gabrys" w:date="2025-05-13T13:01:00Z" w16du:dateUtc="2025-05-13T03:01:00Z">
        <w:r w:rsidR="00982DC8">
          <w:rPr>
            <w:szCs w:val="24"/>
          </w:rPr>
          <w:t xml:space="preserve">the level of </w:t>
        </w:r>
      </w:ins>
      <w:r>
        <w:rPr>
          <w:szCs w:val="24"/>
        </w:rPr>
        <w:t xml:space="preserve">completion </w:t>
      </w:r>
      <w:ins w:id="48" w:author="Bogdan Gabrys" w:date="2025-05-13T13:01:00Z" w16du:dateUtc="2025-05-13T03:01:00Z">
        <w:r w:rsidR="00982DC8">
          <w:rPr>
            <w:szCs w:val="24"/>
          </w:rPr>
          <w:t xml:space="preserve">of </w:t>
        </w:r>
      </w:ins>
      <w:r>
        <w:rPr>
          <w:szCs w:val="24"/>
        </w:rPr>
        <w:t xml:space="preserve">the target trajectory. This information is coded by </w:t>
      </w:r>
      <w:r w:rsidR="00C90E38">
        <w:rPr>
          <w:szCs w:val="24"/>
        </w:rPr>
        <w:t xml:space="preserve">the </w:t>
      </w:r>
      <w:r>
        <w:rPr>
          <w:szCs w:val="24"/>
        </w:rPr>
        <w:t xml:space="preserve">value </w:t>
      </w:r>
      <w:r w:rsidR="00C90E38">
        <w:rPr>
          <w:szCs w:val="24"/>
        </w:rPr>
        <w:t>“</w:t>
      </w:r>
      <w:r>
        <w:rPr>
          <w:szCs w:val="24"/>
        </w:rPr>
        <w:t>1</w:t>
      </w:r>
      <w:r w:rsidR="00C90E38">
        <w:rPr>
          <w:szCs w:val="24"/>
        </w:rPr>
        <w:t>”</w:t>
      </w:r>
      <w:r>
        <w:rPr>
          <w:szCs w:val="24"/>
        </w:rPr>
        <w:t xml:space="preserve"> (</w:t>
      </w:r>
      <w:r w:rsidR="00C90E38">
        <w:rPr>
          <w:szCs w:val="24"/>
        </w:rPr>
        <w:t xml:space="preserve">“true” </w:t>
      </w:r>
      <w:r>
        <w:rPr>
          <w:szCs w:val="24"/>
        </w:rPr>
        <w:t xml:space="preserve">for being in the target state </w:t>
      </w:r>
      <w:r>
        <w:rPr>
          <w:i/>
          <w:iCs/>
          <w:szCs w:val="24"/>
        </w:rPr>
        <w:t>S</w:t>
      </w:r>
      <w:r>
        <w:rPr>
          <w:i/>
          <w:iCs/>
          <w:szCs w:val="24"/>
          <w:vertAlign w:val="subscript"/>
        </w:rPr>
        <w:t>0</w:t>
      </w:r>
      <w:r>
        <w:rPr>
          <w:szCs w:val="24"/>
        </w:rPr>
        <w:t xml:space="preserve">) and </w:t>
      </w:r>
      <w:r w:rsidR="00C90E38">
        <w:rPr>
          <w:szCs w:val="24"/>
        </w:rPr>
        <w:t xml:space="preserve">the </w:t>
      </w:r>
      <w:r>
        <w:rPr>
          <w:szCs w:val="24"/>
        </w:rPr>
        <w:t xml:space="preserve">value </w:t>
      </w:r>
      <w:r w:rsidR="00C90E38">
        <w:rPr>
          <w:szCs w:val="24"/>
        </w:rPr>
        <w:t>“</w:t>
      </w:r>
      <w:r>
        <w:rPr>
          <w:szCs w:val="24"/>
        </w:rPr>
        <w:t>0</w:t>
      </w:r>
      <w:r w:rsidR="00C90E38">
        <w:rPr>
          <w:szCs w:val="24"/>
        </w:rPr>
        <w:t>”</w:t>
      </w:r>
      <w:r>
        <w:rPr>
          <w:szCs w:val="24"/>
        </w:rPr>
        <w:t xml:space="preserve"> (</w:t>
      </w:r>
      <w:r w:rsidR="00C90E38">
        <w:rPr>
          <w:szCs w:val="24"/>
        </w:rPr>
        <w:t xml:space="preserve">“false” </w:t>
      </w:r>
      <w:r>
        <w:rPr>
          <w:szCs w:val="24"/>
        </w:rPr>
        <w:t>for</w:t>
      </w:r>
      <w:r w:rsidR="00C90E38">
        <w:rPr>
          <w:szCs w:val="24"/>
        </w:rPr>
        <w:t xml:space="preserve"> not being there</w:t>
      </w:r>
      <w:r>
        <w:rPr>
          <w:szCs w:val="24"/>
        </w:rPr>
        <w:t xml:space="preserve">). </w:t>
      </w:r>
      <w:r w:rsidR="00C90E38">
        <w:rPr>
          <w:szCs w:val="24"/>
        </w:rPr>
        <w:t xml:space="preserve">These values are set at each sampling instant but only when the closed-loop system is in transients (for steady state with </w:t>
      </w:r>
      <m:oMath>
        <m:d>
          <m:dPr>
            <m:begChr m:val="|"/>
            <m:endChr m:val="|"/>
            <m:ctrlPr>
              <w:rPr>
                <w:rFonts w:ascii="Cambria Math" w:hAnsi="Cambria Math"/>
                <w:i/>
                <w:iCs/>
                <w:szCs w:val="24"/>
              </w:rPr>
            </m:ctrlPr>
          </m:dPr>
          <m:e>
            <m:r>
              <w:rPr>
                <w:rFonts w:ascii="Cambria Math" w:hAnsi="Cambria Math"/>
                <w:szCs w:val="24"/>
              </w:rPr>
              <m:t>e</m:t>
            </m:r>
          </m:e>
        </m:d>
        <m:r>
          <w:rPr>
            <w:rFonts w:ascii="Cambria Math" w:hAnsi="Cambria Math"/>
            <w:szCs w:val="24"/>
          </w:rPr>
          <m:t>≤prec</m:t>
        </m:r>
      </m:oMath>
      <w:r w:rsidR="00C90E38">
        <w:rPr>
          <w:szCs w:val="24"/>
        </w:rPr>
        <w:t xml:space="preserve"> the values “1” are always expected and they are not considered to avoid in</w:t>
      </w:r>
      <w:r w:rsidR="00D10A36">
        <w:rPr>
          <w:szCs w:val="24"/>
        </w:rPr>
        <w:t>correct</w:t>
      </w:r>
      <w:r w:rsidR="00C90E38">
        <w:rPr>
          <w:szCs w:val="24"/>
        </w:rPr>
        <w:t xml:space="preserve"> computation of </w:t>
      </w:r>
      <w:r w:rsidR="00C90E38" w:rsidRPr="003C462D">
        <w:rPr>
          <w:i/>
          <w:iCs/>
          <w:szCs w:val="24"/>
        </w:rPr>
        <w:t>PTC</w:t>
      </w:r>
      <w:r w:rsidR="00C90E38">
        <w:rPr>
          <w:szCs w:val="24"/>
        </w:rPr>
        <w:t>).</w:t>
      </w:r>
      <w:r w:rsidR="007C4C99">
        <w:rPr>
          <w:szCs w:val="24"/>
        </w:rPr>
        <w:t xml:space="preserve"> The set values “0”/”1” are collected into a vector of a specific length</w:t>
      </w:r>
      <w:r w:rsidR="00CE5DDA">
        <w:rPr>
          <w:szCs w:val="24"/>
        </w:rPr>
        <w:t xml:space="preserve">. </w:t>
      </w:r>
      <w:r w:rsidR="005C741F">
        <w:rPr>
          <w:szCs w:val="24"/>
        </w:rPr>
        <w:t xml:space="preserve">When the vector is </w:t>
      </w:r>
      <w:proofErr w:type="gramStart"/>
      <w:r w:rsidR="005C741F">
        <w:rPr>
          <w:szCs w:val="24"/>
        </w:rPr>
        <w:t>completely filled</w:t>
      </w:r>
      <w:proofErr w:type="gramEnd"/>
      <w:r w:rsidR="005C741F">
        <w:rPr>
          <w:szCs w:val="24"/>
        </w:rPr>
        <w:t xml:space="preserve">, the value of </w:t>
      </w:r>
      <w:r w:rsidR="005C741F">
        <w:rPr>
          <w:i/>
          <w:iCs/>
          <w:szCs w:val="24"/>
        </w:rPr>
        <w:t>PTC</w:t>
      </w:r>
      <w:r w:rsidR="005C741F">
        <w:rPr>
          <w:szCs w:val="24"/>
        </w:rPr>
        <w:t>(</w:t>
      </w:r>
      <w:proofErr w:type="spellStart"/>
      <w:r w:rsidR="005C741F">
        <w:rPr>
          <w:i/>
          <w:iCs/>
          <w:szCs w:val="24"/>
        </w:rPr>
        <w:t>T</w:t>
      </w:r>
      <w:r w:rsidR="005C741F">
        <w:rPr>
          <w:i/>
          <w:iCs/>
          <w:szCs w:val="24"/>
          <w:vertAlign w:val="subscript"/>
        </w:rPr>
        <w:t>e</w:t>
      </w:r>
      <w:proofErr w:type="spellEnd"/>
      <w:r w:rsidR="005C741F">
        <w:rPr>
          <w:szCs w:val="24"/>
        </w:rPr>
        <w:t>) is computed as the arithmetic mean of all vector elements</w:t>
      </w:r>
      <w:r w:rsidR="002B5FD7">
        <w:rPr>
          <w:szCs w:val="24"/>
        </w:rPr>
        <w:t xml:space="preserve"> and the vector is emptied for next calculations</w:t>
      </w:r>
      <w:r w:rsidR="005C741F">
        <w:rPr>
          <w:szCs w:val="24"/>
        </w:rPr>
        <w:t xml:space="preserve">. The newly computed </w:t>
      </w:r>
      <w:r w:rsidR="005C741F" w:rsidRPr="003C462D">
        <w:rPr>
          <w:i/>
          <w:iCs/>
          <w:szCs w:val="24"/>
        </w:rPr>
        <w:t>PTC</w:t>
      </w:r>
      <w:r w:rsidR="005C741F">
        <w:rPr>
          <w:szCs w:val="24"/>
        </w:rPr>
        <w:t xml:space="preserve"> value is filtered using </w:t>
      </w:r>
      <w:r w:rsidR="005C741F" w:rsidRPr="005C741F">
        <w:rPr>
          <w:color w:val="FF0000"/>
          <w:szCs w:val="24"/>
          <w:highlight w:val="yellow"/>
        </w:rPr>
        <w:t>XXXXXX []</w:t>
      </w:r>
      <w:r w:rsidR="005C741F">
        <w:rPr>
          <w:szCs w:val="24"/>
        </w:rPr>
        <w:t xml:space="preserve">, which provides smoothed values of </w:t>
      </w:r>
      <w:r w:rsidR="005C741F" w:rsidRPr="005C741F">
        <w:rPr>
          <w:i/>
          <w:iCs/>
          <w:szCs w:val="24"/>
        </w:rPr>
        <w:t>PTC</w:t>
      </w:r>
      <w:r w:rsidR="005C741F">
        <w:rPr>
          <w:szCs w:val="24"/>
        </w:rPr>
        <w:t xml:space="preserve"> and its time derivative.</w:t>
      </w:r>
      <w:r w:rsidR="002B5FD7">
        <w:rPr>
          <w:szCs w:val="24"/>
        </w:rPr>
        <w:t xml:space="preserve"> </w:t>
      </w:r>
      <w:r w:rsidR="003D44CF">
        <w:rPr>
          <w:szCs w:val="24"/>
        </w:rPr>
        <w:t xml:space="preserve">Each decrement of </w:t>
      </w:r>
      <w:proofErr w:type="spellStart"/>
      <w:r w:rsidR="003D44CF">
        <w:rPr>
          <w:i/>
          <w:iCs/>
          <w:szCs w:val="24"/>
        </w:rPr>
        <w:t>T</w:t>
      </w:r>
      <w:r w:rsidR="003D44CF">
        <w:rPr>
          <w:i/>
          <w:iCs/>
          <w:szCs w:val="24"/>
          <w:vertAlign w:val="subscript"/>
        </w:rPr>
        <w:t>e</w:t>
      </w:r>
      <w:proofErr w:type="spellEnd"/>
      <w:r w:rsidR="003D44CF">
        <w:rPr>
          <w:szCs w:val="24"/>
        </w:rPr>
        <w:t xml:space="preserve"> value is applied when </w:t>
      </w:r>
      <w:r w:rsidR="003D44CF" w:rsidRPr="00194D01">
        <w:rPr>
          <w:i/>
          <w:iCs/>
        </w:rPr>
        <w:t>PTC</w:t>
      </w:r>
      <w:r w:rsidR="003D44CF">
        <w:t>(</w:t>
      </w:r>
      <w:proofErr w:type="spellStart"/>
      <w:r w:rsidR="003D44CF">
        <w:rPr>
          <w:i/>
          <w:iCs/>
        </w:rPr>
        <w:t>T</w:t>
      </w:r>
      <w:r w:rsidR="003D44CF">
        <w:rPr>
          <w:i/>
          <w:iCs/>
          <w:vertAlign w:val="subscript"/>
        </w:rPr>
        <w:t>e</w:t>
      </w:r>
      <w:proofErr w:type="spellEnd"/>
      <w:r w:rsidR="003D44CF">
        <w:t xml:space="preserve">) does not change significantly (its time derivative is within acceptable e.g. </w:t>
      </w:r>
      <w:r w:rsidR="003D44CF">
        <w:rPr>
          <w:rFonts w:cs="Times"/>
        </w:rPr>
        <w:t>±</w:t>
      </w:r>
      <w:r w:rsidR="003D44CF">
        <w:t xml:space="preserve">5%) and </w:t>
      </w:r>
      <w:r w:rsidR="003D44CF" w:rsidRPr="003C462D">
        <w:rPr>
          <w:i/>
          <w:iCs/>
          <w:szCs w:val="24"/>
        </w:rPr>
        <w:t>PTC</w:t>
      </w:r>
      <w:r w:rsidR="003D44CF">
        <w:rPr>
          <w:szCs w:val="24"/>
        </w:rPr>
        <w:t xml:space="preserve"> value drops below the assumed threshold (e.g. when </w:t>
      </w:r>
      <w:r w:rsidR="003D44CF" w:rsidRPr="00194D01">
        <w:rPr>
          <w:i/>
          <w:iCs/>
        </w:rPr>
        <w:t>PTC</w:t>
      </w:r>
      <w:r w:rsidR="003D44CF">
        <w:t>(</w:t>
      </w:r>
      <w:proofErr w:type="spellStart"/>
      <w:r w:rsidR="003D44CF">
        <w:rPr>
          <w:i/>
          <w:iCs/>
        </w:rPr>
        <w:t>T</w:t>
      </w:r>
      <w:r w:rsidR="003D44CF">
        <w:rPr>
          <w:i/>
          <w:iCs/>
          <w:vertAlign w:val="subscript"/>
        </w:rPr>
        <w:t>e</w:t>
      </w:r>
      <w:proofErr w:type="spellEnd"/>
      <w:r w:rsidR="003D44CF">
        <w:t xml:space="preserve">) &lt; 25%). </w:t>
      </w:r>
      <w:proofErr w:type="gramStart"/>
      <w:r w:rsidR="003D44CF">
        <w:t>Thus</w:t>
      </w:r>
      <w:proofErr w:type="gramEnd"/>
      <w:r w:rsidR="003D44CF">
        <w:t xml:space="preserve"> the decrement of </w:t>
      </w:r>
      <w:proofErr w:type="spellStart"/>
      <w:r w:rsidR="003D44CF">
        <w:rPr>
          <w:i/>
          <w:iCs/>
          <w:szCs w:val="24"/>
        </w:rPr>
        <w:t>T</w:t>
      </w:r>
      <w:r w:rsidR="003D44CF">
        <w:rPr>
          <w:i/>
          <w:iCs/>
          <w:szCs w:val="24"/>
          <w:vertAlign w:val="subscript"/>
        </w:rPr>
        <w:t>e</w:t>
      </w:r>
      <w:proofErr w:type="spellEnd"/>
      <w:r w:rsidR="003D44CF">
        <w:rPr>
          <w:szCs w:val="24"/>
        </w:rPr>
        <w:t xml:space="preserve"> is interrupted not only when its value reaches </w:t>
      </w:r>
      <m:oMath>
        <m:sSubSup>
          <m:sSubSupPr>
            <m:ctrlPr>
              <w:rPr>
                <w:rFonts w:ascii="Cambria Math" w:hAnsi="Cambria Math"/>
                <w:i/>
              </w:rPr>
            </m:ctrlPr>
          </m:sSubSupPr>
          <m:e>
            <m:r>
              <w:rPr>
                <w:rFonts w:ascii="Cambria Math" w:hAnsi="Cambria Math"/>
              </w:rPr>
              <m:t>T</m:t>
            </m:r>
          </m:e>
          <m:sub>
            <m:r>
              <w:rPr>
                <w:rFonts w:ascii="Cambria Math" w:hAnsi="Cambria Math"/>
              </w:rPr>
              <m:t>e</m:t>
            </m:r>
          </m:sub>
          <m:sup>
            <m:r>
              <w:rPr>
                <w:rFonts w:ascii="Cambria Math" w:hAnsi="Cambria Math"/>
              </w:rPr>
              <m:t>goal</m:t>
            </m:r>
          </m:sup>
        </m:sSubSup>
      </m:oMath>
      <w:r w:rsidR="003D44CF">
        <w:t xml:space="preserve"> (which takes place only for processes with simple dynamics and/or not aggressive target trajectory </w:t>
      </w:r>
      <m:oMath>
        <m:sSubSup>
          <m:sSubSupPr>
            <m:ctrlPr>
              <w:rPr>
                <w:rFonts w:ascii="Cambria Math" w:hAnsi="Cambria Math"/>
                <w:i/>
              </w:rPr>
            </m:ctrlPr>
          </m:sSubSupPr>
          <m:e>
            <m:r>
              <w:rPr>
                <w:rFonts w:ascii="Cambria Math" w:hAnsi="Cambria Math"/>
              </w:rPr>
              <m:t>T</m:t>
            </m:r>
          </m:e>
          <m:sub>
            <m:r>
              <w:rPr>
                <w:rFonts w:ascii="Cambria Math" w:hAnsi="Cambria Math"/>
              </w:rPr>
              <m:t>e</m:t>
            </m:r>
          </m:sub>
          <m:sup>
            <m:r>
              <w:rPr>
                <w:rFonts w:ascii="Cambria Math" w:hAnsi="Cambria Math"/>
              </w:rPr>
              <m:t>goal</m:t>
            </m:r>
          </m:sup>
        </m:sSubSup>
      </m:oMath>
      <w:r w:rsidR="003D44CF">
        <w:t xml:space="preserve">). This decrement stops also when </w:t>
      </w:r>
      <w:r w:rsidR="003D44CF" w:rsidRPr="003D44CF">
        <w:rPr>
          <w:i/>
          <w:iCs/>
        </w:rPr>
        <w:t>PTC</w:t>
      </w:r>
      <w:r w:rsidR="003D44CF">
        <w:t xml:space="preserve"> reaches </w:t>
      </w:r>
      <w:commentRangeStart w:id="49"/>
      <w:r w:rsidR="003D44CF">
        <w:t xml:space="preserve">its highest </w:t>
      </w:r>
      <w:r w:rsidR="00152F06">
        <w:t xml:space="preserve">value </w:t>
      </w:r>
      <w:r w:rsidR="00215BCC">
        <w:t>achievable</w:t>
      </w:r>
      <w:commentRangeEnd w:id="49"/>
      <w:r w:rsidR="00B16B66">
        <w:rPr>
          <w:rStyle w:val="CommentReference"/>
          <w:rFonts w:ascii="Times New Roman" w:hAnsi="Times New Roman"/>
        </w:rPr>
        <w:commentReference w:id="49"/>
      </w:r>
      <w:r w:rsidR="00215BCC">
        <w:t xml:space="preserve"> </w:t>
      </w:r>
      <w:r w:rsidR="00152F06">
        <w:t>for a specific process with more complex dynamics.</w:t>
      </w:r>
    </w:p>
    <w:p w14:paraId="23C0F3D3" w14:textId="77777777" w:rsidR="00824F3E" w:rsidRDefault="00824F3E" w:rsidP="007819D7">
      <w:pPr>
        <w:pStyle w:val="PARAIndent"/>
      </w:pPr>
    </w:p>
    <w:p w14:paraId="0943DECD" w14:textId="77777777" w:rsidR="00824F3E" w:rsidRPr="00CB54EE" w:rsidRDefault="00824F3E" w:rsidP="00824F3E">
      <w:pPr>
        <w:pStyle w:val="PARAIndent"/>
        <w:ind w:firstLine="0"/>
        <w:rPr>
          <w:i/>
          <w:iCs/>
          <w:u w:val="single"/>
        </w:rPr>
      </w:pPr>
      <w:r w:rsidRPr="00CB54EE">
        <w:rPr>
          <w:i/>
          <w:iCs/>
          <w:u w:val="single"/>
        </w:rPr>
        <w:t xml:space="preserve">LISTING </w:t>
      </w:r>
      <w:r>
        <w:rPr>
          <w:i/>
          <w:iCs/>
          <w:u w:val="single"/>
        </w:rPr>
        <w:t>1</w:t>
      </w:r>
    </w:p>
    <w:p w14:paraId="0BC704C4" w14:textId="77777777" w:rsidR="00824F3E" w:rsidRPr="00D03D5A" w:rsidRDefault="00824F3E" w:rsidP="00824F3E">
      <w:pPr>
        <w:ind w:left="709" w:hanging="709"/>
        <w:rPr>
          <w:rFonts w:eastAsiaTheme="minorEastAsia"/>
          <w:iCs/>
          <w:szCs w:val="24"/>
        </w:rPr>
      </w:pPr>
      <w:r w:rsidRPr="007D5F79">
        <w:rPr>
          <w:rFonts w:eastAsiaTheme="minorEastAsia"/>
          <w:b/>
          <w:bCs/>
        </w:rPr>
        <w:t>determine current state</w:t>
      </w:r>
      <w:r>
        <w:rPr>
          <w:rFonts w:eastAsiaTheme="minorEastAsia"/>
        </w:rPr>
        <w:t xml:space="preserve"> </w:t>
      </w: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szCs w:val="24"/>
          </w:rPr>
          <m:t>F</m:t>
        </m:r>
        <m:d>
          <m:dPr>
            <m:ctrlPr>
              <w:rPr>
                <w:rFonts w:ascii="Cambria Math" w:hAnsi="Cambria Math"/>
                <w:i/>
                <w:iCs/>
                <w:szCs w:val="24"/>
              </w:rPr>
            </m:ctrlPr>
          </m:dPr>
          <m:e>
            <m:r>
              <w:rPr>
                <w:rFonts w:ascii="Cambria Math" w:hAnsi="Cambria Math"/>
                <w:szCs w:val="24"/>
              </w:rPr>
              <m:t>e</m:t>
            </m:r>
            <m:d>
              <m:dPr>
                <m:ctrlPr>
                  <w:rPr>
                    <w:rFonts w:ascii="Cambria Math" w:hAnsi="Cambria Math"/>
                    <w:i/>
                  </w:rPr>
                </m:ctrlPr>
              </m:dPr>
              <m:e>
                <m:r>
                  <w:rPr>
                    <w:rFonts w:ascii="Cambria Math" w:hAnsi="Cambria Math"/>
                  </w:rPr>
                  <m:t>t</m:t>
                </m:r>
              </m:e>
            </m:d>
            <m:r>
              <w:rPr>
                <w:rFonts w:ascii="Cambria Math" w:hAnsi="Cambria Math"/>
                <w:szCs w:val="24"/>
              </w:rPr>
              <m:t>,</m:t>
            </m:r>
            <m:acc>
              <m:accPr>
                <m:chr m:val="̇"/>
                <m:ctrlPr>
                  <w:rPr>
                    <w:rFonts w:ascii="Cambria Math" w:hAnsi="Cambria Math"/>
                    <w:i/>
                  </w:rPr>
                </m:ctrlPr>
              </m:accPr>
              <m:e>
                <m:r>
                  <w:rPr>
                    <w:rFonts w:ascii="Cambria Math" w:hAnsi="Cambria Math"/>
                  </w:rPr>
                  <m:t>e</m:t>
                </m:r>
              </m:e>
            </m:acc>
            <m:d>
              <m:dPr>
                <m:ctrlPr>
                  <w:rPr>
                    <w:rFonts w:ascii="Cambria Math" w:hAnsi="Cambria Math"/>
                    <w:i/>
                  </w:rPr>
                </m:ctrlPr>
              </m:dPr>
              <m:e>
                <m:r>
                  <w:rPr>
                    <w:rFonts w:ascii="Cambria Math" w:hAnsi="Cambria Math"/>
                  </w:rPr>
                  <m:t>t</m:t>
                </m:r>
              </m:e>
            </m:d>
          </m:e>
        </m:d>
      </m:oMath>
      <w:r>
        <w:rPr>
          <w:rFonts w:eastAsiaTheme="minorEastAsia"/>
          <w:iCs/>
          <w:szCs w:val="24"/>
        </w:rPr>
        <w:t>;</w:t>
      </w:r>
    </w:p>
    <w:p w14:paraId="6D0E7FB5" w14:textId="77777777" w:rsidR="00824F3E" w:rsidRPr="00931FF2" w:rsidRDefault="00824F3E" w:rsidP="00824F3E">
      <w:r w:rsidRPr="00931FF2">
        <w:rPr>
          <w:b/>
          <w:bCs/>
        </w:rPr>
        <w:t>if</w:t>
      </w:r>
      <w:r w:rsidRPr="00931FF2">
        <w:t xml:space="preserve"> </w:t>
      </w:r>
      <m:oMath>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e>
        </m:d>
      </m:oMath>
      <w:r w:rsidRPr="00931FF2">
        <w:rPr>
          <w:rFonts w:eastAsiaTheme="minorEastAsia"/>
        </w:rPr>
        <w:tab/>
      </w:r>
      <w:r w:rsidRPr="00931FF2">
        <w:rPr>
          <w:rFonts w:eastAsiaTheme="minorEastAsia"/>
        </w:rPr>
        <w:tab/>
        <w:t xml:space="preserve">// </w:t>
      </w:r>
      <w:r w:rsidRPr="006D06DA">
        <w:rPr>
          <w:rFonts w:eastAsiaTheme="minorEastAsia"/>
          <w:i/>
          <w:iCs/>
        </w:rPr>
        <w:t>previous action was “do nothing”</w:t>
      </w:r>
    </w:p>
    <w:p w14:paraId="60463EE9" w14:textId="77777777" w:rsidR="00824F3E" w:rsidRPr="00931FF2" w:rsidRDefault="00824F3E" w:rsidP="00824F3E">
      <w:r>
        <w:tab/>
      </w:r>
      <w:r>
        <w:tab/>
      </w:r>
      <w:r>
        <w:rPr>
          <w:i/>
          <w:iCs/>
        </w:rPr>
        <w:t>R</w:t>
      </w:r>
      <w:r>
        <w:t xml:space="preserve"> = 1;</w:t>
      </w:r>
      <w:r>
        <w:tab/>
      </w:r>
      <w:r>
        <w:tab/>
      </w:r>
      <w:r>
        <w:tab/>
        <w:t xml:space="preserve">// </w:t>
      </w:r>
      <w:r w:rsidRPr="006D06DA">
        <w:rPr>
          <w:i/>
          <w:iCs/>
        </w:rPr>
        <w:t xml:space="preserve">previous </w:t>
      </w:r>
      <w:proofErr w:type="gramStart"/>
      <w:r w:rsidRPr="006D06DA">
        <w:rPr>
          <w:i/>
          <w:iCs/>
        </w:rPr>
        <w:t>action “</w:t>
      </w:r>
      <w:proofErr w:type="gramEnd"/>
      <w:r w:rsidRPr="006D06DA">
        <w:rPr>
          <w:i/>
          <w:iCs/>
        </w:rPr>
        <w:t>do nothing”</w:t>
      </w:r>
      <w:r>
        <w:rPr>
          <w:i/>
          <w:iCs/>
        </w:rPr>
        <w:t xml:space="preserve"> is rewarded</w:t>
      </w:r>
    </w:p>
    <w:p w14:paraId="01E849BD" w14:textId="77777777" w:rsidR="00824F3E" w:rsidRPr="00931FF2" w:rsidRDefault="00824F3E" w:rsidP="00824F3E">
      <w:pPr>
        <w:rPr>
          <w:b/>
          <w:bCs/>
        </w:rPr>
      </w:pPr>
      <w:r w:rsidRPr="00931FF2">
        <w:rPr>
          <w:b/>
          <w:bCs/>
        </w:rPr>
        <w:t>else</w:t>
      </w:r>
    </w:p>
    <w:p w14:paraId="47618A03" w14:textId="77777777" w:rsidR="00824F3E" w:rsidRPr="00931FF2" w:rsidRDefault="00824F3E" w:rsidP="00824F3E">
      <w:r>
        <w:tab/>
      </w:r>
      <w:r>
        <w:tab/>
      </w:r>
      <w:r w:rsidRPr="00931FF2">
        <w:rPr>
          <w:i/>
          <w:iCs/>
        </w:rPr>
        <w:t>R</w:t>
      </w:r>
      <w:r>
        <w:t xml:space="preserve"> = 0;</w:t>
      </w:r>
      <w:r>
        <w:tab/>
      </w:r>
      <w:r>
        <w:tab/>
      </w:r>
      <w:r>
        <w:tab/>
        <w:t xml:space="preserve">// </w:t>
      </w:r>
      <w:r w:rsidRPr="006D06DA">
        <w:rPr>
          <w:i/>
          <w:iCs/>
        </w:rPr>
        <w:t>previous action is not rewarded</w:t>
      </w:r>
    </w:p>
    <w:p w14:paraId="03F87155" w14:textId="77777777" w:rsidR="00824F3E" w:rsidRPr="006D06DA" w:rsidRDefault="00824F3E" w:rsidP="00824F3E">
      <w:pPr>
        <w:jc w:val="left"/>
      </w:pPr>
      <w:proofErr w:type="gramStart"/>
      <w:r w:rsidRPr="006D06DA">
        <w:rPr>
          <w:b/>
          <w:bCs/>
        </w:rPr>
        <w:t>if</w:t>
      </w:r>
      <w:r>
        <w:t xml:space="preserve"> ((</w:t>
      </w:r>
      <w:proofErr w:type="gramEnd"/>
      <w:r>
        <w:rPr>
          <w:i/>
          <w:iCs/>
        </w:rPr>
        <w:t>R</w:t>
      </w:r>
      <w:r>
        <w:t xml:space="preserve"> = = 1) </w:t>
      </w:r>
      <w:r w:rsidRPr="006D06DA">
        <w:rPr>
          <w:b/>
          <w:bCs/>
        </w:rPr>
        <w:t>or</w:t>
      </w:r>
      <w:r>
        <w:t xml:space="preserve"> ((previous action </w:t>
      </w:r>
      <m:oMath>
        <m:r>
          <w:rPr>
            <w:rFonts w:ascii="Cambria Math" w:hAnsi="Cambria Math"/>
          </w:rPr>
          <m:t>a</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s</m:t>
                </m:r>
              </m:sub>
            </m:sSub>
          </m:e>
        </m:d>
      </m:oMath>
      <w:r w:rsidRPr="006D06DA">
        <w:rPr>
          <w:rFonts w:eastAsiaTheme="minorEastAsia"/>
        </w:rPr>
        <w:t xml:space="preserve"> </w:t>
      </w:r>
      <w:r>
        <w:rPr>
          <w:rFonts w:eastAsiaTheme="minorEastAsia"/>
        </w:rPr>
        <w:t xml:space="preserve">was randomized) </w:t>
      </w:r>
      <w:r>
        <w:rPr>
          <w:rFonts w:eastAsiaTheme="minorEastAsia"/>
        </w:rPr>
        <w:br/>
      </w:r>
      <w:r w:rsidRPr="006D06DA">
        <w:rPr>
          <w:rFonts w:eastAsiaTheme="minorEastAsia"/>
          <w:b/>
          <w:bCs/>
        </w:rPr>
        <w:t>and</w:t>
      </w:r>
      <w:r>
        <w:rPr>
          <w:rFonts w:eastAsiaTheme="minorEastAsia"/>
        </w:rPr>
        <w:t xml:space="preserve"> (</w:t>
      </w:r>
      <m:oMath>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ϵ</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max</m:t>
                </m:r>
              </m:sub>
            </m:sSub>
          </m:e>
        </m:d>
      </m:oMath>
      <w:r>
        <w:rPr>
          <w:rFonts w:eastAsiaTheme="minorEastAsia"/>
        </w:rPr>
        <w:t>)))</w:t>
      </w:r>
    </w:p>
    <w:p w14:paraId="6D2084FF" w14:textId="77777777" w:rsidR="00824F3E" w:rsidRPr="00CB54EE" w:rsidRDefault="00824F3E" w:rsidP="00824F3E">
      <w:pPr>
        <w:ind w:left="405"/>
        <w:jc w:val="left"/>
      </w:pPr>
      <w:r>
        <w:rPr>
          <w:b/>
          <w:bCs/>
        </w:rPr>
        <w:t>u</w:t>
      </w:r>
      <w:r w:rsidRPr="006D06DA">
        <w:rPr>
          <w:b/>
          <w:bCs/>
        </w:rPr>
        <w:t>pdate Q-matrix</w:t>
      </w:r>
      <w:r>
        <w:t xml:space="preserve"> for the previous action </w:t>
      </w:r>
      <m:oMath>
        <m:r>
          <w:rPr>
            <w:rFonts w:ascii="Cambria Math" w:hAnsi="Cambria Math"/>
          </w:rPr>
          <m:t>a</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s</m:t>
                </m:r>
              </m:sub>
            </m:sSub>
          </m:e>
        </m:d>
      </m:oMath>
      <w:r w:rsidRPr="006D06DA">
        <w:rPr>
          <w:rFonts w:eastAsiaTheme="minorEastAsia"/>
        </w:rPr>
        <w:t xml:space="preserve"> </w:t>
      </w:r>
      <w:r>
        <w:rPr>
          <w:rFonts w:eastAsiaTheme="minorEastAsia"/>
        </w:rPr>
        <w:t>and</w:t>
      </w:r>
      <w:r>
        <w:rPr>
          <w:rFonts w:eastAsiaTheme="minorEastAsia"/>
        </w:rPr>
        <w:br/>
        <w:t xml:space="preserve">the current value of </w:t>
      </w:r>
      <w:proofErr w:type="gramStart"/>
      <w:r w:rsidRPr="006D06DA">
        <w:rPr>
          <w:rFonts w:eastAsiaTheme="minorEastAsia"/>
          <w:i/>
          <w:iCs/>
        </w:rPr>
        <w:t>R</w:t>
      </w:r>
      <w:r>
        <w:rPr>
          <w:rFonts w:eastAsiaTheme="minorEastAsia"/>
        </w:rPr>
        <w:t>;</w:t>
      </w:r>
      <w:proofErr w:type="gramEnd"/>
    </w:p>
    <w:p w14:paraId="139B108B" w14:textId="77777777" w:rsidR="00824F3E" w:rsidRDefault="00824F3E" w:rsidP="00824F3E">
      <w:r w:rsidRPr="00DF7E8F">
        <w:rPr>
          <w:b/>
          <w:bCs/>
        </w:rPr>
        <w:t>if</w:t>
      </w:r>
      <w:r>
        <w:t xml:space="preserve"> (</w:t>
      </w: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szCs w:val="24"/>
              </w:rPr>
            </m:ctrlPr>
          </m:sSubPr>
          <m:e>
            <m:r>
              <w:rPr>
                <w:rFonts w:ascii="Cambria Math" w:hAnsi="Cambria Math"/>
                <w:szCs w:val="24"/>
              </w:rPr>
              <m:t>S</m:t>
            </m:r>
          </m:e>
          <m:sub>
            <m:r>
              <w:rPr>
                <w:rFonts w:ascii="Cambria Math" w:hAnsi="Cambria Math"/>
                <w:szCs w:val="24"/>
              </w:rPr>
              <m:t>0</m:t>
            </m:r>
          </m:sub>
        </m:sSub>
      </m:oMath>
      <w:r w:rsidRPr="00DF7E8F">
        <w:rPr>
          <w:rFonts w:eastAsiaTheme="minorEastAsia"/>
          <w:szCs w:val="24"/>
        </w:rPr>
        <w:t>)</w:t>
      </w:r>
      <w:r w:rsidRPr="00DF7E8F">
        <w:rPr>
          <w:rFonts w:eastAsiaTheme="minorEastAsia"/>
          <w:szCs w:val="24"/>
        </w:rPr>
        <w:tab/>
      </w:r>
      <w:r w:rsidRPr="00DF7E8F">
        <w:rPr>
          <w:rFonts w:eastAsiaTheme="minorEastAsia"/>
          <w:szCs w:val="24"/>
        </w:rPr>
        <w:tab/>
      </w:r>
      <w:r>
        <w:rPr>
          <w:rFonts w:eastAsiaTheme="minorEastAsia"/>
          <w:szCs w:val="24"/>
        </w:rPr>
        <w:tab/>
      </w:r>
      <w:r>
        <w:rPr>
          <w:rFonts w:eastAsiaTheme="minorEastAsia"/>
          <w:szCs w:val="24"/>
        </w:rPr>
        <w:tab/>
      </w:r>
      <w:r>
        <w:rPr>
          <w:rFonts w:eastAsiaTheme="minorEastAsia"/>
          <w:szCs w:val="24"/>
        </w:rPr>
        <w:tab/>
      </w:r>
      <w:r>
        <w:rPr>
          <w:rFonts w:eastAsiaTheme="minorEastAsia"/>
          <w:szCs w:val="24"/>
        </w:rPr>
        <w:tab/>
      </w:r>
      <w:r w:rsidRPr="00DF7E8F">
        <w:rPr>
          <w:rFonts w:eastAsiaTheme="minorEastAsia"/>
          <w:szCs w:val="24"/>
        </w:rPr>
        <w:t xml:space="preserve">// </w:t>
      </w:r>
      <w:r w:rsidRPr="00DF7E8F">
        <w:rPr>
          <w:rFonts w:eastAsiaTheme="minorEastAsia"/>
          <w:i/>
          <w:iCs/>
          <w:szCs w:val="24"/>
        </w:rPr>
        <w:t>current state is the goal state</w:t>
      </w:r>
    </w:p>
    <w:p w14:paraId="3ED6592C" w14:textId="77777777" w:rsidR="00824F3E" w:rsidRDefault="00824F3E" w:rsidP="00824F3E">
      <w:pPr>
        <w:rPr>
          <w:rFonts w:eastAsiaTheme="minorEastAsia"/>
          <w:i/>
          <w:szCs w:val="24"/>
        </w:rPr>
      </w:pPr>
      <w:r>
        <w:tab/>
      </w:r>
      <w:r>
        <w:tab/>
      </w:r>
      <w:r>
        <w:rPr>
          <w:b/>
          <w:bCs/>
        </w:rPr>
        <w:t>a</w:t>
      </w:r>
      <w:r w:rsidRPr="00DF7E8F">
        <w:rPr>
          <w:b/>
          <w:bCs/>
        </w:rPr>
        <w:t>djust</w:t>
      </w:r>
      <w:r>
        <w:t xml:space="preserve"> </w:t>
      </w:r>
      <m:oMath>
        <m:r>
          <w:rPr>
            <w:rFonts w:ascii="Cambria Math" w:eastAsiaTheme="minorEastAsia" w:hAnsi="Cambria Math"/>
            <w:szCs w:val="24"/>
          </w:rPr>
          <m:t>a</m:t>
        </m:r>
        <m:d>
          <m:dPr>
            <m:ctrlPr>
              <w:rPr>
                <w:rFonts w:ascii="Cambria Math" w:eastAsiaTheme="minorEastAsia" w:hAnsi="Cambria Math"/>
                <w:i/>
                <w:iCs/>
                <w:szCs w:val="24"/>
              </w:rPr>
            </m:ctrlPr>
          </m:dPr>
          <m:e>
            <m:r>
              <w:rPr>
                <w:rFonts w:ascii="Cambria Math" w:eastAsiaTheme="minorEastAsia" w:hAnsi="Cambria Math"/>
                <w:szCs w:val="24"/>
              </w:rPr>
              <m:t>t</m:t>
            </m:r>
          </m:e>
        </m:d>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a</m:t>
            </m:r>
          </m:e>
          <m:sub>
            <m:r>
              <w:rPr>
                <w:rFonts w:ascii="Cambria Math" w:eastAsiaTheme="minorEastAsia" w:hAnsi="Cambria Math"/>
                <w:szCs w:val="24"/>
              </w:rPr>
              <m:t>0</m:t>
            </m:r>
          </m:sub>
        </m:sSub>
      </m:oMath>
      <w:r>
        <w:rPr>
          <w:rFonts w:eastAsiaTheme="minorEastAsia"/>
          <w:iCs/>
          <w:szCs w:val="24"/>
        </w:rPr>
        <w:tab/>
        <w:t>;</w:t>
      </w:r>
      <w:r>
        <w:rPr>
          <w:rFonts w:eastAsiaTheme="minorEastAsia"/>
          <w:iCs/>
          <w:szCs w:val="24"/>
        </w:rPr>
        <w:tab/>
      </w:r>
      <w:r>
        <w:rPr>
          <w:rFonts w:eastAsiaTheme="minorEastAsia"/>
          <w:iCs/>
          <w:szCs w:val="24"/>
        </w:rPr>
        <w:tab/>
      </w:r>
      <w:r w:rsidRPr="00393D7F">
        <w:rPr>
          <w:rFonts w:eastAsiaTheme="minorEastAsia"/>
          <w:iCs/>
          <w:szCs w:val="24"/>
        </w:rPr>
        <w:t>//</w:t>
      </w:r>
      <w:r w:rsidRPr="00393D7F">
        <w:rPr>
          <w:rFonts w:eastAsiaTheme="minorEastAsia"/>
          <w:i/>
          <w:szCs w:val="24"/>
        </w:rPr>
        <w:t xml:space="preserve"> apply</w:t>
      </w:r>
      <w:r>
        <w:rPr>
          <w:rFonts w:eastAsiaTheme="minorEastAsia"/>
          <w:iCs/>
          <w:szCs w:val="24"/>
        </w:rPr>
        <w:t xml:space="preserve"> </w:t>
      </w:r>
      <w:r w:rsidRPr="00DF7E8F">
        <w:rPr>
          <w:rFonts w:eastAsiaTheme="minorEastAsia"/>
          <w:i/>
          <w:szCs w:val="24"/>
        </w:rPr>
        <w:t>“do nothing”</w:t>
      </w:r>
      <w:r>
        <w:rPr>
          <w:rFonts w:eastAsiaTheme="minorEastAsia"/>
          <w:i/>
          <w:szCs w:val="24"/>
        </w:rPr>
        <w:t xml:space="preserve"> action</w:t>
      </w:r>
    </w:p>
    <w:p w14:paraId="4027BB0F" w14:textId="77777777" w:rsidR="00824F3E" w:rsidRPr="00DF7E8F" w:rsidRDefault="00824F3E" w:rsidP="00824F3E">
      <w:pPr>
        <w:rPr>
          <w:b/>
          <w:bCs/>
        </w:rPr>
      </w:pPr>
      <w:r w:rsidRPr="00DF7E8F">
        <w:rPr>
          <w:b/>
          <w:bCs/>
        </w:rPr>
        <w:t>else</w:t>
      </w:r>
    </w:p>
    <w:p w14:paraId="4F4012A1" w14:textId="77777777" w:rsidR="00824F3E" w:rsidRDefault="00824F3E" w:rsidP="00824F3E">
      <w:pPr>
        <w:rPr>
          <w:rFonts w:eastAsiaTheme="minorEastAsia"/>
        </w:rPr>
      </w:pPr>
      <w:r>
        <w:tab/>
      </w:r>
      <w:r>
        <w:tab/>
      </w:r>
      <w:r>
        <w:rPr>
          <w:b/>
          <w:bCs/>
        </w:rPr>
        <w:t>draw</w:t>
      </w:r>
      <w:r>
        <w:t xml:space="preserve"> </w:t>
      </w:r>
      <m:oMath>
        <m:r>
          <w:rPr>
            <w:rFonts w:ascii="Cambria Math" w:hAnsi="Cambria Math"/>
          </w:rPr>
          <m:t>Aϵ</m:t>
        </m:r>
        <m:d>
          <m:dPr>
            <m:begChr m:val="["/>
            <m:endChr m:val="]"/>
            <m:ctrlPr>
              <w:rPr>
                <w:rFonts w:ascii="Cambria Math" w:hAnsi="Cambria Math"/>
                <w:i/>
              </w:rPr>
            </m:ctrlPr>
          </m:dPr>
          <m:e>
            <m:r>
              <w:rPr>
                <w:rFonts w:ascii="Cambria Math" w:hAnsi="Cambria Math"/>
              </w:rPr>
              <m:t>0,1</m:t>
            </m:r>
          </m:e>
        </m:d>
      </m:oMath>
      <w:r>
        <w:t>;</w:t>
      </w:r>
    </w:p>
    <w:p w14:paraId="68177EB5" w14:textId="77777777" w:rsidR="00824F3E" w:rsidRPr="00AC6F62" w:rsidRDefault="00824F3E" w:rsidP="00824F3E">
      <w:pPr>
        <w:rPr>
          <w:rFonts w:eastAsiaTheme="minorEastAsia"/>
          <w:i/>
          <w:iCs/>
        </w:rPr>
      </w:pPr>
      <w:r>
        <w:rPr>
          <w:rFonts w:eastAsiaTheme="minorEastAsia"/>
        </w:rPr>
        <w:tab/>
      </w:r>
      <w:r>
        <w:rPr>
          <w:rFonts w:eastAsiaTheme="minorEastAsia"/>
        </w:rPr>
        <w:tab/>
      </w:r>
      <w:r w:rsidRPr="00AC6F62">
        <w:rPr>
          <w:rFonts w:eastAsiaTheme="minorEastAsia"/>
          <w:b/>
          <w:bCs/>
        </w:rPr>
        <w:t>if</w:t>
      </w:r>
      <w:r>
        <w:rPr>
          <w:rFonts w:eastAsiaTheme="minorEastAsia"/>
        </w:rPr>
        <w:t xml:space="preserve"> (</w:t>
      </w:r>
      <w:r>
        <w:rPr>
          <w:rFonts w:eastAsiaTheme="minorEastAsia"/>
          <w:i/>
          <w:iCs/>
        </w:rPr>
        <w:t>A</w:t>
      </w:r>
      <w:r>
        <w:rPr>
          <w:rFonts w:eastAsiaTheme="minorEastAsia"/>
        </w:rPr>
        <w:t xml:space="preserve"> &lt; </w:t>
      </w:r>
      <w:r>
        <w:rPr>
          <w:rFonts w:eastAsiaTheme="minorEastAsia"/>
          <w:i/>
          <w:iCs/>
        </w:rPr>
        <w:t>eps</w:t>
      </w:r>
      <w:r>
        <w:rPr>
          <w:rFonts w:eastAsiaTheme="minorEastAsia"/>
        </w:rPr>
        <w:t>)</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w:r>
        <w:rPr>
          <w:rFonts w:eastAsiaTheme="minorEastAsia"/>
          <w:i/>
          <w:iCs/>
        </w:rPr>
        <w:t>exploration mode</w:t>
      </w:r>
    </w:p>
    <w:p w14:paraId="6864C5E2" w14:textId="77777777" w:rsidR="00824F3E" w:rsidRPr="00AC6F62" w:rsidRDefault="00824F3E" w:rsidP="00824F3E">
      <w:r>
        <w:rPr>
          <w:rFonts w:eastAsiaTheme="minorEastAsia"/>
        </w:rPr>
        <w:tab/>
      </w:r>
      <w:r>
        <w:rPr>
          <w:rFonts w:eastAsiaTheme="minorEastAsia"/>
        </w:rPr>
        <w:tab/>
      </w:r>
      <w:r>
        <w:rPr>
          <w:rFonts w:eastAsiaTheme="minorEastAsia"/>
        </w:rPr>
        <w:tab/>
      </w:r>
      <w:r>
        <w:rPr>
          <w:rFonts w:eastAsiaTheme="minorEastAsia"/>
        </w:rPr>
        <w:tab/>
      </w:r>
      <w:r w:rsidRPr="00427455">
        <w:rPr>
          <w:rFonts w:eastAsiaTheme="minorEastAsia"/>
          <w:b/>
          <w:bCs/>
        </w:rPr>
        <w:t>d</w:t>
      </w:r>
      <w:r w:rsidRPr="00AC6F62">
        <w:rPr>
          <w:rFonts w:eastAsiaTheme="minorEastAsia"/>
          <w:b/>
          <w:bCs/>
        </w:rPr>
        <w:t xml:space="preserve">raw the action </w:t>
      </w:r>
      <m:oMath>
        <m:r>
          <m:rPr>
            <m:sty m:val="bi"/>
          </m:rPr>
          <w:rPr>
            <w:rFonts w:ascii="Cambria Math" w:eastAsiaTheme="minorEastAsia" w:hAnsi="Cambria Math"/>
            <w:szCs w:val="24"/>
          </w:rPr>
          <m:t>a</m:t>
        </m:r>
        <m:d>
          <m:dPr>
            <m:ctrlPr>
              <w:rPr>
                <w:rFonts w:ascii="Cambria Math" w:eastAsiaTheme="minorEastAsia" w:hAnsi="Cambria Math"/>
                <w:b/>
                <w:bCs/>
                <w:i/>
                <w:iCs/>
                <w:szCs w:val="24"/>
              </w:rPr>
            </m:ctrlPr>
          </m:dPr>
          <m:e>
            <m:r>
              <m:rPr>
                <m:sty m:val="bi"/>
              </m:rPr>
              <w:rPr>
                <w:rFonts w:ascii="Cambria Math" w:eastAsiaTheme="minorEastAsia" w:hAnsi="Cambria Math"/>
                <w:szCs w:val="24"/>
              </w:rPr>
              <m:t>t</m:t>
            </m:r>
          </m:e>
        </m:d>
      </m:oMath>
      <w:r>
        <w:rPr>
          <w:rFonts w:eastAsiaTheme="minorEastAsia"/>
          <w:iCs/>
          <w:szCs w:val="24"/>
        </w:rPr>
        <w:t xml:space="preserve"> with recommended </w:t>
      </w:r>
      <w:proofErr w:type="gramStart"/>
      <w:r>
        <w:rPr>
          <w:rFonts w:eastAsiaTheme="minorEastAsia"/>
          <w:iCs/>
          <w:szCs w:val="24"/>
        </w:rPr>
        <w:t>limitations;</w:t>
      </w:r>
      <w:proofErr w:type="gramEnd"/>
    </w:p>
    <w:p w14:paraId="7D087106" w14:textId="77777777" w:rsidR="00824F3E" w:rsidRDefault="00824F3E" w:rsidP="00824F3E">
      <w:pPr>
        <w:rPr>
          <w:i/>
          <w:iCs/>
        </w:rPr>
      </w:pPr>
      <w:r>
        <w:tab/>
      </w:r>
      <w:r>
        <w:tab/>
      </w:r>
      <w:r w:rsidRPr="00AC6F62">
        <w:rPr>
          <w:b/>
          <w:bCs/>
        </w:rPr>
        <w:t>else</w:t>
      </w:r>
      <w:r>
        <w:tab/>
      </w:r>
      <w:r>
        <w:tab/>
      </w:r>
      <w:r>
        <w:tab/>
      </w:r>
      <w:r>
        <w:tab/>
      </w:r>
      <w:r>
        <w:tab/>
      </w:r>
      <w:r>
        <w:tab/>
      </w:r>
      <w:r>
        <w:tab/>
      </w:r>
      <w:r>
        <w:tab/>
      </w:r>
      <w:r>
        <w:tab/>
      </w:r>
      <w:r>
        <w:tab/>
      </w:r>
      <w:r>
        <w:tab/>
      </w:r>
      <w:r>
        <w:tab/>
      </w:r>
      <w:r>
        <w:tab/>
      </w:r>
      <w:r>
        <w:tab/>
        <w:t xml:space="preserve">// </w:t>
      </w:r>
      <w:r>
        <w:rPr>
          <w:i/>
          <w:iCs/>
        </w:rPr>
        <w:t>exploitation mode</w:t>
      </w:r>
    </w:p>
    <w:p w14:paraId="47E4F208" w14:textId="77777777" w:rsidR="00824F3E" w:rsidRPr="007D5F79" w:rsidRDefault="00824F3E" w:rsidP="00824F3E">
      <w:pPr>
        <w:jc w:val="left"/>
      </w:pPr>
      <w:r>
        <w:rPr>
          <w:rFonts w:eastAsiaTheme="minorEastAsia"/>
          <w:iCs/>
          <w:szCs w:val="24"/>
        </w:rPr>
        <w:tab/>
      </w:r>
      <w:r>
        <w:rPr>
          <w:rFonts w:eastAsiaTheme="minorEastAsia"/>
          <w:iCs/>
          <w:szCs w:val="24"/>
        </w:rPr>
        <w:tab/>
      </w:r>
      <w:r>
        <w:rPr>
          <w:rFonts w:eastAsiaTheme="minorEastAsia"/>
          <w:iCs/>
          <w:szCs w:val="24"/>
        </w:rPr>
        <w:tab/>
      </w:r>
      <w:r>
        <w:rPr>
          <w:rFonts w:eastAsiaTheme="minorEastAsia"/>
          <w:iCs/>
          <w:szCs w:val="24"/>
        </w:rPr>
        <w:tab/>
        <w:t>b</w:t>
      </w:r>
      <w:r w:rsidRPr="007D5F79">
        <w:rPr>
          <w:rFonts w:eastAsiaTheme="minorEastAsia"/>
          <w:iCs/>
          <w:szCs w:val="24"/>
        </w:rPr>
        <w:t xml:space="preserve">ased on Q-matrix, </w:t>
      </w:r>
      <w:r w:rsidRPr="007D5F79">
        <w:rPr>
          <w:rFonts w:eastAsiaTheme="minorEastAsia"/>
          <w:b/>
          <w:bCs/>
          <w:iCs/>
          <w:szCs w:val="24"/>
        </w:rPr>
        <w:t xml:space="preserve">choose the best action </w:t>
      </w:r>
      <m:oMath>
        <m:r>
          <m:rPr>
            <m:sty m:val="bi"/>
          </m:rPr>
          <w:rPr>
            <w:rFonts w:ascii="Cambria Math" w:eastAsiaTheme="minorEastAsia" w:hAnsi="Cambria Math"/>
            <w:szCs w:val="24"/>
          </w:rPr>
          <m:t>a</m:t>
        </m:r>
        <m:d>
          <m:dPr>
            <m:ctrlPr>
              <w:rPr>
                <w:rFonts w:ascii="Cambria Math" w:eastAsiaTheme="minorEastAsia" w:hAnsi="Cambria Math"/>
                <w:b/>
                <w:bCs/>
                <w:i/>
                <w:iCs/>
                <w:szCs w:val="24"/>
              </w:rPr>
            </m:ctrlPr>
          </m:dPr>
          <m:e>
            <m:r>
              <m:rPr>
                <m:sty m:val="bi"/>
              </m:rPr>
              <w:rPr>
                <w:rFonts w:ascii="Cambria Math" w:eastAsiaTheme="minorEastAsia" w:hAnsi="Cambria Math"/>
                <w:szCs w:val="24"/>
              </w:rPr>
              <m:t>t</m:t>
            </m:r>
          </m:e>
        </m:d>
      </m:oMath>
      <w:r>
        <w:rPr>
          <w:rFonts w:eastAsiaTheme="minorEastAsia"/>
          <w:b/>
          <w:bCs/>
          <w:iCs/>
          <w:szCs w:val="24"/>
        </w:rPr>
        <w:br/>
      </w:r>
      <w:r>
        <w:rPr>
          <w:rFonts w:eastAsiaTheme="minorEastAsia"/>
          <w:iCs/>
          <w:szCs w:val="24"/>
        </w:rPr>
        <w:tab/>
      </w:r>
      <w:r>
        <w:rPr>
          <w:rFonts w:eastAsiaTheme="minorEastAsia"/>
          <w:iCs/>
          <w:szCs w:val="24"/>
        </w:rPr>
        <w:tab/>
      </w:r>
      <w:r>
        <w:rPr>
          <w:rFonts w:eastAsiaTheme="minorEastAsia"/>
          <w:iCs/>
          <w:szCs w:val="24"/>
        </w:rPr>
        <w:tab/>
      </w:r>
      <w:r>
        <w:rPr>
          <w:rFonts w:eastAsiaTheme="minorEastAsia"/>
          <w:iCs/>
          <w:szCs w:val="24"/>
        </w:rPr>
        <w:tab/>
        <w:t xml:space="preserve">corresponding to the current state </w:t>
      </w:r>
      <m:oMath>
        <m:r>
          <w:rPr>
            <w:rFonts w:ascii="Cambria Math" w:hAnsi="Cambria Math"/>
          </w:rPr>
          <m:t>S</m:t>
        </m:r>
        <m:d>
          <m:dPr>
            <m:ctrlPr>
              <w:rPr>
                <w:rFonts w:ascii="Cambria Math" w:hAnsi="Cambria Math"/>
                <w:i/>
              </w:rPr>
            </m:ctrlPr>
          </m:dPr>
          <m:e>
            <m:r>
              <w:rPr>
                <w:rFonts w:ascii="Cambria Math" w:hAnsi="Cambria Math"/>
              </w:rPr>
              <m:t>t</m:t>
            </m:r>
          </m:e>
        </m:d>
      </m:oMath>
      <w:r>
        <w:rPr>
          <w:rFonts w:eastAsiaTheme="minorEastAsia"/>
        </w:rPr>
        <w:t>;</w:t>
      </w:r>
    </w:p>
    <w:p w14:paraId="35260AAD" w14:textId="77777777" w:rsidR="00824F3E" w:rsidRPr="00393D7F" w:rsidRDefault="00824F3E" w:rsidP="00824F3E">
      <w:pPr>
        <w:ind w:left="709" w:hanging="709"/>
      </w:pPr>
      <w:r>
        <w:rPr>
          <w:b/>
          <w:bCs/>
        </w:rPr>
        <w:t>c</w:t>
      </w:r>
      <w:r w:rsidRPr="00393D7F">
        <w:rPr>
          <w:b/>
          <w:bCs/>
        </w:rPr>
        <w:t>ompute</w:t>
      </w:r>
      <w:r w:rsidRPr="00393D7F">
        <w:t xml:space="preserve"> </w:t>
      </w:r>
      <m:oMath>
        <m:r>
          <w:rPr>
            <w:rFonts w:ascii="Cambria Math" w:hAnsi="Cambria Math"/>
            <w:szCs w:val="24"/>
          </w:rPr>
          <m:t>∆</m:t>
        </m:r>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e>
        </m:d>
        <m:r>
          <w:rPr>
            <w:rFonts w:ascii="Cambria Math" w:hAnsi="Cambria Math"/>
            <w:szCs w:val="24"/>
          </w:rPr>
          <m:t>=</m:t>
        </m:r>
        <m:sSub>
          <m:sSubPr>
            <m:ctrlPr>
              <w:rPr>
                <w:rFonts w:ascii="Cambria Math" w:hAnsi="Cambria Math"/>
                <w:i/>
                <w:iCs/>
                <w:szCs w:val="24"/>
              </w:rPr>
            </m:ctrlPr>
          </m:sSubPr>
          <m:e>
            <m:r>
              <w:rPr>
                <w:rFonts w:ascii="Cambria Math" w:hAnsi="Cambria Math"/>
                <w:szCs w:val="24"/>
              </w:rPr>
              <m:t>K</m:t>
            </m:r>
          </m:e>
          <m:sub>
            <m:r>
              <w:rPr>
                <w:rFonts w:ascii="Cambria Math" w:hAnsi="Cambria Math"/>
                <w:szCs w:val="24"/>
              </w:rPr>
              <m:t>Q</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s</m:t>
            </m:r>
          </m:sub>
        </m:sSub>
        <m:r>
          <w:rPr>
            <w:rFonts w:ascii="Cambria Math" w:hAnsi="Cambria Math"/>
            <w:szCs w:val="24"/>
          </w:rPr>
          <m:t>∙a</m:t>
        </m:r>
        <m:d>
          <m:dPr>
            <m:ctrlPr>
              <w:rPr>
                <w:rFonts w:ascii="Cambria Math" w:hAnsi="Cambria Math"/>
                <w:i/>
              </w:rPr>
            </m:ctrlPr>
          </m:dPr>
          <m:e>
            <m:r>
              <w:rPr>
                <w:rFonts w:ascii="Cambria Math" w:hAnsi="Cambria Math"/>
              </w:rPr>
              <m:t>t</m:t>
            </m:r>
          </m:e>
        </m:d>
      </m:oMath>
      <w:r>
        <w:t xml:space="preserve">; </w:t>
      </w:r>
    </w:p>
    <w:p w14:paraId="0F746CA9" w14:textId="77777777" w:rsidR="00824F3E" w:rsidRPr="00393D7F" w:rsidRDefault="00824F3E" w:rsidP="00824F3E">
      <w:pPr>
        <w:ind w:left="709" w:hanging="709"/>
      </w:pPr>
      <w:r>
        <w:rPr>
          <w:b/>
          <w:bCs/>
        </w:rPr>
        <w:t>c</w:t>
      </w:r>
      <w:r w:rsidRPr="00393D7F">
        <w:rPr>
          <w:b/>
          <w:bCs/>
        </w:rPr>
        <w:t>ompute</w:t>
      </w:r>
      <w:r w:rsidRPr="00393D7F">
        <w:t xml:space="preserve"> </w:t>
      </w:r>
      <m:oMath>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e>
        </m:d>
        <m:r>
          <w:rPr>
            <w:rFonts w:ascii="Cambria Math" w:hAnsi="Cambria Math"/>
            <w:szCs w:val="24"/>
          </w:rPr>
          <m:t>=</m:t>
        </m:r>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m:t>
        </m:r>
        <m:r>
          <w:rPr>
            <w:rFonts w:ascii="Cambria Math" w:hAnsi="Cambria Math"/>
            <w:szCs w:val="24"/>
          </w:rPr>
          <m:t>∆</m:t>
        </m:r>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e>
        </m:d>
      </m:oMath>
      <w:r>
        <w:t>;</w:t>
      </w:r>
    </w:p>
    <w:p w14:paraId="007952C2" w14:textId="77777777" w:rsidR="00824F3E" w:rsidRDefault="00824F3E" w:rsidP="00824F3E">
      <w:pPr>
        <w:ind w:left="2025" w:hanging="2025"/>
        <w:rPr>
          <w:rFonts w:eastAsiaTheme="minorEastAsia"/>
        </w:rPr>
      </w:pPr>
      <w:r w:rsidRPr="007D5F79">
        <w:rPr>
          <w:b/>
          <w:bCs/>
        </w:rPr>
        <w:t>if</w:t>
      </w:r>
      <w:r>
        <w:t xml:space="preserve"> (</w:t>
      </w:r>
      <m:oMath>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e>
        </m:d>
        <m:r>
          <w:rPr>
            <w:rFonts w:ascii="Cambria Math" w:hAnsi="Cambria Math"/>
          </w:rPr>
          <m:t>ϵ</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max</m:t>
                </m:r>
              </m:sub>
            </m:sSub>
          </m:e>
        </m:d>
      </m:oMath>
      <w:r>
        <w:rPr>
          <w:rFonts w:eastAsiaTheme="minorEastAsia"/>
        </w:rPr>
        <w:tab/>
      </w:r>
      <w:r>
        <w:rPr>
          <w:rFonts w:eastAsiaTheme="minorEastAsia"/>
        </w:rPr>
        <w:tab/>
      </w:r>
      <w:r>
        <w:rPr>
          <w:rFonts w:eastAsiaTheme="minorEastAsia"/>
        </w:rPr>
        <w:tab/>
      </w:r>
      <w:r>
        <w:rPr>
          <w:rFonts w:eastAsiaTheme="minorEastAsia"/>
        </w:rPr>
        <w:tab/>
        <w:t xml:space="preserve">// </w:t>
      </w:r>
      <w:r w:rsidRPr="006D06DA">
        <w:rPr>
          <w:rFonts w:eastAsiaTheme="minorEastAsia"/>
          <w:i/>
          <w:iCs/>
        </w:rPr>
        <w:t>current manipulating signal</w:t>
      </w:r>
    </w:p>
    <w:p w14:paraId="49689B44" w14:textId="77777777" w:rsidR="00824F3E" w:rsidRPr="007D5F79" w:rsidRDefault="00824F3E" w:rsidP="00824F3E">
      <w:pPr>
        <w:ind w:left="709" w:hanging="305"/>
      </w:pPr>
      <w:r>
        <w:rPr>
          <w:rFonts w:eastAsiaTheme="minorEastAsia"/>
          <w:b/>
          <w:bCs/>
        </w:rPr>
        <w:lastRenderedPageBreak/>
        <w:t>a</w:t>
      </w:r>
      <w:r w:rsidRPr="00197C3B">
        <w:rPr>
          <w:rFonts w:eastAsiaTheme="minorEastAsia"/>
          <w:b/>
          <w:bCs/>
        </w:rPr>
        <w:t>pply</w:t>
      </w:r>
      <w:r>
        <w:rPr>
          <w:rFonts w:eastAsiaTheme="minorEastAsia"/>
        </w:rPr>
        <w:t xml:space="preserve"> </w:t>
      </w:r>
      <m:oMath>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e>
        </m:d>
      </m:oMath>
      <w:r>
        <w:rPr>
          <w:rFonts w:eastAsiaTheme="minorEastAsia"/>
        </w:rPr>
        <w:t>;</w:t>
      </w:r>
      <w:r>
        <w:rPr>
          <w:rFonts w:eastAsiaTheme="minorEastAsia"/>
        </w:rPr>
        <w:tab/>
      </w:r>
      <w:r>
        <w:rPr>
          <w:rFonts w:eastAsiaTheme="minorEastAsia"/>
        </w:rPr>
        <w:tab/>
      </w:r>
      <w:r>
        <w:rPr>
          <w:rFonts w:eastAsiaTheme="minorEastAsia"/>
          <w:i/>
          <w:iCs/>
        </w:rPr>
        <w:tab/>
      </w:r>
      <w:r>
        <w:rPr>
          <w:rFonts w:eastAsiaTheme="minorEastAsia"/>
          <w:i/>
          <w:iCs/>
        </w:rPr>
        <w:tab/>
      </w:r>
      <w:r>
        <w:rPr>
          <w:rFonts w:eastAsiaTheme="minorEastAsia"/>
          <w:i/>
          <w:iCs/>
        </w:rPr>
        <w:tab/>
      </w:r>
      <w:r>
        <w:rPr>
          <w:rFonts w:eastAsiaTheme="minorEastAsia"/>
          <w:i/>
          <w:iCs/>
        </w:rPr>
        <w:tab/>
      </w:r>
      <w:r w:rsidRPr="00C04EE3">
        <w:rPr>
          <w:rFonts w:eastAsiaTheme="minorEastAsia"/>
        </w:rPr>
        <w:t>//</w:t>
      </w:r>
      <w:r>
        <w:rPr>
          <w:rFonts w:eastAsiaTheme="minorEastAsia"/>
        </w:rPr>
        <w:t xml:space="preserve"> </w:t>
      </w:r>
      <w:r w:rsidRPr="006D06DA">
        <w:rPr>
          <w:rFonts w:eastAsiaTheme="minorEastAsia"/>
          <w:i/>
          <w:iCs/>
        </w:rPr>
        <w:t>within acceptable range</w:t>
      </w:r>
    </w:p>
    <w:p w14:paraId="4D1961C9" w14:textId="77777777" w:rsidR="00824F3E" w:rsidRPr="00197C3B" w:rsidRDefault="00824F3E" w:rsidP="00824F3E">
      <w:pPr>
        <w:ind w:left="202" w:hanging="202"/>
      </w:pPr>
      <w:proofErr w:type="gramStart"/>
      <w:r w:rsidRPr="007D5F79">
        <w:rPr>
          <w:b/>
          <w:bCs/>
        </w:rPr>
        <w:t>else</w:t>
      </w:r>
      <w:r>
        <w:tab/>
      </w:r>
      <w:r>
        <w:tab/>
      </w:r>
      <w:r>
        <w:rPr>
          <w:rFonts w:eastAsiaTheme="minorEastAsia"/>
        </w:rPr>
        <w:t>/</w:t>
      </w:r>
      <w:proofErr w:type="gramEnd"/>
      <w:r>
        <w:rPr>
          <w:rFonts w:eastAsiaTheme="minorEastAsia"/>
        </w:rPr>
        <w:t xml:space="preserve">/ </w:t>
      </w:r>
      <w:r w:rsidRPr="006D06DA">
        <w:rPr>
          <w:rFonts w:eastAsiaTheme="minorEastAsia"/>
          <w:i/>
          <w:iCs/>
        </w:rPr>
        <w:t>current manipulating signal</w:t>
      </w:r>
      <w:r>
        <w:rPr>
          <w:rFonts w:eastAsiaTheme="minorEastAsia"/>
          <w:i/>
          <w:iCs/>
        </w:rPr>
        <w:t xml:space="preserve"> </w:t>
      </w:r>
      <w:r w:rsidRPr="006D06DA">
        <w:rPr>
          <w:rFonts w:eastAsiaTheme="minorEastAsia"/>
          <w:i/>
          <w:iCs/>
        </w:rPr>
        <w:t>outside acceptable range</w:t>
      </w:r>
    </w:p>
    <w:p w14:paraId="61C93868" w14:textId="77777777" w:rsidR="00824F3E" w:rsidRPr="007D5F79" w:rsidRDefault="00824F3E" w:rsidP="00824F3E">
      <w:pPr>
        <w:jc w:val="left"/>
      </w:pPr>
      <w:r>
        <w:rPr>
          <w:b/>
          <w:bCs/>
        </w:rPr>
        <w:tab/>
      </w:r>
      <w:r>
        <w:rPr>
          <w:b/>
          <w:bCs/>
        </w:rPr>
        <w:tab/>
        <w:t>a</w:t>
      </w:r>
      <w:r w:rsidRPr="00197C3B">
        <w:rPr>
          <w:b/>
          <w:bCs/>
        </w:rPr>
        <w:t>pply</w:t>
      </w:r>
      <w:r>
        <w:t xml:space="preserve"> </w:t>
      </w:r>
      <m:oMath>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min</m:t>
            </m:r>
          </m:sub>
        </m:sSub>
      </m:oMath>
      <w:r>
        <w:rPr>
          <w:rFonts w:eastAsiaTheme="minorEastAsia"/>
        </w:rPr>
        <w:t xml:space="preserve"> </w:t>
      </w:r>
      <w:r w:rsidRPr="00C04EE3">
        <w:rPr>
          <w:rFonts w:eastAsiaTheme="minorEastAsia"/>
          <w:b/>
          <w:bCs/>
        </w:rPr>
        <w:t>when</w:t>
      </w:r>
      <w:r>
        <w:rPr>
          <w:rFonts w:eastAsiaTheme="minorEastAsia"/>
        </w:rPr>
        <w:t xml:space="preserve"> </w:t>
      </w:r>
      <m:oMath>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e>
        </m:d>
        <m:r>
          <w:rPr>
            <w:rFonts w:ascii="Cambria Math" w:hAnsi="Cambria Math"/>
          </w:rPr>
          <m:t>&lt;</m:t>
        </m:r>
        <m:sSub>
          <m:sSubPr>
            <m:ctrlPr>
              <w:rPr>
                <w:rFonts w:ascii="Cambria Math" w:hAnsi="Cambria Math"/>
                <w:i/>
              </w:rPr>
            </m:ctrlPr>
          </m:sSubPr>
          <m:e>
            <m:r>
              <w:rPr>
                <w:rFonts w:ascii="Cambria Math" w:hAnsi="Cambria Math"/>
              </w:rPr>
              <m:t>U</m:t>
            </m:r>
          </m:e>
          <m:sub>
            <m:r>
              <w:rPr>
                <w:rFonts w:ascii="Cambria Math" w:hAnsi="Cambria Math"/>
              </w:rPr>
              <m:t>min</m:t>
            </m:r>
          </m:sub>
        </m:sSub>
      </m:oMath>
      <w:r>
        <w:rPr>
          <w:rFonts w:eastAsiaTheme="minorEastAsia"/>
        </w:rPr>
        <w:br/>
      </w:r>
      <w:r>
        <w:rPr>
          <w:rFonts w:eastAsiaTheme="minorEastAsia"/>
        </w:rPr>
        <w:tab/>
      </w:r>
      <w:r>
        <w:rPr>
          <w:rFonts w:eastAsiaTheme="minorEastAsia"/>
        </w:rPr>
        <w:tab/>
      </w:r>
      <w:r w:rsidRPr="006D06DA">
        <w:rPr>
          <w:rFonts w:eastAsiaTheme="minorEastAsia"/>
          <w:b/>
          <w:bCs/>
        </w:rPr>
        <w:t>or</w:t>
      </w:r>
      <w:r>
        <w:rPr>
          <w:rFonts w:eastAsiaTheme="minorEastAsia"/>
        </w:rPr>
        <w:t xml:space="preserve"> </w:t>
      </w:r>
      <m:oMath>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max</m:t>
            </m:r>
          </m:sub>
        </m:sSub>
      </m:oMath>
      <w:r>
        <w:rPr>
          <w:rFonts w:eastAsiaTheme="minorEastAsia"/>
        </w:rPr>
        <w:t xml:space="preserve"> </w:t>
      </w:r>
      <w:r w:rsidRPr="00C04EE3">
        <w:rPr>
          <w:rFonts w:eastAsiaTheme="minorEastAsia"/>
          <w:b/>
          <w:bCs/>
        </w:rPr>
        <w:t>when</w:t>
      </w:r>
      <w:r>
        <w:rPr>
          <w:rFonts w:eastAsiaTheme="minorEastAsia"/>
        </w:rPr>
        <w:t xml:space="preserve"> </w:t>
      </w:r>
      <m:oMath>
        <m:sSub>
          <m:sSubPr>
            <m:ctrlPr>
              <w:rPr>
                <w:rFonts w:ascii="Cambria Math" w:hAnsi="Cambria Math"/>
                <w:i/>
                <w:iCs/>
                <w:szCs w:val="24"/>
              </w:rPr>
            </m:ctrlPr>
          </m:sSubPr>
          <m:e>
            <m:r>
              <w:rPr>
                <w:rFonts w:ascii="Cambria Math" w:hAnsi="Cambria Math"/>
                <w:szCs w:val="24"/>
              </w:rPr>
              <m:t>U</m:t>
            </m:r>
          </m:e>
          <m:sub>
            <m:r>
              <w:rPr>
                <w:rFonts w:ascii="Cambria Math" w:hAnsi="Cambria Math"/>
                <w:szCs w:val="24"/>
              </w:rPr>
              <m:t>Q</m:t>
            </m:r>
          </m:sub>
        </m:sSub>
        <m:d>
          <m:dPr>
            <m:ctrlPr>
              <w:rPr>
                <w:rFonts w:ascii="Cambria Math" w:hAnsi="Cambria Math"/>
                <w:i/>
              </w:rPr>
            </m:ctrlPr>
          </m:dPr>
          <m:e>
            <m:r>
              <w:rPr>
                <w:rFonts w:ascii="Cambria Math" w:hAnsi="Cambria Math"/>
              </w:rPr>
              <m:t>t</m:t>
            </m:r>
          </m:e>
        </m:d>
        <m:r>
          <w:rPr>
            <w:rFonts w:ascii="Cambria Math" w:hAnsi="Cambria Math"/>
          </w:rPr>
          <m:t>&gt;</m:t>
        </m:r>
        <m:sSub>
          <m:sSubPr>
            <m:ctrlPr>
              <w:rPr>
                <w:rFonts w:ascii="Cambria Math" w:hAnsi="Cambria Math"/>
                <w:i/>
              </w:rPr>
            </m:ctrlPr>
          </m:sSubPr>
          <m:e>
            <m:r>
              <w:rPr>
                <w:rFonts w:ascii="Cambria Math" w:hAnsi="Cambria Math"/>
              </w:rPr>
              <m:t>U</m:t>
            </m:r>
          </m:e>
          <m:sub>
            <m:r>
              <w:rPr>
                <w:rFonts w:ascii="Cambria Math" w:hAnsi="Cambria Math"/>
              </w:rPr>
              <m:t>max</m:t>
            </m:r>
          </m:sub>
        </m:sSub>
      </m:oMath>
      <w:r>
        <w:rPr>
          <w:rFonts w:eastAsiaTheme="minorEastAsia"/>
        </w:rPr>
        <w:t>;</w:t>
      </w:r>
    </w:p>
    <w:p w14:paraId="7F85C631" w14:textId="77777777" w:rsidR="00824F3E" w:rsidRDefault="00824F3E" w:rsidP="00824F3E"/>
    <w:p w14:paraId="0AEDF930" w14:textId="0FBA8DE5" w:rsidR="009F0A00" w:rsidRPr="00F03F3C" w:rsidRDefault="00E8005F" w:rsidP="007819D7">
      <w:pPr>
        <w:pStyle w:val="PARAIndent"/>
      </w:pPr>
      <w:r>
        <w:t xml:space="preserve">Apart from </w:t>
      </w:r>
      <w:proofErr w:type="gramStart"/>
      <w:r>
        <w:t>aforementioned modifications</w:t>
      </w:r>
      <w:proofErr w:type="gramEnd"/>
      <w:r>
        <w:t xml:space="preserve">, there are other novel improvements in </w:t>
      </w:r>
      <w:proofErr w:type="gramStart"/>
      <w:r>
        <w:t>on</w:t>
      </w:r>
      <w:proofErr w:type="gramEnd"/>
      <w:r>
        <w:t xml:space="preserve">-line learning policy proposed for Q2dPLC presented in </w:t>
      </w:r>
      <w:r w:rsidRPr="00804D15">
        <w:rPr>
          <w:i/>
          <w:iCs/>
        </w:rPr>
        <w:t xml:space="preserve">LISTING </w:t>
      </w:r>
      <w:r>
        <w:rPr>
          <w:i/>
          <w:iCs/>
        </w:rPr>
        <w:t>1</w:t>
      </w:r>
      <w:r>
        <w:t xml:space="preserve"> showing the sequence of computation</w:t>
      </w:r>
      <w:ins w:id="50" w:author="Bogdan Gabrys" w:date="2025-05-13T13:06:00Z" w16du:dateUtc="2025-05-13T03:06:00Z">
        <w:r w:rsidR="000D2E68">
          <w:t>s</w:t>
        </w:r>
      </w:ins>
      <w:r>
        <w:t xml:space="preserve"> for a single time instant</w:t>
      </w:r>
      <w:r w:rsidR="00F03F3C">
        <w:t xml:space="preserve"> (for clarity, the calculations required for </w:t>
      </w:r>
      <w:r w:rsidR="00F03F3C">
        <w:rPr>
          <w:i/>
          <w:iCs/>
        </w:rPr>
        <w:t>PTC</w:t>
      </w:r>
      <w:r w:rsidR="00F03F3C">
        <w:t xml:space="preserve"> computation are not shown).</w:t>
      </w:r>
    </w:p>
    <w:p w14:paraId="56A3A4B7" w14:textId="384F5505" w:rsidR="00EE5D01" w:rsidRDefault="00EE5D01" w:rsidP="00EE5D01">
      <w:pPr>
        <w:pStyle w:val="PARAIndent"/>
      </w:pPr>
      <w:r>
        <w:t xml:space="preserve">The first Q2dPLC modification in learning policy is that learning (Q-matrix update) is possible only for actions that were randomly </w:t>
      </w:r>
      <w:proofErr w:type="gramStart"/>
      <w:r>
        <w:t>drawn</w:t>
      </w:r>
      <w:proofErr w:type="gramEnd"/>
      <w:r>
        <w:t xml:space="preserve"> and they were applied without exceeding the limitations of the manipulating variable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max</m:t>
                </m:r>
              </m:sub>
            </m:sSub>
          </m:e>
        </m:d>
      </m:oMath>
      <w:r>
        <w:t>.</w:t>
      </w:r>
    </w:p>
    <w:p w14:paraId="6B4AE100" w14:textId="77777777" w:rsidR="00824F3E" w:rsidRDefault="00EE5D01" w:rsidP="00EE5D01">
      <w:pPr>
        <w:pStyle w:val="PARAIndent"/>
        <w:rPr>
          <w:rFonts w:ascii="Times New Roman" w:hAnsi="Times New Roman"/>
          <w:iCs/>
          <w:color w:val="000000" w:themeColor="text1"/>
          <w:lang w:val="en"/>
        </w:rPr>
      </w:pPr>
      <w:r>
        <w:t xml:space="preserve">The second modification relates to random drawing of actions in exploration mode. The drawing itself is possible only when the system is not in the </w:t>
      </w:r>
      <w:r>
        <w:rPr>
          <w:i/>
          <w:iCs/>
        </w:rPr>
        <w:t>target state S</w:t>
      </w:r>
      <w:r>
        <w:rPr>
          <w:i/>
          <w:iCs/>
          <w:vertAlign w:val="subscript"/>
        </w:rPr>
        <w:t>0</w:t>
      </w:r>
      <w:r>
        <w:t xml:space="preserve">. Then, similarly to Q2d, the </w:t>
      </w:r>
      <w:r w:rsidRPr="00FB69FC">
        <w:rPr>
          <w:rFonts w:ascii="Times New Roman" w:hAnsi="Times New Roman"/>
          <w:i/>
          <w:iCs/>
          <w:color w:val="000000" w:themeColor="text1"/>
        </w:rPr>
        <w:t>ε</w:t>
      </w:r>
      <w:r w:rsidRPr="00FB69FC">
        <w:rPr>
          <w:rFonts w:ascii="Times New Roman" w:hAnsi="Times New Roman"/>
          <w:color w:val="000000" w:themeColor="text1"/>
        </w:rPr>
        <w:t>-greedy method [</w:t>
      </w:r>
      <w:r>
        <w:rPr>
          <w:rFonts w:ascii="Times New Roman" w:hAnsi="Times New Roman"/>
          <w:color w:val="000000" w:themeColor="text1"/>
        </w:rPr>
        <w:t>3</w:t>
      </w:r>
      <w:r w:rsidRPr="00FB69FC">
        <w:rPr>
          <w:rFonts w:ascii="Times New Roman" w:hAnsi="Times New Roman"/>
          <w:color w:val="000000" w:themeColor="text1"/>
        </w:rPr>
        <w:t>]-[</w:t>
      </w:r>
      <w:r>
        <w:rPr>
          <w:rFonts w:ascii="Times New Roman" w:hAnsi="Times New Roman"/>
          <w:color w:val="000000" w:themeColor="text1"/>
        </w:rPr>
        <w:t>4</w:t>
      </w:r>
      <w:r w:rsidRPr="00FB69FC">
        <w:rPr>
          <w:rFonts w:ascii="Times New Roman" w:hAnsi="Times New Roman"/>
          <w:color w:val="000000" w:themeColor="text1"/>
        </w:rPr>
        <w:t>]</w:t>
      </w:r>
      <w:r>
        <w:rPr>
          <w:rFonts w:ascii="Times New Roman" w:hAnsi="Times New Roman"/>
          <w:iCs/>
          <w:color w:val="000000" w:themeColor="text1"/>
        </w:rPr>
        <w:t xml:space="preserve"> is applied for switching between </w:t>
      </w:r>
      <w:r w:rsidRPr="00996891">
        <w:rPr>
          <w:rFonts w:ascii="Times New Roman" w:hAnsi="Times New Roman"/>
          <w:iCs/>
          <w:color w:val="FF0000"/>
        </w:rPr>
        <w:t>exploration and exploitation modes</w:t>
      </w:r>
      <w:r>
        <w:rPr>
          <w:rFonts w:ascii="Times New Roman" w:hAnsi="Times New Roman"/>
          <w:iCs/>
          <w:color w:val="FF0000"/>
        </w:rPr>
        <w:t xml:space="preserve"> but</w:t>
      </w:r>
      <w:r>
        <w:rPr>
          <w:rFonts w:ascii="Times New Roman" w:hAnsi="Times New Roman"/>
          <w:iCs/>
          <w:color w:val="000000" w:themeColor="text1"/>
        </w:rPr>
        <w:t xml:space="preserve"> the difference is applied in drawing policy. In Q2d, the range of actions accessible for drawing was limited only by user-defined natural number RD &gt; 0. Consequently, the drawing was allowed only from actions with numbers ±RD around the optimal action indicated by Q-matrix for a current state (see details in [1]). Such an approach </w:t>
      </w:r>
      <w:r w:rsidRPr="007F0BDD">
        <w:rPr>
          <w:rFonts w:ascii="Times New Roman" w:hAnsi="Times New Roman"/>
          <w:iCs/>
          <w:color w:val="000000" w:themeColor="text1"/>
          <w:lang w:val="en"/>
        </w:rPr>
        <w:t>me</w:t>
      </w:r>
      <w:r>
        <w:rPr>
          <w:rFonts w:ascii="Times New Roman" w:hAnsi="Times New Roman"/>
          <w:iCs/>
          <w:color w:val="000000" w:themeColor="text1"/>
          <w:lang w:val="en"/>
        </w:rPr>
        <w:t>e</w:t>
      </w:r>
      <w:r w:rsidRPr="007F0BDD">
        <w:rPr>
          <w:rFonts w:ascii="Times New Roman" w:hAnsi="Times New Roman"/>
          <w:iCs/>
          <w:color w:val="000000" w:themeColor="text1"/>
          <w:lang w:val="en"/>
        </w:rPr>
        <w:t>t</w:t>
      </w:r>
      <w:r>
        <w:rPr>
          <w:rFonts w:ascii="Times New Roman" w:hAnsi="Times New Roman"/>
          <w:iCs/>
          <w:color w:val="000000" w:themeColor="text1"/>
          <w:lang w:val="en"/>
        </w:rPr>
        <w:t>s</w:t>
      </w:r>
      <w:r w:rsidRPr="007F0BDD">
        <w:rPr>
          <w:rFonts w:ascii="Times New Roman" w:hAnsi="Times New Roman"/>
          <w:iCs/>
          <w:color w:val="000000" w:themeColor="text1"/>
          <w:lang w:val="en"/>
        </w:rPr>
        <w:t xml:space="preserve"> the requirement to prevent excessive</w:t>
      </w:r>
      <w:r>
        <w:rPr>
          <w:rFonts w:ascii="Times New Roman" w:hAnsi="Times New Roman"/>
          <w:iCs/>
          <w:color w:val="000000" w:themeColor="text1"/>
          <w:lang w:val="en"/>
        </w:rPr>
        <w:t xml:space="preserve"> process</w:t>
      </w:r>
      <w:r w:rsidRPr="007F0BDD">
        <w:rPr>
          <w:rFonts w:ascii="Times New Roman" w:hAnsi="Times New Roman"/>
          <w:iCs/>
          <w:color w:val="000000" w:themeColor="text1"/>
          <w:lang w:val="en"/>
        </w:rPr>
        <w:t xml:space="preserve"> </w:t>
      </w:r>
      <w:r>
        <w:rPr>
          <w:rFonts w:ascii="Times New Roman" w:hAnsi="Times New Roman"/>
          <w:iCs/>
          <w:color w:val="000000" w:themeColor="text1"/>
          <w:lang w:val="en"/>
        </w:rPr>
        <w:t xml:space="preserve">disturbing </w:t>
      </w:r>
      <w:r w:rsidRPr="007F0BDD">
        <w:rPr>
          <w:rFonts w:ascii="Times New Roman" w:hAnsi="Times New Roman"/>
          <w:iCs/>
          <w:color w:val="000000" w:themeColor="text1"/>
          <w:lang w:val="en"/>
        </w:rPr>
        <w:t xml:space="preserve">by </w:t>
      </w:r>
      <w:r>
        <w:rPr>
          <w:rFonts w:ascii="Times New Roman" w:hAnsi="Times New Roman"/>
          <w:iCs/>
          <w:color w:val="000000" w:themeColor="text1"/>
          <w:lang w:val="en"/>
        </w:rPr>
        <w:t xml:space="preserve">uncontrolled </w:t>
      </w:r>
      <w:r w:rsidRPr="007F0BDD">
        <w:rPr>
          <w:rFonts w:ascii="Times New Roman" w:hAnsi="Times New Roman"/>
          <w:iCs/>
          <w:color w:val="000000" w:themeColor="text1"/>
          <w:lang w:val="en"/>
        </w:rPr>
        <w:t xml:space="preserve">drawing actions significantly </w:t>
      </w:r>
      <w:r>
        <w:rPr>
          <w:rFonts w:ascii="Times New Roman" w:hAnsi="Times New Roman"/>
          <w:iCs/>
          <w:color w:val="000000" w:themeColor="text1"/>
          <w:lang w:val="en"/>
        </w:rPr>
        <w:t xml:space="preserve">different </w:t>
      </w:r>
      <w:r w:rsidRPr="007F0BDD">
        <w:rPr>
          <w:rFonts w:ascii="Times New Roman" w:hAnsi="Times New Roman"/>
          <w:iCs/>
          <w:color w:val="000000" w:themeColor="text1"/>
          <w:lang w:val="en"/>
        </w:rPr>
        <w:t>from the optimal action</w:t>
      </w:r>
      <w:r>
        <w:rPr>
          <w:rFonts w:ascii="Times New Roman" w:hAnsi="Times New Roman"/>
          <w:iCs/>
          <w:color w:val="000000" w:themeColor="text1"/>
          <w:lang w:val="en"/>
        </w:rPr>
        <w:t xml:space="preserve"> indicated by Q-matrix for a given state. However, Q2d still showed a tendency to learn very aggressive (almost on-off) actions in the application to processes with more complex dynamics. Thus, the drawing policy proposed for Q2d is further modified in Q2dPLC to prevent this problem, which is shown in Fig. 4 for the example value RD = 3.</w:t>
      </w:r>
    </w:p>
    <w:p w14:paraId="4050D5AD" w14:textId="77777777" w:rsidR="00824F3E" w:rsidRDefault="00824F3E" w:rsidP="00EE5D01">
      <w:pPr>
        <w:pStyle w:val="PARAIndent"/>
        <w:rPr>
          <w:rFonts w:ascii="Times New Roman" w:hAnsi="Times New Roman"/>
          <w:iCs/>
          <w:color w:val="000000" w:themeColor="text1"/>
          <w:lang w:val="en"/>
        </w:rPr>
      </w:pPr>
    </w:p>
    <w:p w14:paraId="25393B7F" w14:textId="77777777" w:rsidR="00824F3E" w:rsidRDefault="00824F3E" w:rsidP="00824F3E">
      <w:pPr>
        <w:pStyle w:val="PARAIndent"/>
        <w:ind w:firstLine="0"/>
        <w:jc w:val="center"/>
      </w:pPr>
      <w:r>
        <w:object w:dxaOrig="5521" w:dyaOrig="2806" w14:anchorId="472D0583">
          <v:shape id="_x0000_i1027" type="#_x0000_t75" style="width:244.95pt;height:118.45pt" o:ole="">
            <v:imagedata r:id="rId17" o:title="" croptop="1325f" cropbottom="5298f" cropleft="1346f" cropright="2019f"/>
          </v:shape>
          <o:OLEObject Type="Embed" ProgID="Visio.Drawing.15" ShapeID="_x0000_i1027" DrawAspect="Content" ObjectID="_1808648687" r:id="rId18"/>
        </w:object>
      </w:r>
    </w:p>
    <w:p w14:paraId="1FAC46DD" w14:textId="77777777" w:rsidR="00824F3E" w:rsidRPr="009B02F5" w:rsidRDefault="00824F3E" w:rsidP="00824F3E">
      <w:pPr>
        <w:pStyle w:val="Text"/>
        <w:ind w:firstLine="0"/>
        <w:rPr>
          <w:rFonts w:ascii="Helvetica" w:hAnsi="Helvetica"/>
          <w:sz w:val="16"/>
          <w:szCs w:val="16"/>
        </w:rPr>
      </w:pPr>
    </w:p>
    <w:p w14:paraId="2F2749F4" w14:textId="77777777" w:rsidR="00824F3E" w:rsidRPr="00F95CC3" w:rsidRDefault="00824F3E" w:rsidP="00824F3E">
      <w:pPr>
        <w:pStyle w:val="Text"/>
        <w:ind w:firstLine="0"/>
        <w:rPr>
          <w:rFonts w:ascii="Helvetica" w:hAnsi="Helvetica"/>
          <w:sz w:val="16"/>
          <w:szCs w:val="16"/>
        </w:rPr>
      </w:pPr>
      <w:r w:rsidRPr="009B02F5">
        <w:rPr>
          <w:rFonts w:ascii="Helvetica" w:hAnsi="Helvetica"/>
          <w:sz w:val="16"/>
          <w:szCs w:val="16"/>
        </w:rPr>
        <w:t xml:space="preserve">Fig. </w:t>
      </w:r>
      <w:r>
        <w:rPr>
          <w:rFonts w:ascii="Helvetica" w:hAnsi="Helvetica"/>
          <w:sz w:val="16"/>
          <w:szCs w:val="16"/>
        </w:rPr>
        <w:t>4</w:t>
      </w:r>
      <w:r w:rsidRPr="009B02F5">
        <w:rPr>
          <w:rFonts w:ascii="Helvetica" w:hAnsi="Helvetica"/>
          <w:sz w:val="16"/>
          <w:szCs w:val="16"/>
        </w:rPr>
        <w:t xml:space="preserve">.  </w:t>
      </w:r>
      <w:r>
        <w:rPr>
          <w:rFonts w:ascii="Helvetica" w:hAnsi="Helvetica"/>
          <w:sz w:val="16"/>
          <w:szCs w:val="16"/>
        </w:rPr>
        <w:t xml:space="preserve">Example part of Q-matrix with the accessible range of randomized actions for </w:t>
      </w:r>
      <w:proofErr w:type="spellStart"/>
      <w:r>
        <w:rPr>
          <w:rFonts w:ascii="Helvetica" w:hAnsi="Helvetica"/>
          <w:i/>
          <w:iCs/>
          <w:sz w:val="16"/>
          <w:szCs w:val="16"/>
        </w:rPr>
        <w:t>S</w:t>
      </w:r>
      <w:r>
        <w:rPr>
          <w:rFonts w:ascii="Helvetica" w:hAnsi="Helvetica"/>
          <w:i/>
          <w:iCs/>
          <w:sz w:val="16"/>
          <w:szCs w:val="16"/>
          <w:vertAlign w:val="subscript"/>
        </w:rPr>
        <w:t>k</w:t>
      </w:r>
      <w:proofErr w:type="spellEnd"/>
      <w:r>
        <w:rPr>
          <w:rFonts w:ascii="Helvetica" w:hAnsi="Helvetica"/>
          <w:sz w:val="16"/>
          <w:szCs w:val="16"/>
        </w:rPr>
        <w:t xml:space="preserve"> state for RD = 3. “X” denotes optimal actions for state </w:t>
      </w:r>
      <w:proofErr w:type="spellStart"/>
      <w:r>
        <w:rPr>
          <w:rFonts w:ascii="Helvetica" w:hAnsi="Helvetica"/>
          <w:i/>
          <w:iCs/>
          <w:sz w:val="16"/>
          <w:szCs w:val="16"/>
        </w:rPr>
        <w:t>S</w:t>
      </w:r>
      <w:r>
        <w:rPr>
          <w:rFonts w:ascii="Helvetica" w:hAnsi="Helvetica"/>
          <w:i/>
          <w:iCs/>
          <w:sz w:val="16"/>
          <w:szCs w:val="16"/>
          <w:vertAlign w:val="subscript"/>
        </w:rPr>
        <w:t>k</w:t>
      </w:r>
      <w:proofErr w:type="spellEnd"/>
      <w:r>
        <w:rPr>
          <w:rFonts w:ascii="Helvetica" w:hAnsi="Helvetica"/>
          <w:sz w:val="16"/>
          <w:szCs w:val="16"/>
        </w:rPr>
        <w:t xml:space="preserve"> and two neighboring states </w:t>
      </w:r>
      <w:r>
        <w:rPr>
          <w:rFonts w:ascii="Helvetica" w:hAnsi="Helvetica"/>
          <w:i/>
          <w:iCs/>
          <w:sz w:val="16"/>
          <w:szCs w:val="16"/>
        </w:rPr>
        <w:t>S</w:t>
      </w:r>
      <w:r>
        <w:rPr>
          <w:rFonts w:ascii="Helvetica" w:hAnsi="Helvetica"/>
          <w:i/>
          <w:iCs/>
          <w:sz w:val="16"/>
          <w:szCs w:val="16"/>
          <w:vertAlign w:val="subscript"/>
        </w:rPr>
        <w:t>k-1</w:t>
      </w:r>
      <w:r>
        <w:rPr>
          <w:rFonts w:ascii="Helvetica" w:hAnsi="Helvetica"/>
          <w:sz w:val="16"/>
          <w:szCs w:val="16"/>
        </w:rPr>
        <w:t xml:space="preserve"> on the left and </w:t>
      </w:r>
      <w:r>
        <w:rPr>
          <w:rFonts w:ascii="Helvetica" w:hAnsi="Helvetica"/>
          <w:i/>
          <w:iCs/>
          <w:sz w:val="16"/>
          <w:szCs w:val="16"/>
        </w:rPr>
        <w:t>S</w:t>
      </w:r>
      <w:r>
        <w:rPr>
          <w:rFonts w:ascii="Helvetica" w:hAnsi="Helvetica"/>
          <w:i/>
          <w:iCs/>
          <w:sz w:val="16"/>
          <w:szCs w:val="16"/>
          <w:vertAlign w:val="subscript"/>
        </w:rPr>
        <w:t>k+1</w:t>
      </w:r>
      <w:r>
        <w:rPr>
          <w:rFonts w:ascii="Helvetica" w:hAnsi="Helvetica"/>
          <w:sz w:val="16"/>
          <w:szCs w:val="16"/>
        </w:rPr>
        <w:t xml:space="preserve"> on the right. Red arrows show the ranges of actions accessible for drawing for each state while green arrow shows the effective range of actions accessible for drawing for the state </w:t>
      </w:r>
      <w:proofErr w:type="spellStart"/>
      <w:r>
        <w:rPr>
          <w:rFonts w:ascii="Helvetica" w:hAnsi="Helvetica"/>
          <w:i/>
          <w:iCs/>
          <w:sz w:val="16"/>
          <w:szCs w:val="16"/>
        </w:rPr>
        <w:t>S</w:t>
      </w:r>
      <w:r>
        <w:rPr>
          <w:rFonts w:ascii="Helvetica" w:hAnsi="Helvetica"/>
          <w:i/>
          <w:iCs/>
          <w:sz w:val="16"/>
          <w:szCs w:val="16"/>
          <w:vertAlign w:val="subscript"/>
        </w:rPr>
        <w:t>k</w:t>
      </w:r>
      <w:proofErr w:type="spellEnd"/>
      <w:r>
        <w:rPr>
          <w:rFonts w:ascii="Helvetica" w:hAnsi="Helvetica"/>
          <w:sz w:val="16"/>
          <w:szCs w:val="16"/>
        </w:rPr>
        <w:t xml:space="preserve"> after applying the modified drawing policy proposed for Q2dPLC (see details in the text).</w:t>
      </w:r>
    </w:p>
    <w:p w14:paraId="4E6B1E5D" w14:textId="77777777" w:rsidR="00824F3E" w:rsidRDefault="00824F3E" w:rsidP="00EE5D01">
      <w:pPr>
        <w:pStyle w:val="PARAIndent"/>
        <w:rPr>
          <w:rFonts w:ascii="Times New Roman" w:hAnsi="Times New Roman"/>
          <w:iCs/>
          <w:color w:val="000000" w:themeColor="text1"/>
          <w:lang w:val="en"/>
        </w:rPr>
      </w:pPr>
    </w:p>
    <w:p w14:paraId="5EF2DA65" w14:textId="1FFCE452" w:rsidR="00EE5D01" w:rsidRDefault="00EE5D01" w:rsidP="00EE5D01">
      <w:pPr>
        <w:pStyle w:val="PARAIndent"/>
        <w:rPr>
          <w:rFonts w:ascii="Times New Roman" w:hAnsi="Times New Roman"/>
          <w:iCs/>
          <w:color w:val="000000" w:themeColor="text1"/>
          <w:lang w:val="en"/>
        </w:rPr>
      </w:pPr>
      <w:r>
        <w:rPr>
          <w:rFonts w:ascii="Times New Roman" w:hAnsi="Times New Roman"/>
          <w:iCs/>
          <w:color w:val="000000" w:themeColor="text1"/>
          <w:lang w:val="en"/>
        </w:rPr>
        <w:t xml:space="preserve">Now, for the system being in the state </w:t>
      </w:r>
      <w:proofErr w:type="spellStart"/>
      <w:r>
        <w:rPr>
          <w:rFonts w:ascii="Times New Roman" w:hAnsi="Times New Roman"/>
          <w:i/>
          <w:color w:val="000000" w:themeColor="text1"/>
          <w:lang w:val="en"/>
        </w:rPr>
        <w:t>S</w:t>
      </w:r>
      <w:r>
        <w:rPr>
          <w:rFonts w:ascii="Times New Roman" w:hAnsi="Times New Roman"/>
          <w:i/>
          <w:color w:val="000000" w:themeColor="text1"/>
          <w:vertAlign w:val="subscript"/>
          <w:lang w:val="en"/>
        </w:rPr>
        <w:t>k</w:t>
      </w:r>
      <w:proofErr w:type="spellEnd"/>
      <w:r>
        <w:rPr>
          <w:rFonts w:ascii="Times New Roman" w:hAnsi="Times New Roman"/>
          <w:iCs/>
          <w:color w:val="000000" w:themeColor="text1"/>
          <w:lang w:val="en"/>
        </w:rPr>
        <w:t xml:space="preserve"> with the currently assigned optimal action </w:t>
      </w:r>
      <w:proofErr w:type="spellStart"/>
      <w:r>
        <w:rPr>
          <w:rFonts w:ascii="Times New Roman" w:hAnsi="Times New Roman"/>
          <w:i/>
          <w:color w:val="000000" w:themeColor="text1"/>
          <w:lang w:val="en"/>
        </w:rPr>
        <w:t>a</w:t>
      </w:r>
      <w:r>
        <w:rPr>
          <w:rFonts w:ascii="Times New Roman" w:hAnsi="Times New Roman"/>
          <w:i/>
          <w:color w:val="000000" w:themeColor="text1"/>
          <w:vertAlign w:val="subscript"/>
          <w:lang w:val="en"/>
        </w:rPr>
        <w:t>j</w:t>
      </w:r>
      <w:proofErr w:type="spellEnd"/>
      <w:r>
        <w:rPr>
          <w:rFonts w:ascii="Times New Roman" w:hAnsi="Times New Roman"/>
          <w:iCs/>
          <w:color w:val="000000" w:themeColor="text1"/>
          <w:lang w:val="en"/>
        </w:rPr>
        <w:t xml:space="preserve">, the range of actions accessible for drawing is determined not only based on the action range for </w:t>
      </w:r>
      <w:proofErr w:type="spellStart"/>
      <w:r>
        <w:rPr>
          <w:rFonts w:ascii="Times New Roman" w:hAnsi="Times New Roman"/>
          <w:i/>
          <w:color w:val="000000" w:themeColor="text1"/>
          <w:lang w:val="en"/>
        </w:rPr>
        <w:t>S</w:t>
      </w:r>
      <w:r>
        <w:rPr>
          <w:rFonts w:ascii="Times New Roman" w:hAnsi="Times New Roman"/>
          <w:i/>
          <w:color w:val="000000" w:themeColor="text1"/>
          <w:vertAlign w:val="subscript"/>
          <w:lang w:val="en"/>
        </w:rPr>
        <w:t>k</w:t>
      </w:r>
      <w:proofErr w:type="spellEnd"/>
      <w:r>
        <w:rPr>
          <w:rFonts w:ascii="Times New Roman" w:hAnsi="Times New Roman"/>
          <w:iCs/>
          <w:color w:val="000000" w:themeColor="text1"/>
          <w:lang w:val="en"/>
        </w:rPr>
        <w:t xml:space="preserve"> and a given RD (here, </w:t>
      </w:r>
      <w:r>
        <w:rPr>
          <w:rFonts w:ascii="Times New Roman" w:hAnsi="Times New Roman"/>
          <w:i/>
          <w:color w:val="000000" w:themeColor="text1"/>
          <w:lang w:val="en"/>
        </w:rPr>
        <w:t>a</w:t>
      </w:r>
      <w:r>
        <w:rPr>
          <w:rFonts w:ascii="Times New Roman" w:hAnsi="Times New Roman"/>
          <w:i/>
          <w:color w:val="000000" w:themeColor="text1"/>
          <w:vertAlign w:val="subscript"/>
          <w:lang w:val="en"/>
        </w:rPr>
        <w:t>j-3</w:t>
      </w:r>
      <w:r>
        <w:rPr>
          <w:rFonts w:ascii="Times New Roman" w:hAnsi="Times New Roman"/>
          <w:iCs/>
          <w:color w:val="000000" w:themeColor="text1"/>
          <w:lang w:val="en"/>
        </w:rPr>
        <w:t>..</w:t>
      </w:r>
      <w:r>
        <w:rPr>
          <w:rFonts w:ascii="Times New Roman" w:hAnsi="Times New Roman"/>
          <w:i/>
          <w:color w:val="000000" w:themeColor="text1"/>
          <w:lang w:val="en"/>
        </w:rPr>
        <w:t>a</w:t>
      </w:r>
      <w:r>
        <w:rPr>
          <w:rFonts w:ascii="Times New Roman" w:hAnsi="Times New Roman"/>
          <w:i/>
          <w:color w:val="000000" w:themeColor="text1"/>
          <w:vertAlign w:val="subscript"/>
          <w:lang w:val="en"/>
        </w:rPr>
        <w:t>j+3</w:t>
      </w:r>
      <w:r>
        <w:rPr>
          <w:rFonts w:ascii="Times New Roman" w:hAnsi="Times New Roman"/>
          <w:iCs/>
          <w:color w:val="000000" w:themeColor="text1"/>
          <w:lang w:val="en"/>
        </w:rPr>
        <w:t>)</w:t>
      </w:r>
      <w:ins w:id="51" w:author="Bogdan Gabrys" w:date="2025-05-13T13:09:00Z" w16du:dateUtc="2025-05-13T03:09:00Z">
        <w:r w:rsidR="008C5546">
          <w:rPr>
            <w:rFonts w:ascii="Times New Roman" w:hAnsi="Times New Roman"/>
            <w:iCs/>
            <w:color w:val="000000" w:themeColor="text1"/>
            <w:lang w:val="en"/>
          </w:rPr>
          <w:t>,</w:t>
        </w:r>
      </w:ins>
      <w:r>
        <w:rPr>
          <w:rFonts w:ascii="Times New Roman" w:hAnsi="Times New Roman"/>
          <w:iCs/>
          <w:color w:val="000000" w:themeColor="text1"/>
          <w:lang w:val="en"/>
        </w:rPr>
        <w:t xml:space="preserve"> how it would be for Q2d</w:t>
      </w:r>
      <w:ins w:id="52" w:author="Bogdan Gabrys" w:date="2025-05-13T13:09:00Z" w16du:dateUtc="2025-05-13T03:09:00Z">
        <w:r w:rsidR="00255063">
          <w:rPr>
            <w:rFonts w:ascii="Times New Roman" w:hAnsi="Times New Roman"/>
            <w:iCs/>
            <w:color w:val="000000" w:themeColor="text1"/>
            <w:lang w:val="en"/>
          </w:rPr>
          <w:t>,</w:t>
        </w:r>
      </w:ins>
      <w:r>
        <w:rPr>
          <w:rFonts w:ascii="Times New Roman" w:hAnsi="Times New Roman"/>
          <w:iCs/>
          <w:color w:val="000000" w:themeColor="text1"/>
          <w:lang w:val="en"/>
        </w:rPr>
        <w:t xml:space="preserve"> but also on the action ranges corresponding to two neighboring states: on the left </w:t>
      </w:r>
      <w:r>
        <w:rPr>
          <w:rFonts w:ascii="Times New Roman" w:hAnsi="Times New Roman"/>
          <w:i/>
          <w:color w:val="000000" w:themeColor="text1"/>
          <w:lang w:val="en"/>
        </w:rPr>
        <w:t>S</w:t>
      </w:r>
      <w:r>
        <w:rPr>
          <w:rFonts w:ascii="Times New Roman" w:hAnsi="Times New Roman"/>
          <w:i/>
          <w:color w:val="000000" w:themeColor="text1"/>
          <w:vertAlign w:val="subscript"/>
          <w:lang w:val="en"/>
        </w:rPr>
        <w:t>k-1</w:t>
      </w:r>
      <w:r>
        <w:rPr>
          <w:rFonts w:ascii="Times New Roman" w:hAnsi="Times New Roman"/>
          <w:iCs/>
          <w:color w:val="000000" w:themeColor="text1"/>
          <w:lang w:val="en"/>
        </w:rPr>
        <w:t xml:space="preserve"> with assigned optimal action </w:t>
      </w:r>
      <w:r>
        <w:rPr>
          <w:rFonts w:ascii="Times New Roman" w:hAnsi="Times New Roman"/>
          <w:i/>
          <w:color w:val="000000" w:themeColor="text1"/>
          <w:lang w:val="en"/>
        </w:rPr>
        <w:t>a</w:t>
      </w:r>
      <w:r>
        <w:rPr>
          <w:rFonts w:ascii="Times New Roman" w:hAnsi="Times New Roman"/>
          <w:i/>
          <w:color w:val="000000" w:themeColor="text1"/>
          <w:vertAlign w:val="subscript"/>
          <w:lang w:val="en"/>
        </w:rPr>
        <w:t>j-1</w:t>
      </w:r>
      <w:r>
        <w:rPr>
          <w:rFonts w:ascii="Times New Roman" w:hAnsi="Times New Roman"/>
          <w:iCs/>
          <w:color w:val="000000" w:themeColor="text1"/>
          <w:lang w:val="en"/>
        </w:rPr>
        <w:t xml:space="preserve"> (action range </w:t>
      </w:r>
      <w:r>
        <w:rPr>
          <w:rFonts w:ascii="Times New Roman" w:hAnsi="Times New Roman"/>
          <w:i/>
          <w:color w:val="000000" w:themeColor="text1"/>
          <w:lang w:val="en"/>
        </w:rPr>
        <w:t>a</w:t>
      </w:r>
      <w:r>
        <w:rPr>
          <w:rFonts w:ascii="Times New Roman" w:hAnsi="Times New Roman"/>
          <w:i/>
          <w:color w:val="000000" w:themeColor="text1"/>
          <w:vertAlign w:val="subscript"/>
          <w:lang w:val="en"/>
        </w:rPr>
        <w:t>j-4</w:t>
      </w:r>
      <w:r>
        <w:rPr>
          <w:rFonts w:ascii="Times New Roman" w:hAnsi="Times New Roman"/>
          <w:iCs/>
          <w:color w:val="000000" w:themeColor="text1"/>
          <w:lang w:val="en"/>
        </w:rPr>
        <w:t>..</w:t>
      </w:r>
      <w:r>
        <w:rPr>
          <w:rFonts w:ascii="Times New Roman" w:hAnsi="Times New Roman"/>
          <w:i/>
          <w:color w:val="000000" w:themeColor="text1"/>
          <w:lang w:val="en"/>
        </w:rPr>
        <w:t>a</w:t>
      </w:r>
      <w:r>
        <w:rPr>
          <w:rFonts w:ascii="Times New Roman" w:hAnsi="Times New Roman"/>
          <w:i/>
          <w:color w:val="000000" w:themeColor="text1"/>
          <w:vertAlign w:val="subscript"/>
          <w:lang w:val="en"/>
        </w:rPr>
        <w:t>j+2</w:t>
      </w:r>
      <w:r>
        <w:rPr>
          <w:rFonts w:ascii="Times New Roman" w:hAnsi="Times New Roman"/>
          <w:iCs/>
          <w:color w:val="000000" w:themeColor="text1"/>
          <w:lang w:val="en"/>
        </w:rPr>
        <w:t xml:space="preserve">) and on the right </w:t>
      </w:r>
      <w:r>
        <w:rPr>
          <w:rFonts w:ascii="Times New Roman" w:hAnsi="Times New Roman"/>
          <w:i/>
          <w:color w:val="000000" w:themeColor="text1"/>
          <w:lang w:val="en"/>
        </w:rPr>
        <w:t>S</w:t>
      </w:r>
      <w:r>
        <w:rPr>
          <w:rFonts w:ascii="Times New Roman" w:hAnsi="Times New Roman"/>
          <w:i/>
          <w:color w:val="000000" w:themeColor="text1"/>
          <w:vertAlign w:val="subscript"/>
          <w:lang w:val="en"/>
        </w:rPr>
        <w:t>k+1</w:t>
      </w:r>
      <w:r>
        <w:rPr>
          <w:rFonts w:ascii="Times New Roman" w:hAnsi="Times New Roman"/>
          <w:iCs/>
          <w:color w:val="000000" w:themeColor="text1"/>
          <w:lang w:val="en"/>
        </w:rPr>
        <w:t xml:space="preserve"> with assigned optimal </w:t>
      </w:r>
      <w:r>
        <w:rPr>
          <w:rFonts w:ascii="Times New Roman" w:hAnsi="Times New Roman"/>
          <w:iCs/>
          <w:color w:val="000000" w:themeColor="text1"/>
          <w:lang w:val="en"/>
        </w:rPr>
        <w:t xml:space="preserve">action </w:t>
      </w:r>
      <w:r>
        <w:rPr>
          <w:rFonts w:ascii="Times New Roman" w:hAnsi="Times New Roman"/>
          <w:i/>
          <w:color w:val="000000" w:themeColor="text1"/>
          <w:lang w:val="en"/>
        </w:rPr>
        <w:t>a</w:t>
      </w:r>
      <w:r>
        <w:rPr>
          <w:rFonts w:ascii="Times New Roman" w:hAnsi="Times New Roman"/>
          <w:i/>
          <w:color w:val="000000" w:themeColor="text1"/>
          <w:vertAlign w:val="subscript"/>
          <w:lang w:val="en"/>
        </w:rPr>
        <w:t>j+2</w:t>
      </w:r>
      <w:r>
        <w:rPr>
          <w:rFonts w:ascii="Times New Roman" w:hAnsi="Times New Roman"/>
          <w:iCs/>
          <w:color w:val="000000" w:themeColor="text1"/>
          <w:lang w:val="en"/>
        </w:rPr>
        <w:t xml:space="preserve"> (action range </w:t>
      </w:r>
      <w:r>
        <w:rPr>
          <w:rFonts w:ascii="Times New Roman" w:hAnsi="Times New Roman"/>
          <w:i/>
          <w:color w:val="000000" w:themeColor="text1"/>
          <w:lang w:val="en"/>
        </w:rPr>
        <w:t>a</w:t>
      </w:r>
      <w:r>
        <w:rPr>
          <w:rFonts w:ascii="Times New Roman" w:hAnsi="Times New Roman"/>
          <w:i/>
          <w:color w:val="000000" w:themeColor="text1"/>
          <w:vertAlign w:val="subscript"/>
          <w:lang w:val="en"/>
        </w:rPr>
        <w:t>j-1</w:t>
      </w:r>
      <w:r>
        <w:rPr>
          <w:rFonts w:ascii="Times New Roman" w:hAnsi="Times New Roman"/>
          <w:iCs/>
          <w:color w:val="000000" w:themeColor="text1"/>
          <w:lang w:val="en"/>
        </w:rPr>
        <w:t>..</w:t>
      </w:r>
      <w:r>
        <w:rPr>
          <w:rFonts w:ascii="Times New Roman" w:hAnsi="Times New Roman"/>
          <w:i/>
          <w:color w:val="000000" w:themeColor="text1"/>
          <w:lang w:val="en"/>
        </w:rPr>
        <w:t>a</w:t>
      </w:r>
      <w:r>
        <w:rPr>
          <w:rFonts w:ascii="Times New Roman" w:hAnsi="Times New Roman"/>
          <w:i/>
          <w:color w:val="000000" w:themeColor="text1"/>
          <w:vertAlign w:val="subscript"/>
          <w:lang w:val="en"/>
        </w:rPr>
        <w:t>j+5</w:t>
      </w:r>
      <w:r>
        <w:rPr>
          <w:rFonts w:ascii="Times New Roman" w:hAnsi="Times New Roman"/>
          <w:iCs/>
          <w:color w:val="000000" w:themeColor="text1"/>
          <w:lang w:val="en"/>
        </w:rPr>
        <w:t xml:space="preserve">) – see red arrows representing these ranges of actions in Fig. 4. Then, the final range of actions accessible for drawing for the system being in the state </w:t>
      </w:r>
      <w:proofErr w:type="spellStart"/>
      <w:r>
        <w:rPr>
          <w:rFonts w:ascii="Times New Roman" w:hAnsi="Times New Roman"/>
          <w:i/>
          <w:color w:val="000000" w:themeColor="text1"/>
          <w:lang w:val="en"/>
        </w:rPr>
        <w:t>S</w:t>
      </w:r>
      <w:r>
        <w:rPr>
          <w:rFonts w:ascii="Times New Roman" w:hAnsi="Times New Roman"/>
          <w:i/>
          <w:color w:val="000000" w:themeColor="text1"/>
          <w:vertAlign w:val="subscript"/>
          <w:lang w:val="en"/>
        </w:rPr>
        <w:t>k</w:t>
      </w:r>
      <w:proofErr w:type="spellEnd"/>
      <w:r>
        <w:rPr>
          <w:rFonts w:ascii="Times New Roman" w:hAnsi="Times New Roman"/>
          <w:iCs/>
          <w:color w:val="000000" w:themeColor="text1"/>
          <w:lang w:val="en"/>
        </w:rPr>
        <w:t xml:space="preserve"> is determined as the common part of these three ranges and is marked with green arrow (here, </w:t>
      </w:r>
      <w:r>
        <w:rPr>
          <w:rFonts w:ascii="Times New Roman" w:hAnsi="Times New Roman"/>
          <w:i/>
          <w:color w:val="000000" w:themeColor="text1"/>
          <w:lang w:val="en"/>
        </w:rPr>
        <w:t>a</w:t>
      </w:r>
      <w:r>
        <w:rPr>
          <w:rFonts w:ascii="Times New Roman" w:hAnsi="Times New Roman"/>
          <w:i/>
          <w:color w:val="000000" w:themeColor="text1"/>
          <w:vertAlign w:val="subscript"/>
          <w:lang w:val="en"/>
        </w:rPr>
        <w:t>j-</w:t>
      </w:r>
      <w:proofErr w:type="gramStart"/>
      <w:r>
        <w:rPr>
          <w:rFonts w:ascii="Times New Roman" w:hAnsi="Times New Roman"/>
          <w:i/>
          <w:color w:val="000000" w:themeColor="text1"/>
          <w:vertAlign w:val="subscript"/>
          <w:lang w:val="en"/>
        </w:rPr>
        <w:t>1</w:t>
      </w:r>
      <w:r>
        <w:rPr>
          <w:rFonts w:ascii="Times New Roman" w:hAnsi="Times New Roman"/>
          <w:iCs/>
          <w:color w:val="000000" w:themeColor="text1"/>
          <w:lang w:val="en"/>
        </w:rPr>
        <w:t>..</w:t>
      </w:r>
      <w:proofErr w:type="gramEnd"/>
      <w:r>
        <w:rPr>
          <w:rFonts w:ascii="Times New Roman" w:hAnsi="Times New Roman"/>
          <w:i/>
          <w:color w:val="000000" w:themeColor="text1"/>
          <w:lang w:val="en"/>
        </w:rPr>
        <w:t>a</w:t>
      </w:r>
      <w:r>
        <w:rPr>
          <w:rFonts w:ascii="Times New Roman" w:hAnsi="Times New Roman"/>
          <w:i/>
          <w:color w:val="000000" w:themeColor="text1"/>
          <w:vertAlign w:val="subscript"/>
          <w:lang w:val="en"/>
        </w:rPr>
        <w:t>j+2</w:t>
      </w:r>
      <w:r>
        <w:rPr>
          <w:rFonts w:ascii="Times New Roman" w:hAnsi="Times New Roman"/>
          <w:iCs/>
          <w:color w:val="000000" w:themeColor="text1"/>
          <w:lang w:val="en"/>
        </w:rPr>
        <w:t xml:space="preserve">). This range is smaller so effectively fewer actions can be drawn </w:t>
      </w:r>
      <w:proofErr w:type="gramStart"/>
      <w:r>
        <w:rPr>
          <w:rFonts w:ascii="Times New Roman" w:hAnsi="Times New Roman"/>
          <w:iCs/>
          <w:color w:val="000000" w:themeColor="text1"/>
          <w:lang w:val="en"/>
        </w:rPr>
        <w:t>comparing</w:t>
      </w:r>
      <w:proofErr w:type="gramEnd"/>
      <w:r>
        <w:rPr>
          <w:rFonts w:ascii="Times New Roman" w:hAnsi="Times New Roman"/>
          <w:iCs/>
          <w:color w:val="000000" w:themeColor="text1"/>
          <w:lang w:val="en"/>
        </w:rPr>
        <w:t xml:space="preserve"> to </w:t>
      </w:r>
      <w:proofErr w:type="gramStart"/>
      <w:r>
        <w:rPr>
          <w:rFonts w:ascii="Times New Roman" w:hAnsi="Times New Roman"/>
          <w:iCs/>
          <w:color w:val="000000" w:themeColor="text1"/>
          <w:lang w:val="en"/>
        </w:rPr>
        <w:t>Q2d</w:t>
      </w:r>
      <w:proofErr w:type="gramEnd"/>
      <w:r>
        <w:rPr>
          <w:rFonts w:ascii="Times New Roman" w:hAnsi="Times New Roman"/>
          <w:iCs/>
          <w:color w:val="000000" w:themeColor="text1"/>
          <w:lang w:val="en"/>
        </w:rPr>
        <w:t xml:space="preserve"> approach. </w:t>
      </w:r>
      <w:commentRangeStart w:id="53"/>
      <w:commentRangeStart w:id="54"/>
      <w:r>
        <w:rPr>
          <w:rFonts w:ascii="Times New Roman" w:hAnsi="Times New Roman"/>
          <w:iCs/>
          <w:color w:val="000000" w:themeColor="text1"/>
          <w:lang w:val="en"/>
        </w:rPr>
        <w:t>However, this limitation proposed for Q2dPLC ensures smoother changes of actions during on-line learning and thus prevents uncontrolled learning of aggressive closed-loop behavior.</w:t>
      </w:r>
      <w:commentRangeEnd w:id="53"/>
      <w:r w:rsidR="00011CE7">
        <w:rPr>
          <w:rStyle w:val="CommentReference"/>
          <w:rFonts w:ascii="Times New Roman" w:hAnsi="Times New Roman"/>
        </w:rPr>
        <w:commentReference w:id="53"/>
      </w:r>
      <w:commentRangeEnd w:id="54"/>
      <w:r w:rsidR="00046557">
        <w:rPr>
          <w:rStyle w:val="CommentReference"/>
          <w:rFonts w:ascii="Times New Roman" w:hAnsi="Times New Roman"/>
        </w:rPr>
        <w:commentReference w:id="54"/>
      </w:r>
    </w:p>
    <w:p w14:paraId="4121DAF1" w14:textId="625A1FAC" w:rsidR="00824F3E" w:rsidRDefault="00824F3E" w:rsidP="00824F3E">
      <w:pPr>
        <w:pStyle w:val="PARAIndent"/>
        <w:rPr>
          <w:rFonts w:ascii="Times New Roman" w:hAnsi="Times New Roman"/>
        </w:rPr>
      </w:pPr>
      <w:r>
        <w:rPr>
          <w:rFonts w:ascii="Times New Roman" w:hAnsi="Times New Roman"/>
          <w:iCs/>
          <w:color w:val="000000" w:themeColor="text1"/>
          <w:lang w:val="en"/>
        </w:rPr>
        <w:t>Finally, no matter how the current action was selected, the final current value of the manipulating variable is always kept with</w:t>
      </w:r>
      <w:ins w:id="55" w:author="Bogdan Gabrys" w:date="2025-05-13T13:17:00Z" w16du:dateUtc="2025-05-13T03:17:00Z">
        <w:r w:rsidR="008878D3">
          <w:rPr>
            <w:rFonts w:ascii="Times New Roman" w:hAnsi="Times New Roman"/>
            <w:iCs/>
            <w:color w:val="000000" w:themeColor="text1"/>
            <w:lang w:val="en"/>
          </w:rPr>
          <w:t>in</w:t>
        </w:r>
      </w:ins>
      <w:r>
        <w:rPr>
          <w:rFonts w:ascii="Times New Roman" w:hAnsi="Times New Roman"/>
          <w:iCs/>
          <w:color w:val="000000" w:themeColor="text1"/>
          <w:lang w:val="en"/>
        </w:rPr>
        <w:t xml:space="preserve"> the acceptable range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max</m:t>
                </m:r>
              </m:sub>
            </m:sSub>
          </m:e>
        </m:d>
      </m:oMath>
      <w:r>
        <w:rPr>
          <w:rFonts w:ascii="Times New Roman" w:hAnsi="Times New Roman"/>
        </w:rPr>
        <w:t>.</w:t>
      </w:r>
    </w:p>
    <w:p w14:paraId="2012DAC6" w14:textId="77777777" w:rsidR="00CD60EE" w:rsidRPr="00EA5573" w:rsidRDefault="00CD60EE" w:rsidP="00CD60EE">
      <w:pPr>
        <w:pStyle w:val="PARAIndent"/>
        <w:rPr>
          <w:color w:val="000000" w:themeColor="text1"/>
        </w:rPr>
      </w:pPr>
      <w:r w:rsidRPr="00EA5573">
        <w:rPr>
          <w:color w:val="000000" w:themeColor="text1"/>
        </w:rPr>
        <w:t xml:space="preserve">Summarizing, these novel modifications proposed for Q2dPLC solve the practical problems that occur with </w:t>
      </w:r>
      <w:proofErr w:type="gramStart"/>
      <w:r w:rsidRPr="00EA5573">
        <w:rPr>
          <w:color w:val="000000" w:themeColor="text1"/>
        </w:rPr>
        <w:t>previous</w:t>
      </w:r>
      <w:proofErr w:type="gramEnd"/>
      <w:r w:rsidRPr="00EA5573">
        <w:rPr>
          <w:color w:val="000000" w:themeColor="text1"/>
        </w:rPr>
        <w:t xml:space="preserve"> Q2d approach:</w:t>
      </w:r>
    </w:p>
    <w:p w14:paraId="0E5F989A" w14:textId="77777777" w:rsidR="00CD60EE" w:rsidRPr="00EA5573" w:rsidRDefault="00CD60EE" w:rsidP="00CD60EE">
      <w:pPr>
        <w:pStyle w:val="PARAIndent"/>
        <w:numPr>
          <w:ilvl w:val="0"/>
          <w:numId w:val="16"/>
        </w:numPr>
        <w:ind w:left="357" w:hanging="357"/>
        <w:rPr>
          <w:color w:val="000000" w:themeColor="text1"/>
        </w:rPr>
      </w:pPr>
      <w:r w:rsidRPr="00EA5573">
        <w:rPr>
          <w:color w:val="000000" w:themeColor="text1"/>
        </w:rPr>
        <w:t xml:space="preserve">Q2dPLC initialization for </w:t>
      </w:r>
      <w:proofErr w:type="spellStart"/>
      <w:r w:rsidRPr="00EA5573">
        <w:rPr>
          <w:color w:val="000000" w:themeColor="text1"/>
        </w:rPr>
        <w:t>bumpless</w:t>
      </w:r>
      <w:proofErr w:type="spellEnd"/>
      <w:r w:rsidRPr="00EA5573">
        <w:rPr>
          <w:color w:val="000000" w:themeColor="text1"/>
        </w:rPr>
        <w:t xml:space="preserve"> switching from PI control is as simple as for Q2d (assuming Q-matrix as identity one) but does not require recalculations that were necessary for the latter,</w:t>
      </w:r>
    </w:p>
    <w:p w14:paraId="046E080B" w14:textId="576CB32F" w:rsidR="00CD60EE" w:rsidRPr="00EA5573" w:rsidRDefault="00CD60EE" w:rsidP="00CD60EE">
      <w:pPr>
        <w:pStyle w:val="PARAIndent"/>
        <w:numPr>
          <w:ilvl w:val="0"/>
          <w:numId w:val="16"/>
        </w:numPr>
        <w:ind w:left="357" w:hanging="357"/>
        <w:rPr>
          <w:color w:val="000000" w:themeColor="text1"/>
        </w:rPr>
      </w:pPr>
      <w:r w:rsidRPr="00EA5573">
        <w:rPr>
          <w:color w:val="000000" w:themeColor="text1"/>
        </w:rPr>
        <w:t xml:space="preserve">Consecutive decreasing </w:t>
      </w:r>
      <w:proofErr w:type="spellStart"/>
      <w:r w:rsidRPr="00EA5573">
        <w:rPr>
          <w:i/>
          <w:iCs/>
          <w:color w:val="000000" w:themeColor="text1"/>
        </w:rPr>
        <w:t>T</w:t>
      </w:r>
      <w:r w:rsidRPr="00EA5573">
        <w:rPr>
          <w:i/>
          <w:iCs/>
          <w:color w:val="000000" w:themeColor="text1"/>
          <w:vertAlign w:val="subscript"/>
        </w:rPr>
        <w:t>e</w:t>
      </w:r>
      <w:proofErr w:type="spellEnd"/>
      <w:r w:rsidRPr="00EA5573">
        <w:rPr>
          <w:color w:val="000000" w:themeColor="text1"/>
        </w:rPr>
        <w:t xml:space="preserve"> ensures that Q2dPLC does not tend to learn aggressive actions that takes place for Q2d for the process</w:t>
      </w:r>
      <w:r w:rsidR="00EA5573" w:rsidRPr="00EA5573">
        <w:rPr>
          <w:color w:val="000000" w:themeColor="text1"/>
        </w:rPr>
        <w:t>es</w:t>
      </w:r>
      <w:r w:rsidRPr="00EA5573">
        <w:rPr>
          <w:color w:val="000000" w:themeColor="text1"/>
        </w:rPr>
        <w:t xml:space="preserve"> with more complex dynamics and when </w:t>
      </w:r>
      <m:oMath>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e</m:t>
            </m:r>
          </m:sub>
          <m:sup>
            <m:r>
              <w:rPr>
                <w:rFonts w:ascii="Cambria Math" w:hAnsi="Cambria Math"/>
                <w:color w:val="000000" w:themeColor="text1"/>
              </w:rPr>
              <m:t>goal</m:t>
            </m:r>
          </m:sup>
        </m:sSubSup>
      </m:oMath>
      <w:r w:rsidRPr="00EA5573">
        <w:rPr>
          <w:color w:val="000000" w:themeColor="text1"/>
        </w:rPr>
        <w:t xml:space="preserve"> is</w:t>
      </w:r>
      <w:r w:rsidR="00EA5573" w:rsidRPr="00EA5573">
        <w:rPr>
          <w:color w:val="000000" w:themeColor="text1"/>
        </w:rPr>
        <w:t xml:space="preserve"> too</w:t>
      </w:r>
      <w:r w:rsidRPr="00EA5573">
        <w:rPr>
          <w:color w:val="000000" w:themeColor="text1"/>
        </w:rPr>
        <w:t xml:space="preserve"> </w:t>
      </w:r>
      <w:r w:rsidR="00EA5573" w:rsidRPr="00EA5573">
        <w:rPr>
          <w:color w:val="000000" w:themeColor="text1"/>
        </w:rPr>
        <w:t>aggressive</w:t>
      </w:r>
      <w:r w:rsidR="006E1733" w:rsidRPr="00EA5573">
        <w:rPr>
          <w:color w:val="000000" w:themeColor="text1"/>
        </w:rPr>
        <w:t>,</w:t>
      </w:r>
    </w:p>
    <w:p w14:paraId="4A585C4E" w14:textId="10AA8CD4" w:rsidR="006E1733" w:rsidRPr="00EA5573" w:rsidRDefault="00EA5573" w:rsidP="00CD60EE">
      <w:pPr>
        <w:pStyle w:val="PARAIndent"/>
        <w:numPr>
          <w:ilvl w:val="0"/>
          <w:numId w:val="16"/>
        </w:numPr>
        <w:ind w:left="357" w:hanging="357"/>
        <w:rPr>
          <w:color w:val="000000" w:themeColor="text1"/>
        </w:rPr>
      </w:pPr>
      <w:proofErr w:type="gramStart"/>
      <w:r w:rsidRPr="00EA5573">
        <w:rPr>
          <w:color w:val="000000" w:themeColor="text1"/>
        </w:rPr>
        <w:t>Comparing</w:t>
      </w:r>
      <w:proofErr w:type="gramEnd"/>
      <w:r w:rsidRPr="00EA5573">
        <w:rPr>
          <w:color w:val="000000" w:themeColor="text1"/>
        </w:rPr>
        <w:t xml:space="preserve"> to Q2d, m</w:t>
      </w:r>
      <w:r w:rsidR="006E1733" w:rsidRPr="00EA5573">
        <w:rPr>
          <w:color w:val="000000" w:themeColor="text1"/>
        </w:rPr>
        <w:t xml:space="preserve">odification of learning policy </w:t>
      </w:r>
      <w:r w:rsidR="00435BB5">
        <w:rPr>
          <w:color w:val="000000" w:themeColor="text1"/>
        </w:rPr>
        <w:t xml:space="preserve">provides </w:t>
      </w:r>
      <w:r w:rsidRPr="00EA5573">
        <w:rPr>
          <w:color w:val="000000" w:themeColor="text1"/>
        </w:rPr>
        <w:t>additional prevent</w:t>
      </w:r>
      <w:r w:rsidR="00435BB5">
        <w:rPr>
          <w:color w:val="000000" w:themeColor="text1"/>
        </w:rPr>
        <w:t>ion</w:t>
      </w:r>
      <w:r w:rsidRPr="00EA5573">
        <w:rPr>
          <w:color w:val="000000" w:themeColor="text1"/>
        </w:rPr>
        <w:t xml:space="preserve"> from learning aggressive </w:t>
      </w:r>
      <w:proofErr w:type="gramStart"/>
      <w:r w:rsidRPr="00EA5573">
        <w:rPr>
          <w:color w:val="000000" w:themeColor="text1"/>
        </w:rPr>
        <w:t>actions</w:t>
      </w:r>
      <w:proofErr w:type="gramEnd"/>
      <w:r w:rsidRPr="00EA5573">
        <w:rPr>
          <w:color w:val="000000" w:themeColor="text1"/>
        </w:rPr>
        <w:t xml:space="preserve"> but it also </w:t>
      </w:r>
      <w:r w:rsidR="00435BB5">
        <w:rPr>
          <w:color w:val="000000" w:themeColor="text1"/>
        </w:rPr>
        <w:t xml:space="preserve">prevents </w:t>
      </w:r>
      <w:r w:rsidRPr="00EA5573">
        <w:rPr>
          <w:color w:val="000000" w:themeColor="text1"/>
        </w:rPr>
        <w:t xml:space="preserve">from incidental </w:t>
      </w:r>
      <w:proofErr w:type="gramStart"/>
      <w:r w:rsidRPr="00EA5573">
        <w:rPr>
          <w:color w:val="000000" w:themeColor="text1"/>
        </w:rPr>
        <w:t>appearing</w:t>
      </w:r>
      <w:proofErr w:type="gramEnd"/>
      <w:r w:rsidRPr="00EA5573">
        <w:rPr>
          <w:color w:val="000000" w:themeColor="text1"/>
        </w:rPr>
        <w:t xml:space="preserve"> of the steady state control error at the initial stage of learning when Q2dPLC is implemented for the processes with more complex dynamics.</w:t>
      </w:r>
    </w:p>
    <w:p w14:paraId="68FBA7C5" w14:textId="52740E0E" w:rsidR="00631F82" w:rsidRDefault="00631F82" w:rsidP="00631F82">
      <w:pPr>
        <w:pStyle w:val="PARAIndent"/>
        <w:rPr>
          <w:szCs w:val="24"/>
        </w:rPr>
      </w:pPr>
      <w:r>
        <w:t xml:space="preserve">The only </w:t>
      </w:r>
      <w:proofErr w:type="gramStart"/>
      <w:r>
        <w:t>price</w:t>
      </w:r>
      <w:proofErr w:type="gramEnd"/>
      <w:r>
        <w:t xml:space="preserve"> for these improvements is that for each update of </w:t>
      </w:r>
      <w:proofErr w:type="spellStart"/>
      <w:r>
        <w:rPr>
          <w:i/>
          <w:iCs/>
        </w:rPr>
        <w:t>T</w:t>
      </w:r>
      <w:r>
        <w:rPr>
          <w:i/>
          <w:iCs/>
          <w:vertAlign w:val="subscript"/>
        </w:rPr>
        <w:t>e</w:t>
      </w:r>
      <w:proofErr w:type="spellEnd"/>
      <w:r>
        <w:t xml:space="preserve">, the generation of </w:t>
      </w:r>
      <w:r w:rsidRPr="006344C5">
        <w:t>[</w:t>
      </w:r>
      <w:r w:rsidRPr="006344C5">
        <w:rPr>
          <w:i/>
          <w:iCs/>
        </w:rPr>
        <w:t>a</w:t>
      </w:r>
      <w:r w:rsidRPr="006344C5">
        <w:t>]</w:t>
      </w:r>
      <w:r w:rsidRPr="006344C5">
        <w:rPr>
          <w:i/>
          <w:iCs/>
        </w:rPr>
        <w:t xml:space="preserve"> </w:t>
      </w:r>
      <w:r w:rsidRPr="00216631">
        <w:t>and</w:t>
      </w:r>
      <w:r w:rsidRPr="006344C5">
        <w:rPr>
          <w:i/>
          <w:iCs/>
        </w:rPr>
        <w:t xml:space="preserve"> </w:t>
      </w:r>
      <w:r w:rsidRPr="006344C5">
        <w:t>[</w:t>
      </w:r>
      <w:r w:rsidRPr="006344C5">
        <w:rPr>
          <w:i/>
          <w:iCs/>
        </w:rPr>
        <w:t>s</w:t>
      </w:r>
      <w:r w:rsidRPr="006344C5">
        <w:t>]</w:t>
      </w:r>
      <w:r w:rsidRPr="006344C5">
        <w:rPr>
          <w:i/>
          <w:iCs/>
        </w:rPr>
        <w:t xml:space="preserve"> </w:t>
      </w:r>
      <w:r w:rsidRPr="00A46DEF">
        <w:t>vectors</w:t>
      </w:r>
      <w:r>
        <w:t xml:space="preserve"> must be repeated for the same </w:t>
      </w:r>
      <w:r>
        <w:rPr>
          <w:i/>
          <w:iCs/>
        </w:rPr>
        <w:t>N</w:t>
      </w:r>
      <w:r>
        <w:t xml:space="preserve">, </w:t>
      </w:r>
      <w:proofErr w:type="spellStart"/>
      <w:r>
        <w:rPr>
          <w:i/>
          <w:iCs/>
        </w:rPr>
        <w:t>a</w:t>
      </w:r>
      <w:r>
        <w:rPr>
          <w:i/>
          <w:iCs/>
          <w:vertAlign w:val="subscript"/>
        </w:rPr>
        <w:t>max</w:t>
      </w:r>
      <w:proofErr w:type="spellEnd"/>
      <w:r>
        <w:t xml:space="preserve"> and </w:t>
      </w:r>
      <w:proofErr w:type="spellStart"/>
      <w:r>
        <w:rPr>
          <w:i/>
          <w:iCs/>
        </w:rPr>
        <w:t>prec</w:t>
      </w:r>
      <w:proofErr w:type="spellEnd"/>
      <w:r>
        <w:t xml:space="preserve"> to adapt to the new target trajectory. However, the generation procedure has low computational </w:t>
      </w:r>
      <w:proofErr w:type="gramStart"/>
      <w:r>
        <w:t>complexity</w:t>
      </w:r>
      <w:proofErr w:type="gramEnd"/>
      <w:r>
        <w:t xml:space="preserve"> and it can be easily implemented in PLC.</w:t>
      </w:r>
    </w:p>
    <w:p w14:paraId="083EA834" w14:textId="749C26E2" w:rsidR="002C09A8" w:rsidRPr="009B02F5" w:rsidRDefault="002C09A8" w:rsidP="002C09A8">
      <w:pPr>
        <w:pStyle w:val="Heading1"/>
      </w:pPr>
      <w:r>
        <w:t>PLC-based implementation and validation</w:t>
      </w:r>
    </w:p>
    <w:p w14:paraId="4E7F71C5" w14:textId="77777777" w:rsidR="007819D7" w:rsidRDefault="007819D7" w:rsidP="00966971">
      <w:pPr>
        <w:pStyle w:val="Text"/>
      </w:pPr>
    </w:p>
    <w:p w14:paraId="43FF4356" w14:textId="77777777" w:rsidR="00442D8D" w:rsidRDefault="00442D8D" w:rsidP="00966971">
      <w:pPr>
        <w:pStyle w:val="Text"/>
      </w:pPr>
    </w:p>
    <w:p w14:paraId="17D93825" w14:textId="77777777" w:rsidR="00442D8D" w:rsidRDefault="00442D8D" w:rsidP="00966971">
      <w:pPr>
        <w:pStyle w:val="Text"/>
      </w:pPr>
    </w:p>
    <w:p w14:paraId="05962ACC" w14:textId="77777777" w:rsidR="00442D8D" w:rsidRDefault="00442D8D" w:rsidP="00966971">
      <w:pPr>
        <w:pStyle w:val="Text"/>
      </w:pPr>
    </w:p>
    <w:p w14:paraId="7C9AC74D" w14:textId="77777777" w:rsidR="00442D8D" w:rsidRDefault="00442D8D" w:rsidP="00966971">
      <w:pPr>
        <w:pStyle w:val="Text"/>
      </w:pPr>
    </w:p>
    <w:p w14:paraId="28FC8757" w14:textId="77777777" w:rsidR="00442D8D" w:rsidRDefault="00442D8D" w:rsidP="00966971">
      <w:pPr>
        <w:pStyle w:val="Text"/>
      </w:pPr>
    </w:p>
    <w:p w14:paraId="2020147F" w14:textId="77777777" w:rsidR="00442D8D" w:rsidRDefault="00442D8D" w:rsidP="00966971">
      <w:pPr>
        <w:pStyle w:val="Text"/>
      </w:pPr>
    </w:p>
    <w:p w14:paraId="01DF1F00" w14:textId="77777777" w:rsidR="00442D8D" w:rsidRDefault="00442D8D" w:rsidP="00966971">
      <w:pPr>
        <w:pStyle w:val="Text"/>
      </w:pPr>
    </w:p>
    <w:p w14:paraId="252F6EAF" w14:textId="77777777" w:rsidR="00442D8D" w:rsidRDefault="00442D8D" w:rsidP="00966971">
      <w:pPr>
        <w:pStyle w:val="Text"/>
      </w:pPr>
    </w:p>
    <w:p w14:paraId="08AB8DAB" w14:textId="77777777" w:rsidR="007819D7" w:rsidRDefault="007819D7" w:rsidP="00966971">
      <w:pPr>
        <w:pStyle w:val="Text"/>
      </w:pPr>
    </w:p>
    <w:p w14:paraId="32F20434" w14:textId="77777777" w:rsidR="00D30317" w:rsidRDefault="00D30317" w:rsidP="00D30317">
      <w:pPr>
        <w:pStyle w:val="ReferenceHead"/>
        <w:numPr>
          <w:ilvl w:val="0"/>
          <w:numId w:val="0"/>
        </w:numPr>
      </w:pPr>
      <w:r>
        <w:t>Appendix</w:t>
      </w:r>
    </w:p>
    <w:p w14:paraId="003DFF93" w14:textId="77777777" w:rsidR="00D30317" w:rsidRPr="009B02F5" w:rsidRDefault="00D30317" w:rsidP="00D30317">
      <w:pPr>
        <w:pStyle w:val="Text"/>
        <w:rPr>
          <w:color w:val="000000"/>
        </w:rPr>
      </w:pPr>
      <w:r w:rsidRPr="009B02F5">
        <w:t xml:space="preserve">Practical validation of the proposed approach was based on the laboratory pneumatic setup shown in Fig. </w:t>
      </w:r>
      <w:r w:rsidRPr="009B02F5">
        <w:rPr>
          <w:highlight w:val="yellow"/>
        </w:rPr>
        <w:t>X1</w:t>
      </w:r>
      <w:r w:rsidRPr="009B02F5">
        <w:t xml:space="preserve"> and representing the third order dynamical process that consists of three serially connected tanks of the respective volumes </w:t>
      </w:r>
      <w:r w:rsidRPr="009B02F5">
        <w:rPr>
          <w:i/>
        </w:rPr>
        <w:t>V</w:t>
      </w:r>
      <w:r w:rsidRPr="009B02F5">
        <w:rPr>
          <w:i/>
          <w:vertAlign w:val="subscript"/>
        </w:rPr>
        <w:t>1</w:t>
      </w:r>
      <w:r w:rsidRPr="009B02F5">
        <w:t xml:space="preserve"> = 5 [L], </w:t>
      </w:r>
      <w:r w:rsidRPr="009B02F5">
        <w:rPr>
          <w:i/>
        </w:rPr>
        <w:t>V</w:t>
      </w:r>
      <w:r w:rsidRPr="009B02F5">
        <w:rPr>
          <w:i/>
          <w:vertAlign w:val="subscript"/>
        </w:rPr>
        <w:t>2</w:t>
      </w:r>
      <w:r w:rsidRPr="009B02F5">
        <w:t xml:space="preserve"> = 2 [L] and </w:t>
      </w:r>
      <w:r w:rsidRPr="009B02F5">
        <w:rPr>
          <w:i/>
        </w:rPr>
        <w:t>V</w:t>
      </w:r>
      <w:r w:rsidRPr="009B02F5">
        <w:rPr>
          <w:i/>
          <w:vertAlign w:val="subscript"/>
        </w:rPr>
        <w:t>3</w:t>
      </w:r>
      <w:r w:rsidRPr="009B02F5">
        <w:t xml:space="preserve"> = 0.75 [L]. The relative pressure in each tank is respectively denoted as </w:t>
      </w:r>
      <w:r w:rsidRPr="009B02F5">
        <w:rPr>
          <w:i/>
        </w:rPr>
        <w:t>p</w:t>
      </w:r>
      <w:r w:rsidRPr="009B02F5">
        <w:rPr>
          <w:i/>
          <w:vertAlign w:val="subscript"/>
        </w:rPr>
        <w:t>1</w:t>
      </w:r>
      <w:r w:rsidRPr="009B02F5">
        <w:t xml:space="preserve">, </w:t>
      </w:r>
      <w:r w:rsidRPr="009B02F5">
        <w:rPr>
          <w:i/>
        </w:rPr>
        <w:t>p</w:t>
      </w:r>
      <w:r w:rsidRPr="009B02F5">
        <w:rPr>
          <w:i/>
          <w:vertAlign w:val="subscript"/>
        </w:rPr>
        <w:t>2</w:t>
      </w:r>
      <w:r w:rsidRPr="009B02F5">
        <w:t xml:space="preserve">, </w:t>
      </w:r>
      <w:r w:rsidRPr="009B02F5">
        <w:rPr>
          <w:i/>
        </w:rPr>
        <w:t>p</w:t>
      </w:r>
      <w:r w:rsidRPr="009B02F5">
        <w:rPr>
          <w:i/>
          <w:vertAlign w:val="subscript"/>
        </w:rPr>
        <w:t>3</w:t>
      </w:r>
      <w:r w:rsidRPr="009B02F5">
        <w:t xml:space="preserve"> [bar]. The system is supplied with the air of the relative pressure </w:t>
      </w:r>
      <w:proofErr w:type="spellStart"/>
      <w:r w:rsidRPr="009B02F5">
        <w:rPr>
          <w:i/>
        </w:rPr>
        <w:t>p</w:t>
      </w:r>
      <w:r w:rsidRPr="009B02F5">
        <w:rPr>
          <w:i/>
          <w:vertAlign w:val="subscript"/>
        </w:rPr>
        <w:t>s</w:t>
      </w:r>
      <w:proofErr w:type="spellEnd"/>
      <w:r w:rsidRPr="009B02F5">
        <w:t xml:space="preserve"> [bar] and the air flows between the tanks </w:t>
      </w:r>
      <w:r w:rsidRPr="009B02F5">
        <w:rPr>
          <w:color w:val="000000"/>
        </w:rPr>
        <w:t xml:space="preserve">through the constant pneumatic </w:t>
      </w:r>
      <w:r w:rsidRPr="009B02F5">
        <w:rPr>
          <w:color w:val="000000"/>
        </w:rPr>
        <w:lastRenderedPageBreak/>
        <w:t xml:space="preserve">resistances </w:t>
      </w:r>
      <w:proofErr w:type="spellStart"/>
      <w:r w:rsidRPr="009B02F5">
        <w:rPr>
          <w:i/>
          <w:color w:val="000000"/>
        </w:rPr>
        <w:t>R</w:t>
      </w:r>
      <w:r w:rsidRPr="009B02F5">
        <w:rPr>
          <w:i/>
          <w:color w:val="000000"/>
          <w:vertAlign w:val="subscript"/>
        </w:rPr>
        <w:t>pa</w:t>
      </w:r>
      <w:proofErr w:type="spellEnd"/>
      <w:r w:rsidRPr="009B02F5">
        <w:rPr>
          <w:color w:val="000000"/>
        </w:rPr>
        <w:t xml:space="preserve">, </w:t>
      </w:r>
      <w:proofErr w:type="spellStart"/>
      <w:r w:rsidRPr="009B02F5">
        <w:rPr>
          <w:i/>
          <w:color w:val="000000"/>
        </w:rPr>
        <w:t>R</w:t>
      </w:r>
      <w:r w:rsidRPr="009B02F5">
        <w:rPr>
          <w:i/>
          <w:color w:val="000000"/>
          <w:vertAlign w:val="subscript"/>
        </w:rPr>
        <w:t>pb</w:t>
      </w:r>
      <w:proofErr w:type="spellEnd"/>
      <w:r w:rsidRPr="009B02F5">
        <w:rPr>
          <w:color w:val="000000"/>
        </w:rPr>
        <w:t xml:space="preserve">, </w:t>
      </w:r>
      <w:proofErr w:type="spellStart"/>
      <w:r w:rsidRPr="009B02F5">
        <w:rPr>
          <w:i/>
          <w:color w:val="000000"/>
        </w:rPr>
        <w:t>R</w:t>
      </w:r>
      <w:r w:rsidRPr="009B02F5">
        <w:rPr>
          <w:i/>
          <w:color w:val="000000"/>
          <w:vertAlign w:val="subscript"/>
        </w:rPr>
        <w:t>pc</w:t>
      </w:r>
      <w:proofErr w:type="spellEnd"/>
      <w:r w:rsidRPr="009B02F5">
        <w:rPr>
          <w:color w:val="000000"/>
        </w:rPr>
        <w:t xml:space="preserve"> [1/(</w:t>
      </w:r>
      <w:proofErr w:type="spellStart"/>
      <w:r w:rsidRPr="009B02F5">
        <w:rPr>
          <w:color w:val="000000"/>
        </w:rPr>
        <w:t>m</w:t>
      </w:r>
      <w:r>
        <w:rPr>
          <w:color w:val="000000"/>
        </w:rPr>
        <w:t>∙</w:t>
      </w:r>
      <w:r w:rsidRPr="009B02F5">
        <w:rPr>
          <w:color w:val="000000"/>
        </w:rPr>
        <w:t>s</w:t>
      </w:r>
      <w:proofErr w:type="spellEnd"/>
      <w:r w:rsidRPr="009B02F5">
        <w:rPr>
          <w:color w:val="000000"/>
        </w:rPr>
        <w:t xml:space="preserve">)]. The air flows out from the last tank through the pneumatic resistance </w:t>
      </w:r>
      <w:proofErr w:type="spellStart"/>
      <w:r w:rsidRPr="009B02F5">
        <w:rPr>
          <w:i/>
          <w:color w:val="000000"/>
        </w:rPr>
        <w:t>R</w:t>
      </w:r>
      <w:r w:rsidRPr="009B02F5">
        <w:rPr>
          <w:i/>
          <w:color w:val="000000"/>
          <w:vertAlign w:val="subscript"/>
        </w:rPr>
        <w:t>pout</w:t>
      </w:r>
      <w:proofErr w:type="spellEnd"/>
      <w:r w:rsidRPr="009B02F5">
        <w:rPr>
          <w:color w:val="000000"/>
        </w:rPr>
        <w:t xml:space="preserve"> [1/(</w:t>
      </w:r>
      <w:proofErr w:type="spellStart"/>
      <w:r w:rsidRPr="009B02F5">
        <w:rPr>
          <w:color w:val="000000"/>
        </w:rPr>
        <w:t>m</w:t>
      </w:r>
      <w:r>
        <w:rPr>
          <w:color w:val="000000"/>
        </w:rPr>
        <w:t>∙</w:t>
      </w:r>
      <w:r w:rsidRPr="009B02F5">
        <w:rPr>
          <w:color w:val="000000"/>
        </w:rPr>
        <w:t>s</w:t>
      </w:r>
      <w:proofErr w:type="spellEnd"/>
      <w:r w:rsidRPr="009B02F5">
        <w:rPr>
          <w:color w:val="000000"/>
        </w:rPr>
        <w:t>)]. T</w:t>
      </w:r>
      <w:r w:rsidRPr="009B02F5">
        <w:t xml:space="preserve">he input (manipulating) variable is the supplying pressure </w:t>
      </w:r>
      <w:r w:rsidRPr="009B02F5">
        <w:rPr>
          <w:i/>
        </w:rPr>
        <w:t>U</w:t>
      </w:r>
      <w:r w:rsidRPr="009B02F5">
        <w:t xml:space="preserve"> = </w:t>
      </w:r>
      <w:proofErr w:type="spellStart"/>
      <w:r w:rsidRPr="009B02F5">
        <w:rPr>
          <w:i/>
        </w:rPr>
        <w:t>p</w:t>
      </w:r>
      <w:r w:rsidRPr="009B02F5">
        <w:rPr>
          <w:i/>
          <w:vertAlign w:val="subscript"/>
        </w:rPr>
        <w:t>s</w:t>
      </w:r>
      <w:proofErr w:type="spellEnd"/>
      <w:r w:rsidRPr="009B02F5">
        <w:t xml:space="preserve"> and the output is defined as </w:t>
      </w:r>
      <w:r w:rsidRPr="009B02F5">
        <w:rPr>
          <w:i/>
          <w:iCs/>
        </w:rPr>
        <w:t>Y</w:t>
      </w:r>
      <w:r w:rsidRPr="009B02F5">
        <w:t xml:space="preserve"> = </w:t>
      </w:r>
      <w:r w:rsidRPr="009B02F5">
        <w:rPr>
          <w:i/>
        </w:rPr>
        <w:t>p</w:t>
      </w:r>
      <w:r w:rsidRPr="009B02F5">
        <w:rPr>
          <w:i/>
          <w:vertAlign w:val="subscript"/>
        </w:rPr>
        <w:t>3</w:t>
      </w:r>
      <w:r w:rsidRPr="009B02F5">
        <w:t xml:space="preserve">. The pneumatic process can be also disturbed by applying the load disturbance emulated by adding </w:t>
      </w:r>
      <w:proofErr w:type="spellStart"/>
      <w:r w:rsidRPr="009B02F5">
        <w:rPr>
          <w:i/>
        </w:rPr>
        <w:t>Δp</w:t>
      </w:r>
      <w:r w:rsidRPr="009B02F5">
        <w:rPr>
          <w:i/>
          <w:vertAlign w:val="subscript"/>
        </w:rPr>
        <w:t>s</w:t>
      </w:r>
      <w:proofErr w:type="spellEnd"/>
      <w:r w:rsidRPr="009B02F5">
        <w:t xml:space="preserve"> directly to the manipulating variable.</w:t>
      </w:r>
    </w:p>
    <w:p w14:paraId="65825FD3" w14:textId="77777777" w:rsidR="00D30317" w:rsidRPr="009B02F5" w:rsidRDefault="00D30317" w:rsidP="00D30317">
      <w:pPr>
        <w:pStyle w:val="Text"/>
      </w:pPr>
      <w:r w:rsidRPr="009B02F5">
        <w:t xml:space="preserve">The supplying relative pressure </w:t>
      </w:r>
      <w:proofErr w:type="spellStart"/>
      <w:r w:rsidRPr="009B02F5">
        <w:rPr>
          <w:i/>
        </w:rPr>
        <w:t>p</w:t>
      </w:r>
      <w:r w:rsidRPr="009B02F5">
        <w:rPr>
          <w:i/>
          <w:vertAlign w:val="subscript"/>
        </w:rPr>
        <w:t>s</w:t>
      </w:r>
      <w:proofErr w:type="spellEnd"/>
      <w:r w:rsidRPr="009B02F5">
        <w:t xml:space="preserve"> is adjusted by the proportional valve MPPES-3-1 from Festo</w:t>
      </w:r>
      <w:r w:rsidRPr="009B02F5">
        <w:rPr>
          <w:rFonts w:eastAsia="SimSun"/>
        </w:rPr>
        <w:t>®</w:t>
      </w:r>
      <w:r w:rsidRPr="009B02F5">
        <w:t xml:space="preserve"> within the range 0 - 5 [bar]. All the pressures </w:t>
      </w:r>
      <w:proofErr w:type="spellStart"/>
      <w:r w:rsidRPr="009B02F5">
        <w:rPr>
          <w:i/>
        </w:rPr>
        <w:t>p</w:t>
      </w:r>
      <w:r w:rsidRPr="009B02F5">
        <w:rPr>
          <w:vertAlign w:val="subscript"/>
        </w:rPr>
        <w:t>s</w:t>
      </w:r>
      <w:proofErr w:type="spellEnd"/>
      <w:r w:rsidRPr="009B02F5">
        <w:t xml:space="preserve">, </w:t>
      </w:r>
      <w:r w:rsidRPr="009B02F5">
        <w:rPr>
          <w:i/>
        </w:rPr>
        <w:t>p</w:t>
      </w:r>
      <w:r w:rsidRPr="009B02F5">
        <w:rPr>
          <w:i/>
          <w:vertAlign w:val="subscript"/>
        </w:rPr>
        <w:t>1</w:t>
      </w:r>
      <w:r w:rsidRPr="009B02F5">
        <w:t xml:space="preserve">, </w:t>
      </w:r>
      <w:r w:rsidRPr="009B02F5">
        <w:rPr>
          <w:i/>
        </w:rPr>
        <w:t>p</w:t>
      </w:r>
      <w:r w:rsidRPr="009B02F5">
        <w:rPr>
          <w:i/>
          <w:vertAlign w:val="subscript"/>
        </w:rPr>
        <w:t>2</w:t>
      </w:r>
      <w:r w:rsidRPr="009B02F5">
        <w:t xml:space="preserve">, </w:t>
      </w:r>
      <w:r w:rsidRPr="009B02F5">
        <w:rPr>
          <w:i/>
        </w:rPr>
        <w:t>p</w:t>
      </w:r>
      <w:r w:rsidRPr="009B02F5">
        <w:rPr>
          <w:i/>
          <w:vertAlign w:val="subscript"/>
        </w:rPr>
        <w:t>3</w:t>
      </w:r>
      <w:r w:rsidRPr="009B02F5">
        <w:t xml:space="preserve"> are measured on-line by the SDE1 pressure sensors. All process signals are connected to analog </w:t>
      </w:r>
      <w:r w:rsidRPr="009B02F5">
        <w:rPr>
          <w:highlight w:val="yellow"/>
        </w:rPr>
        <w:t>I/O modules in ET-200 module</w:t>
      </w:r>
      <w:r w:rsidRPr="009B02F5">
        <w:t xml:space="preserve"> connected to PLC- SIEMENS SIMATIC® S7-1500, which is the hardware platform for implementation of Q2dPLC.</w:t>
      </w:r>
    </w:p>
    <w:p w14:paraId="55A30F0C" w14:textId="77777777" w:rsidR="00D30317" w:rsidRPr="009B02F5" w:rsidRDefault="00D30317" w:rsidP="00D30317">
      <w:pPr>
        <w:pStyle w:val="Text"/>
      </w:pPr>
    </w:p>
    <w:p w14:paraId="6B852F13" w14:textId="77777777" w:rsidR="00D30317" w:rsidRPr="009B02F5" w:rsidRDefault="00D30317" w:rsidP="00D30317">
      <w:pPr>
        <w:pStyle w:val="Text"/>
        <w:jc w:val="center"/>
      </w:pPr>
      <w:r w:rsidRPr="009B02F5">
        <w:rPr>
          <w:noProof/>
          <w:lang w:eastAsia="en-GB"/>
        </w:rPr>
        <w:drawing>
          <wp:inline distT="0" distB="0" distL="0" distR="0" wp14:anchorId="2FE774CD" wp14:editId="5D78B88F">
            <wp:extent cx="2259330" cy="1729105"/>
            <wp:effectExtent l="0" t="0" r="7620" b="4445"/>
            <wp:docPr id="1739073909" name="Obraz 1" descr="Obraz zawierający w pomieszczeniu, meble, ściana, monitor komputerow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 descr="Obraz zawierający w pomieszczeniu, meble, ściana, monitor komputerowy&#10;&#10;Opis wygenerowany automatycznie"/>
                    <pic:cNvPicPr>
                      <a:picLocks noChangeAspect="1" noChangeArrowheads="1"/>
                    </pic:cNvPicPr>
                  </pic:nvPicPr>
                  <pic:blipFill>
                    <a:blip r:embed="rId19">
                      <a:extLst>
                        <a:ext uri="{28A0092B-C50C-407E-A947-70E740481C1C}">
                          <a14:useLocalDpi xmlns:a14="http://schemas.microsoft.com/office/drawing/2010/main" val="0"/>
                        </a:ext>
                      </a:extLst>
                    </a:blip>
                    <a:srcRect l="15707" t="2266" b="6516"/>
                    <a:stretch>
                      <a:fillRect/>
                    </a:stretch>
                  </pic:blipFill>
                  <pic:spPr bwMode="auto">
                    <a:xfrm>
                      <a:off x="0" y="0"/>
                      <a:ext cx="2259330" cy="1729105"/>
                    </a:xfrm>
                    <a:prstGeom prst="rect">
                      <a:avLst/>
                    </a:prstGeom>
                    <a:noFill/>
                    <a:ln>
                      <a:noFill/>
                    </a:ln>
                  </pic:spPr>
                </pic:pic>
              </a:graphicData>
            </a:graphic>
          </wp:inline>
        </w:drawing>
      </w:r>
    </w:p>
    <w:p w14:paraId="6F6BE56F" w14:textId="77777777" w:rsidR="00D30317" w:rsidRPr="009B02F5" w:rsidRDefault="00D30317" w:rsidP="00D30317">
      <w:pPr>
        <w:pStyle w:val="Text"/>
        <w:jc w:val="center"/>
      </w:pPr>
    </w:p>
    <w:p w14:paraId="194DC525" w14:textId="77777777" w:rsidR="00D30317" w:rsidRPr="009B02F5" w:rsidRDefault="00D30317" w:rsidP="00D30317">
      <w:pPr>
        <w:pStyle w:val="Text"/>
        <w:ind w:firstLine="0"/>
        <w:jc w:val="center"/>
      </w:pPr>
      <w:r w:rsidRPr="009B02F5">
        <w:object w:dxaOrig="10861" w:dyaOrig="7050" w14:anchorId="040A52BC">
          <v:shape id="_x0000_i1028" type="#_x0000_t75" style="width:238.45pt;height:164.6pt" o:ole="">
            <v:imagedata r:id="rId20" o:title="" cropright="4105f"/>
          </v:shape>
          <o:OLEObject Type="Embed" ProgID="Visio.Drawing.15" ShapeID="_x0000_i1028" DrawAspect="Content" ObjectID="_1808648688" r:id="rId21"/>
        </w:object>
      </w:r>
    </w:p>
    <w:p w14:paraId="5790CC9F" w14:textId="77777777" w:rsidR="00D30317" w:rsidRPr="009B02F5" w:rsidRDefault="00D30317" w:rsidP="00D30317">
      <w:pPr>
        <w:pStyle w:val="Text"/>
        <w:ind w:firstLine="0"/>
        <w:jc w:val="center"/>
        <w:rPr>
          <w:rFonts w:ascii="Helvetica" w:hAnsi="Helvetica"/>
          <w:sz w:val="16"/>
          <w:szCs w:val="16"/>
        </w:rPr>
      </w:pPr>
    </w:p>
    <w:p w14:paraId="6906C1BB" w14:textId="77777777" w:rsidR="00D30317" w:rsidRPr="009B02F5" w:rsidRDefault="00D30317" w:rsidP="00D30317">
      <w:pPr>
        <w:pStyle w:val="Text"/>
        <w:ind w:firstLine="0"/>
        <w:rPr>
          <w:rFonts w:ascii="Helvetica" w:hAnsi="Helvetica"/>
          <w:color w:val="000000"/>
          <w:sz w:val="16"/>
          <w:szCs w:val="16"/>
        </w:rPr>
      </w:pPr>
      <w:r w:rsidRPr="009B02F5">
        <w:rPr>
          <w:rFonts w:ascii="Helvetica" w:hAnsi="Helvetica"/>
          <w:sz w:val="16"/>
          <w:szCs w:val="16"/>
        </w:rPr>
        <w:t xml:space="preserve">Fig. </w:t>
      </w:r>
      <w:r w:rsidRPr="009B02F5">
        <w:rPr>
          <w:rFonts w:ascii="Helvetica" w:hAnsi="Helvetica"/>
          <w:sz w:val="16"/>
          <w:szCs w:val="16"/>
          <w:highlight w:val="yellow"/>
        </w:rPr>
        <w:t>X1</w:t>
      </w:r>
      <w:r w:rsidRPr="009B02F5">
        <w:rPr>
          <w:rFonts w:ascii="Helvetica" w:hAnsi="Helvetica"/>
          <w:sz w:val="16"/>
          <w:szCs w:val="16"/>
        </w:rPr>
        <w:t xml:space="preserve">.  Laboratory pneumatic setup and its simplified scheme with hardware configuration of the </w:t>
      </w:r>
      <w:r w:rsidRPr="009B02F5">
        <w:rPr>
          <w:rFonts w:ascii="Helvetica" w:hAnsi="Helvetica"/>
          <w:color w:val="000000"/>
          <w:sz w:val="16"/>
          <w:szCs w:val="16"/>
        </w:rPr>
        <w:t>experimental setup.</w:t>
      </w:r>
    </w:p>
    <w:p w14:paraId="43431832" w14:textId="77777777" w:rsidR="00D30317" w:rsidRPr="009B02F5" w:rsidRDefault="00D30317" w:rsidP="00D30317">
      <w:pPr>
        <w:pStyle w:val="Text"/>
        <w:ind w:firstLine="0"/>
        <w:rPr>
          <w:rFonts w:ascii="Helvetica" w:hAnsi="Helvetica"/>
          <w:color w:val="000000"/>
          <w:sz w:val="16"/>
          <w:szCs w:val="16"/>
        </w:rPr>
      </w:pPr>
    </w:p>
    <w:p w14:paraId="00041A46" w14:textId="77777777" w:rsidR="00D30317" w:rsidRPr="009B02F5" w:rsidRDefault="00D30317" w:rsidP="00D30317">
      <w:pPr>
        <w:pStyle w:val="Text"/>
      </w:pPr>
      <w:r w:rsidRPr="009B02F5">
        <w:t>For simulation experiments, the dynamics of the considered pneumatic setup can be described by the following nonlinear state space model:</w:t>
      </w:r>
    </w:p>
    <w:p w14:paraId="38709651" w14:textId="77777777" w:rsidR="00D30317" w:rsidRPr="009B02F5" w:rsidRDefault="00D30317" w:rsidP="00D30317">
      <w:pPr>
        <w:pStyle w:val="Text"/>
        <w:ind w:firstLine="0"/>
      </w:pPr>
    </w:p>
    <w:p w14:paraId="524385AE" w14:textId="77777777" w:rsidR="00D30317" w:rsidRPr="009B02F5" w:rsidRDefault="00000000" w:rsidP="00D30317">
      <w:pPr>
        <w:pStyle w:val="Text"/>
        <w:ind w:firstLine="0"/>
        <w:jc w:val="right"/>
      </w:p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0.994∙U-</m:t>
                    </m:r>
                    <m:sSub>
                      <m:sSubPr>
                        <m:ctrlPr>
                          <w:rPr>
                            <w:rFonts w:ascii="Cambria Math" w:hAnsi="Cambria Math"/>
                            <w:i/>
                          </w:rPr>
                        </m:ctrlPr>
                      </m:sSubPr>
                      <m:e>
                        <m:r>
                          <w:rPr>
                            <w:rFonts w:ascii="Cambria Math" w:hAnsi="Cambria Math"/>
                          </w:rPr>
                          <m:t>p</m:t>
                        </m:r>
                      </m:e>
                      <m:sub>
                        <m:r>
                          <w:rPr>
                            <w:rFonts w:ascii="Cambria Math" w:hAnsi="Cambria Math"/>
                          </w:rPr>
                          <m:t>1</m:t>
                        </m:r>
                      </m:sub>
                    </m:sSub>
                  </m:num>
                  <m:den>
                    <m:r>
                      <w:rPr>
                        <w:rFonts w:ascii="Cambria Math" w:hAnsi="Cambria Math"/>
                      </w:rPr>
                      <m:t>9.38</m:t>
                    </m:r>
                  </m:den>
                </m:f>
              </m:e>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0.972∙</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num>
                  <m:den>
                    <m:r>
                      <w:rPr>
                        <w:rFonts w:ascii="Cambria Math" w:hAnsi="Cambria Math"/>
                      </w:rPr>
                      <m:t>2.34</m:t>
                    </m:r>
                  </m:den>
                </m:f>
              </m:e>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3</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0.081∙</m:t>
                        </m:r>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+0.4∙</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num>
                  <m:den>
                    <m:r>
                      <w:rPr>
                        <w:rFonts w:ascii="Cambria Math" w:hAnsi="Cambria Math"/>
                      </w:rPr>
                      <m:t>1.55</m:t>
                    </m:r>
                  </m:den>
                </m:f>
              </m:e>
            </m:eqArr>
          </m:e>
        </m:d>
      </m:oMath>
      <w:r w:rsidR="00D30317" w:rsidRPr="009B02F5">
        <w:t>,</w:t>
      </w:r>
      <w:r w:rsidR="00D30317" w:rsidRPr="009B02F5">
        <w:tab/>
      </w:r>
      <w:r w:rsidR="00D30317" w:rsidRPr="009B02F5">
        <w:tab/>
      </w:r>
      <w:r w:rsidR="00D30317" w:rsidRPr="009B02F5">
        <w:tab/>
      </w:r>
      <w:r w:rsidR="00D30317" w:rsidRPr="009B02F5">
        <w:tab/>
      </w:r>
      <w:r w:rsidR="00D30317" w:rsidRPr="009B02F5">
        <w:tab/>
        <w:t>(</w:t>
      </w:r>
      <w:r w:rsidR="00D30317" w:rsidRPr="009B02F5">
        <w:rPr>
          <w:highlight w:val="yellow"/>
        </w:rPr>
        <w:t>A1</w:t>
      </w:r>
      <w:r w:rsidR="00D30317" w:rsidRPr="009B02F5">
        <w:t>)</w:t>
      </w:r>
    </w:p>
    <w:p w14:paraId="036C4D44" w14:textId="77777777" w:rsidR="00D30317" w:rsidRPr="009B02F5" w:rsidRDefault="00D30317" w:rsidP="00D30317">
      <w:pPr>
        <w:pStyle w:val="Text"/>
        <w:ind w:firstLine="0"/>
      </w:pPr>
    </w:p>
    <w:p w14:paraId="6CDCD024" w14:textId="77777777" w:rsidR="00D30317" w:rsidRPr="009B02F5" w:rsidRDefault="00D30317" w:rsidP="00D30317">
      <w:pPr>
        <w:pStyle w:val="Text"/>
        <w:ind w:firstLine="0"/>
      </w:pPr>
      <w:r w:rsidRPr="009B02F5">
        <w:t xml:space="preserve">with parameters identified from consecutive series of step responses withing the whole operating range using </w:t>
      </w:r>
      <w:r w:rsidRPr="009B02F5">
        <w:rPr>
          <w:color w:val="000000"/>
        </w:rPr>
        <w:t xml:space="preserve">MATLAB library function </w:t>
      </w:r>
      <w:proofErr w:type="spellStart"/>
      <w:proofErr w:type="gramStart"/>
      <w:r w:rsidRPr="009B02F5">
        <w:rPr>
          <w:i/>
          <w:iCs/>
          <w:color w:val="000000"/>
        </w:rPr>
        <w:t>fminsearch</w:t>
      </w:r>
      <w:proofErr w:type="spellEnd"/>
      <w:r w:rsidRPr="009B02F5">
        <w:rPr>
          <w:i/>
          <w:iCs/>
          <w:color w:val="000000"/>
        </w:rPr>
        <w:t>(</w:t>
      </w:r>
      <w:proofErr w:type="gramEnd"/>
      <w:r w:rsidRPr="009B02F5">
        <w:rPr>
          <w:i/>
          <w:iCs/>
          <w:color w:val="000000"/>
        </w:rPr>
        <w:t>)</w:t>
      </w:r>
      <w:r w:rsidRPr="009B02F5">
        <w:rPr>
          <w:color w:val="000000"/>
        </w:rPr>
        <w:t>.</w:t>
      </w:r>
    </w:p>
    <w:p w14:paraId="55FF3304" w14:textId="77777777" w:rsidR="00D30317" w:rsidRPr="009B02F5" w:rsidRDefault="00D30317" w:rsidP="00D30317">
      <w:pPr>
        <w:pStyle w:val="PARAIndent"/>
      </w:pPr>
    </w:p>
    <w:p w14:paraId="3A54FA4B" w14:textId="77777777" w:rsidR="00D30317" w:rsidRPr="009B02F5" w:rsidRDefault="00D30317" w:rsidP="00D30317">
      <w:pPr>
        <w:pStyle w:val="PARAIndent"/>
      </w:pPr>
    </w:p>
    <w:p w14:paraId="14484601" w14:textId="77777777" w:rsidR="00EC23E8" w:rsidRDefault="00EC23E8" w:rsidP="00EC23E8">
      <w:pPr>
        <w:pStyle w:val="ReferenceHead"/>
        <w:numPr>
          <w:ilvl w:val="0"/>
          <w:numId w:val="0"/>
        </w:numPr>
      </w:pPr>
      <w:r>
        <w:t>References</w:t>
      </w:r>
    </w:p>
    <w:p w14:paraId="69C15576" w14:textId="77777777" w:rsidR="00D30317" w:rsidRPr="009B02F5" w:rsidRDefault="00D30317" w:rsidP="00D30317">
      <w:pPr>
        <w:pStyle w:val="References"/>
        <w:rPr>
          <w:color w:val="000000"/>
        </w:rPr>
      </w:pPr>
      <w:r w:rsidRPr="009B02F5">
        <w:rPr>
          <w:color w:val="000000"/>
        </w:rPr>
        <w:t xml:space="preserve">J. Musial, K. Stebel, J. Czeczot, P. Nowak, and B. Gabrys, “Application of self-improving Q-learning controller for a class of dynamical processes: Implementation aspects,” </w:t>
      </w:r>
      <w:r w:rsidRPr="009B02F5">
        <w:rPr>
          <w:i/>
          <w:iCs/>
          <w:color w:val="000000"/>
        </w:rPr>
        <w:t>Applied Soft Computing</w:t>
      </w:r>
      <w:r w:rsidRPr="009B02F5">
        <w:rPr>
          <w:color w:val="000000"/>
        </w:rPr>
        <w:t>, 152, 2024, 111250.</w:t>
      </w:r>
    </w:p>
    <w:p w14:paraId="38F87D30" w14:textId="77777777" w:rsidR="00D30317" w:rsidRPr="00EC23E8" w:rsidRDefault="00D30317" w:rsidP="00D30317">
      <w:pPr>
        <w:pStyle w:val="References"/>
        <w:rPr>
          <w:color w:val="000000"/>
        </w:rPr>
      </w:pPr>
      <w:r w:rsidRPr="009B02F5">
        <w:t xml:space="preserve">B. Jang, M. Kim, G. </w:t>
      </w:r>
      <w:proofErr w:type="spellStart"/>
      <w:r w:rsidRPr="009B02F5">
        <w:t>Harerimana</w:t>
      </w:r>
      <w:proofErr w:type="spellEnd"/>
      <w:r w:rsidRPr="009B02F5">
        <w:t xml:space="preserve">, and J.W. Kim, “Q-learning algorithms: a comprehensive classification and applications,” </w:t>
      </w:r>
      <w:r w:rsidRPr="009B02F5">
        <w:rPr>
          <w:i/>
          <w:iCs/>
        </w:rPr>
        <w:t>IEEE Access</w:t>
      </w:r>
      <w:r w:rsidRPr="009B02F5">
        <w:t>, 7, 2019, 133653-133667.</w:t>
      </w:r>
    </w:p>
    <w:p w14:paraId="5628579B" w14:textId="7500E0EE" w:rsidR="00EC23E8" w:rsidRPr="00F732F6" w:rsidRDefault="00F732F6" w:rsidP="00D30317">
      <w:pPr>
        <w:pStyle w:val="References"/>
        <w:rPr>
          <w:color w:val="000000"/>
        </w:rPr>
      </w:pPr>
      <w:r w:rsidRPr="00F732F6">
        <w:t xml:space="preserve">S. </w:t>
      </w:r>
      <w:proofErr w:type="spellStart"/>
      <w:r w:rsidRPr="00F732F6">
        <w:t>Syafiie</w:t>
      </w:r>
      <w:proofErr w:type="spellEnd"/>
      <w:r w:rsidRPr="00F732F6">
        <w:t>, F. Tadeo, and E. Martinez</w:t>
      </w:r>
      <w:r>
        <w:t>,</w:t>
      </w:r>
      <w:r w:rsidRPr="00F732F6">
        <w:t xml:space="preserve"> </w:t>
      </w:r>
      <w:r>
        <w:t>“</w:t>
      </w:r>
      <w:proofErr w:type="spellStart"/>
      <w:r w:rsidRPr="00F732F6">
        <w:t>Softmax</w:t>
      </w:r>
      <w:proofErr w:type="spellEnd"/>
      <w:r w:rsidRPr="00F732F6">
        <w:t xml:space="preserve"> and "ε-greedy” policies applied to process control</w:t>
      </w:r>
      <w:r>
        <w:t>,”</w:t>
      </w:r>
      <w:r w:rsidRPr="00F732F6">
        <w:t xml:space="preserve"> </w:t>
      </w:r>
      <w:r w:rsidRPr="00F732F6">
        <w:rPr>
          <w:i/>
          <w:iCs/>
        </w:rPr>
        <w:t>IFAC Proceedings</w:t>
      </w:r>
      <w:r>
        <w:t>,</w:t>
      </w:r>
      <w:r w:rsidRPr="00F732F6">
        <w:t xml:space="preserve"> 37</w:t>
      </w:r>
      <w:r>
        <w:t>,</w:t>
      </w:r>
      <w:r w:rsidRPr="00F732F6">
        <w:t xml:space="preserve"> 2014</w:t>
      </w:r>
      <w:r>
        <w:t>,</w:t>
      </w:r>
      <w:r w:rsidRPr="00F732F6">
        <w:t xml:space="preserve"> 729–734.</w:t>
      </w:r>
    </w:p>
    <w:p w14:paraId="57E3904B" w14:textId="25014802" w:rsidR="00F732F6" w:rsidRPr="00F732F6" w:rsidRDefault="00F732F6" w:rsidP="00D30317">
      <w:pPr>
        <w:pStyle w:val="References"/>
        <w:rPr>
          <w:color w:val="000000"/>
        </w:rPr>
      </w:pPr>
      <w:r w:rsidRPr="00F732F6">
        <w:t xml:space="preserve">H.K. Lam, Q. Shi, B. Xiao, </w:t>
      </w:r>
      <w:r>
        <w:t xml:space="preserve">and </w:t>
      </w:r>
      <w:r w:rsidRPr="00F732F6">
        <w:t>S.H. Tsai</w:t>
      </w:r>
      <w:r>
        <w:t>,</w:t>
      </w:r>
      <w:r w:rsidRPr="00F732F6">
        <w:t xml:space="preserve"> </w:t>
      </w:r>
      <w:r>
        <w:t>“</w:t>
      </w:r>
      <w:r w:rsidRPr="00F732F6">
        <w:t>Adaptive PID Controller Based on Q-learning Algorithm</w:t>
      </w:r>
      <w:r>
        <w:t>,”</w:t>
      </w:r>
      <w:r w:rsidRPr="00F732F6">
        <w:t xml:space="preserve"> </w:t>
      </w:r>
      <w:r w:rsidRPr="00F732F6">
        <w:rPr>
          <w:i/>
          <w:iCs/>
        </w:rPr>
        <w:t>CAAI Transactions on Intelligence Technology</w:t>
      </w:r>
      <w:r>
        <w:t xml:space="preserve">, </w:t>
      </w:r>
      <w:r w:rsidRPr="00F732F6">
        <w:t>3(4)</w:t>
      </w:r>
      <w:r>
        <w:t>,</w:t>
      </w:r>
      <w:r w:rsidRPr="00F732F6">
        <w:t xml:space="preserve"> 2018</w:t>
      </w:r>
      <w:r>
        <w:t>,</w:t>
      </w:r>
      <w:r w:rsidRPr="00F732F6">
        <w:t xml:space="preserve"> 235–244.</w:t>
      </w:r>
    </w:p>
    <w:p w14:paraId="0B614F6D" w14:textId="77777777" w:rsidR="007819D7" w:rsidRDefault="007819D7" w:rsidP="00966971">
      <w:pPr>
        <w:pStyle w:val="Text"/>
      </w:pPr>
    </w:p>
    <w:sectPr w:rsidR="007819D7" w:rsidSect="00143F2E">
      <w:headerReference w:type="default" r:id="rId22"/>
      <w:type w:val="continuous"/>
      <w:pgSz w:w="12240" w:h="15840" w:code="1"/>
      <w:pgMar w:top="1008" w:right="936" w:bottom="1008" w:left="936" w:header="432" w:footer="432" w:gutter="0"/>
      <w:cols w:num="2" w:space="28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Bogdan Gabrys" w:date="2025-05-13T13:05:00Z" w:initials="BG">
    <w:p w14:paraId="6A585CDA" w14:textId="77777777" w:rsidR="00B16B66" w:rsidRDefault="00B16B66" w:rsidP="00B16B66">
      <w:pPr>
        <w:pStyle w:val="CommentText"/>
      </w:pPr>
      <w:r>
        <w:rPr>
          <w:rStyle w:val="CommentReference"/>
        </w:rPr>
        <w:annotationRef/>
      </w:r>
      <w:r>
        <w:t>How would you know at any given time that “the highest achievable value” has been reached?</w:t>
      </w:r>
    </w:p>
  </w:comment>
  <w:comment w:id="53" w:author="Bogdan Gabrys" w:date="2025-05-13T13:17:00Z" w:initials="BG">
    <w:p w14:paraId="0297D8A4" w14:textId="77777777" w:rsidR="00011CE7" w:rsidRDefault="00011CE7" w:rsidP="00011CE7">
      <w:pPr>
        <w:pStyle w:val="CommentText"/>
      </w:pPr>
      <w:r>
        <w:rPr>
          <w:rStyle w:val="CommentReference"/>
        </w:rPr>
        <w:annotationRef/>
      </w:r>
      <w:r>
        <w:t>I would imagine that this has an effect on how quickly you can learn. I understand that you need to be cautious as you do not know the nature of the dynamics of the process. In general learning algorithms from ML this would be equivalent to smaller learning rate parameter in the gradient based learning algorithms. Maybe the question for the future is if some information about the process dynamics could be extracted during the learning process and this ranges of actions from which you can draw reduced or increased to make the learning quicker while ensuring “non-oscilatory” bahaviour of the controller. Just a thought for future research direction. ☺️</w:t>
      </w:r>
    </w:p>
  </w:comment>
  <w:comment w:id="54" w:author="Bogdan Gabrys" w:date="2025-05-13T13:36:00Z" w:initials="BG">
    <w:p w14:paraId="067D1784" w14:textId="77777777" w:rsidR="00046557" w:rsidRDefault="00046557" w:rsidP="00046557">
      <w:pPr>
        <w:pStyle w:val="CommentText"/>
      </w:pPr>
      <w:r>
        <w:rPr>
          <w:rStyle w:val="CommentReference"/>
        </w:rPr>
        <w:annotationRef/>
      </w:r>
      <w:r>
        <w:t xml:space="preserve">By the way, could you identify/learn a relationship between the drawing ranges and the occurrence of aggressive control actions to prevent learning them in the first place during the learning process? If I was to use an analogy with the learning rate from ML, it would be like designing an adaptive learning rate approach. Using small rate when you want small changes/steps and large rate when you can afford to make big changes. We can talk about how it was approached/achieved in ML algorithms. Maybe this will help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585CDA" w15:done="0"/>
  <w15:commentEx w15:paraId="0297D8A4" w15:done="0"/>
  <w15:commentEx w15:paraId="067D1784" w15:paraIdParent="0297D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7FDD8E" w16cex:dateUtc="2025-05-13T03:05:00Z"/>
  <w16cex:commentExtensible w16cex:durableId="35C8960B" w16cex:dateUtc="2025-05-13T03:17:00Z"/>
  <w16cex:commentExtensible w16cex:durableId="22D84E6C" w16cex:dateUtc="2025-05-13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585CDA" w16cid:durableId="227FDD8E"/>
  <w16cid:commentId w16cid:paraId="0297D8A4" w16cid:durableId="35C8960B"/>
  <w16cid:commentId w16cid:paraId="067D1784" w16cid:durableId="22D84E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D044" w14:textId="77777777" w:rsidR="0050297C" w:rsidRDefault="0050297C">
      <w:r>
        <w:separator/>
      </w:r>
    </w:p>
  </w:endnote>
  <w:endnote w:type="continuationSeparator" w:id="0">
    <w:p w14:paraId="66C0B734" w14:textId="77777777" w:rsidR="0050297C" w:rsidRDefault="00502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Baskerville">
    <w:charset w:val="00"/>
    <w:family w:val="roman"/>
    <w:pitch w:val="variable"/>
    <w:sig w:usb0="80000067" w:usb1="00000000" w:usb2="00000000" w:usb3="00000000" w:csb0="0000019F" w:csb1="00000000"/>
  </w:font>
  <w:font w:name="Formata-Regular">
    <w:altName w:val="Times New Roman"/>
    <w:charset w:val="00"/>
    <w:family w:val="auto"/>
    <w:pitch w:val="variable"/>
    <w:sig w:usb0="8000002F" w:usb1="40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4D"/>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4512" w14:textId="77777777" w:rsidR="0050297C" w:rsidRDefault="0050297C"/>
  </w:footnote>
  <w:footnote w:type="continuationSeparator" w:id="0">
    <w:p w14:paraId="68F91201" w14:textId="77777777" w:rsidR="0050297C" w:rsidRDefault="0050297C">
      <w:r>
        <w:continuationSeparator/>
      </w:r>
    </w:p>
  </w:footnote>
  <w:footnote w:id="1">
    <w:p w14:paraId="643B9F32" w14:textId="592E6826" w:rsidR="007819D7" w:rsidRPr="007819D7" w:rsidRDefault="007819D7" w:rsidP="007819D7">
      <w:pPr>
        <w:pStyle w:val="FootnoteText"/>
        <w:rPr>
          <w:rFonts w:ascii="Helvetica" w:hAnsi="Helvetica" w:cs="Helvetica"/>
          <w:i/>
          <w:iCs/>
          <w:color w:val="000000"/>
        </w:rPr>
      </w:pPr>
      <w:r w:rsidRPr="007819D7">
        <w:rPr>
          <w:rFonts w:ascii="Helvetica" w:hAnsi="Helvetica" w:cs="Helvetica"/>
          <w:color w:val="000000"/>
        </w:rPr>
        <w:t xml:space="preserve">Manuscript received </w:t>
      </w:r>
      <w:r w:rsidRPr="007819D7">
        <w:rPr>
          <w:rFonts w:ascii="Helvetica" w:hAnsi="Helvetica" w:cs="Helvetica"/>
          <w:color w:val="000000" w:themeColor="text1"/>
        </w:rPr>
        <w:t>XXXX;</w:t>
      </w:r>
      <w:r w:rsidRPr="007819D7">
        <w:rPr>
          <w:rFonts w:ascii="Helvetica" w:hAnsi="Helvetica" w:cs="Helvetica"/>
          <w:color w:val="000000"/>
        </w:rPr>
        <w:t xml:space="preserve"> revised Month xx, xxxx; accepted Month x, xxxx. This work was supported in part by the grant from SUT - subsidy for maintaining and developing the research potential in 2025 (J. Musial, K. Stebel, J. Czeczot, P. Grelewicz) </w:t>
      </w:r>
      <w:r w:rsidRPr="007819D7">
        <w:rPr>
          <w:rFonts w:ascii="Helvetica" w:hAnsi="Helvetica" w:cs="Helvetica"/>
          <w:i/>
          <w:iCs/>
          <w:color w:val="000000"/>
        </w:rPr>
        <w:t>(Corresponding author: Jacek Czeczot)</w:t>
      </w:r>
    </w:p>
    <w:p w14:paraId="5BE1BCEB" w14:textId="77777777" w:rsidR="007819D7" w:rsidRPr="007819D7" w:rsidRDefault="007819D7" w:rsidP="007819D7">
      <w:pPr>
        <w:pStyle w:val="FootnoteText"/>
        <w:rPr>
          <w:rFonts w:ascii="Helvetica" w:hAnsi="Helvetica" w:cs="Helvetica"/>
        </w:rPr>
      </w:pPr>
      <w:r w:rsidRPr="007819D7">
        <w:rPr>
          <w:rFonts w:ascii="Helvetica" w:hAnsi="Helvetica" w:cs="Helvetica"/>
          <w:color w:val="000000"/>
        </w:rPr>
        <w:t>J. Musial. K. Stebel, J. Czeczot and P. Grelewicz are with Silesian University of Technology, Faculty of Automatic Control, Electronics and Computer Science, Department of Automatic Control and Robotics, Gliwice 44100, Poland. (email: Jakub.Musial@polsl.pl; Krzysztof.Stebel@polsl.pl; Jacek.Czeczot@polsl.pl; Patryk.Grelewicz@polsl.pl).</w:t>
      </w:r>
    </w:p>
    <w:p w14:paraId="67C18A7C" w14:textId="20B52B44" w:rsidR="00EA1996" w:rsidRPr="007819D7" w:rsidRDefault="007819D7" w:rsidP="00780290">
      <w:pPr>
        <w:pStyle w:val="FootnoteText"/>
        <w:rPr>
          <w:rFonts w:ascii="Helvetica" w:hAnsi="Helvetica" w:cs="Helvetica"/>
          <w:highlight w:val="yellow"/>
        </w:rPr>
      </w:pPr>
      <w:r w:rsidRPr="007819D7">
        <w:rPr>
          <w:rFonts w:ascii="Helvetica" w:hAnsi="Helvetica" w:cs="Helvetica"/>
        </w:rPr>
        <w:t>B. Gabrys is with University of Technology Sydney, Faculty of Engineering and IT, Advanced Analytics Institute, New South Wales 2007, Australia. (email: Bogdan.Gabrys@uts.edu.au).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0B52" w14:textId="77777777" w:rsidR="00EA1996" w:rsidRPr="00C67A25" w:rsidRDefault="00EA1996" w:rsidP="003C3640">
    <w:pPr>
      <w:widowControl w:val="0"/>
      <w:adjustRightInd w:val="0"/>
      <w:spacing w:after="240"/>
      <w:rPr>
        <w:rFonts w:ascii="Helvetica" w:hAnsi="Helvetica"/>
        <w:sz w:val="14"/>
        <w:szCs w:val="14"/>
        <w:lang w:val="es-ES" w:eastAsia="es-ES"/>
      </w:rPr>
    </w:pPr>
    <w:r w:rsidRPr="00C67A25">
      <w:rPr>
        <w:rFonts w:ascii="Helvetica" w:hAnsi="Helvetica"/>
        <w:sz w:val="14"/>
        <w:szCs w:val="14"/>
        <w:lang w:val="es-ES" w:eastAsia="es-ES"/>
      </w:rPr>
      <w:t>IEEE TRANSACTIONS ON INDUSTRIAL ELECTRONICS</w:t>
    </w:r>
  </w:p>
  <w:p w14:paraId="686D12E4" w14:textId="77777777" w:rsidR="00EA1996" w:rsidRDefault="00EA199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526FB74"/>
    <w:lvl w:ilvl="0">
      <w:start w:val="3"/>
      <w:numFmt w:val="upperRoman"/>
      <w:pStyle w:val="Heading1"/>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19EC1F28"/>
    <w:multiLevelType w:val="singleLevel"/>
    <w:tmpl w:val="04090011"/>
    <w:lvl w:ilvl="0">
      <w:start w:val="1"/>
      <w:numFmt w:val="decimal"/>
      <w:lvlText w:val="%1)"/>
      <w:lvlJc w:val="left"/>
      <w:pPr>
        <w:tabs>
          <w:tab w:val="num" w:pos="360"/>
        </w:tabs>
        <w:ind w:left="360" w:hanging="360"/>
      </w:pPr>
    </w:lvl>
  </w:abstractNum>
  <w:abstractNum w:abstractNumId="2" w15:restartNumberingAfterBreak="0">
    <w:nsid w:val="20DA0637"/>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54B2FC7"/>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39D908DA"/>
    <w:multiLevelType w:val="singleLevel"/>
    <w:tmpl w:val="04090011"/>
    <w:lvl w:ilvl="0">
      <w:start w:val="1"/>
      <w:numFmt w:val="decimal"/>
      <w:lvlText w:val="%1)"/>
      <w:lvlJc w:val="left"/>
      <w:pPr>
        <w:tabs>
          <w:tab w:val="num" w:pos="360"/>
        </w:tabs>
        <w:ind w:left="360" w:hanging="360"/>
      </w:pPr>
    </w:lvl>
  </w:abstractNum>
  <w:abstractNum w:abstractNumId="7" w15:restartNumberingAfterBreak="0">
    <w:nsid w:val="3A877D64"/>
    <w:multiLevelType w:val="singleLevel"/>
    <w:tmpl w:val="C7D48E88"/>
    <w:lvl w:ilvl="0">
      <w:start w:val="1"/>
      <w:numFmt w:val="decimal"/>
      <w:pStyle w:val="References"/>
      <w:lvlText w:val="[%1]"/>
      <w:lvlJc w:val="left"/>
      <w:pPr>
        <w:tabs>
          <w:tab w:val="num" w:pos="360"/>
        </w:tabs>
        <w:ind w:left="360" w:hanging="360"/>
      </w:pPr>
      <w:rPr>
        <w:b w:val="0"/>
        <w:color w:val="auto"/>
        <w:sz w:val="16"/>
        <w:szCs w:val="16"/>
      </w:rPr>
    </w:lvl>
  </w:abstractNum>
  <w:abstractNum w:abstractNumId="8" w15:restartNumberingAfterBreak="0">
    <w:nsid w:val="44775830"/>
    <w:multiLevelType w:val="hybridMultilevel"/>
    <w:tmpl w:val="CCDE1312"/>
    <w:lvl w:ilvl="0" w:tplc="BF06E460">
      <w:start w:val="1"/>
      <w:numFmt w:val="upperLetter"/>
      <w:lvlText w:val="%1."/>
      <w:lvlJc w:val="left"/>
      <w:pPr>
        <w:ind w:left="306" w:hanging="306"/>
      </w:pPr>
      <w:rPr>
        <w:rFonts w:hint="default"/>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775CDC"/>
    <w:multiLevelType w:val="hybridMultilevel"/>
    <w:tmpl w:val="56A2DFF0"/>
    <w:lvl w:ilvl="0" w:tplc="04150001">
      <w:start w:val="1"/>
      <w:numFmt w:val="bullet"/>
      <w:lvlText w:val=""/>
      <w:lvlJc w:val="left"/>
      <w:pPr>
        <w:ind w:left="922" w:hanging="360"/>
      </w:pPr>
      <w:rPr>
        <w:rFonts w:ascii="Symbol" w:hAnsi="Symbol" w:hint="default"/>
      </w:rPr>
    </w:lvl>
    <w:lvl w:ilvl="1" w:tplc="04150003" w:tentative="1">
      <w:start w:val="1"/>
      <w:numFmt w:val="bullet"/>
      <w:lvlText w:val="o"/>
      <w:lvlJc w:val="left"/>
      <w:pPr>
        <w:ind w:left="1642" w:hanging="360"/>
      </w:pPr>
      <w:rPr>
        <w:rFonts w:ascii="Courier New" w:hAnsi="Courier New" w:cs="Courier New" w:hint="default"/>
      </w:rPr>
    </w:lvl>
    <w:lvl w:ilvl="2" w:tplc="04150005" w:tentative="1">
      <w:start w:val="1"/>
      <w:numFmt w:val="bullet"/>
      <w:lvlText w:val=""/>
      <w:lvlJc w:val="left"/>
      <w:pPr>
        <w:ind w:left="2362" w:hanging="360"/>
      </w:pPr>
      <w:rPr>
        <w:rFonts w:ascii="Wingdings" w:hAnsi="Wingdings" w:hint="default"/>
      </w:rPr>
    </w:lvl>
    <w:lvl w:ilvl="3" w:tplc="04150001" w:tentative="1">
      <w:start w:val="1"/>
      <w:numFmt w:val="bullet"/>
      <w:lvlText w:val=""/>
      <w:lvlJc w:val="left"/>
      <w:pPr>
        <w:ind w:left="3082" w:hanging="360"/>
      </w:pPr>
      <w:rPr>
        <w:rFonts w:ascii="Symbol" w:hAnsi="Symbol" w:hint="default"/>
      </w:rPr>
    </w:lvl>
    <w:lvl w:ilvl="4" w:tplc="04150003" w:tentative="1">
      <w:start w:val="1"/>
      <w:numFmt w:val="bullet"/>
      <w:lvlText w:val="o"/>
      <w:lvlJc w:val="left"/>
      <w:pPr>
        <w:ind w:left="3802" w:hanging="360"/>
      </w:pPr>
      <w:rPr>
        <w:rFonts w:ascii="Courier New" w:hAnsi="Courier New" w:cs="Courier New" w:hint="default"/>
      </w:rPr>
    </w:lvl>
    <w:lvl w:ilvl="5" w:tplc="04150005" w:tentative="1">
      <w:start w:val="1"/>
      <w:numFmt w:val="bullet"/>
      <w:lvlText w:val=""/>
      <w:lvlJc w:val="left"/>
      <w:pPr>
        <w:ind w:left="4522" w:hanging="360"/>
      </w:pPr>
      <w:rPr>
        <w:rFonts w:ascii="Wingdings" w:hAnsi="Wingdings" w:hint="default"/>
      </w:rPr>
    </w:lvl>
    <w:lvl w:ilvl="6" w:tplc="04150001" w:tentative="1">
      <w:start w:val="1"/>
      <w:numFmt w:val="bullet"/>
      <w:lvlText w:val=""/>
      <w:lvlJc w:val="left"/>
      <w:pPr>
        <w:ind w:left="5242" w:hanging="360"/>
      </w:pPr>
      <w:rPr>
        <w:rFonts w:ascii="Symbol" w:hAnsi="Symbol" w:hint="default"/>
      </w:rPr>
    </w:lvl>
    <w:lvl w:ilvl="7" w:tplc="04150003" w:tentative="1">
      <w:start w:val="1"/>
      <w:numFmt w:val="bullet"/>
      <w:lvlText w:val="o"/>
      <w:lvlJc w:val="left"/>
      <w:pPr>
        <w:ind w:left="5962" w:hanging="360"/>
      </w:pPr>
      <w:rPr>
        <w:rFonts w:ascii="Courier New" w:hAnsi="Courier New" w:cs="Courier New" w:hint="default"/>
      </w:rPr>
    </w:lvl>
    <w:lvl w:ilvl="8" w:tplc="04150005" w:tentative="1">
      <w:start w:val="1"/>
      <w:numFmt w:val="bullet"/>
      <w:lvlText w:val=""/>
      <w:lvlJc w:val="left"/>
      <w:pPr>
        <w:ind w:left="6682" w:hanging="360"/>
      </w:pPr>
      <w:rPr>
        <w:rFonts w:ascii="Wingdings" w:hAnsi="Wingdings" w:hint="default"/>
      </w:rPr>
    </w:lvl>
  </w:abstractNum>
  <w:abstractNum w:abstractNumId="10" w15:restartNumberingAfterBreak="0">
    <w:nsid w:val="58376EA5"/>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0BE1A2B"/>
    <w:multiLevelType w:val="hybridMultilevel"/>
    <w:tmpl w:val="4AFE852E"/>
    <w:lvl w:ilvl="0" w:tplc="0C0A0011">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7F430705"/>
    <w:multiLevelType w:val="hybridMultilevel"/>
    <w:tmpl w:val="454CDA32"/>
    <w:lvl w:ilvl="0" w:tplc="C1B0F60A">
      <w:start w:val="1"/>
      <w:numFmt w:val="upperRoman"/>
      <w:lvlText w:val="%1."/>
      <w:lvlJc w:val="right"/>
      <w:pPr>
        <w:tabs>
          <w:tab w:val="num" w:pos="539"/>
        </w:tabs>
        <w:ind w:left="539" w:hanging="179"/>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4569980">
    <w:abstractNumId w:val="0"/>
  </w:num>
  <w:num w:numId="2" w16cid:durableId="1335842354">
    <w:abstractNumId w:val="7"/>
  </w:num>
  <w:num w:numId="3" w16cid:durableId="118189717">
    <w:abstractNumId w:val="3"/>
  </w:num>
  <w:num w:numId="4" w16cid:durableId="448399468">
    <w:abstractNumId w:val="8"/>
  </w:num>
  <w:num w:numId="5" w16cid:durableId="97802199">
    <w:abstractNumId w:val="10"/>
  </w:num>
  <w:num w:numId="6" w16cid:durableId="1974362849">
    <w:abstractNumId w:val="6"/>
  </w:num>
  <w:num w:numId="7" w16cid:durableId="522478387">
    <w:abstractNumId w:val="2"/>
  </w:num>
  <w:num w:numId="8" w16cid:durableId="1015034219">
    <w:abstractNumId w:val="1"/>
  </w:num>
  <w:num w:numId="9" w16cid:durableId="644360823">
    <w:abstractNumId w:val="5"/>
  </w:num>
  <w:num w:numId="10" w16cid:durableId="704527872">
    <w:abstractNumId w:val="11"/>
  </w:num>
  <w:num w:numId="11" w16cid:durableId="1930388528">
    <w:abstractNumId w:val="12"/>
  </w:num>
  <w:num w:numId="12" w16cid:durableId="18073119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4756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32610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4986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7631769">
    <w:abstractNumId w:val="9"/>
  </w:num>
  <w:num w:numId="17" w16cid:durableId="555313272">
    <w:abstractNumId w:val="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gdan Gabrys">
    <w15:presenceInfo w15:providerId="AD" w15:userId="S::Bogdan.Gabrys@uts.edu.au::34fbc362-18bc-4f3d-b397-a88cc0ad8e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trackRevisions/>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0205D"/>
    <w:rsid w:val="00003444"/>
    <w:rsid w:val="00005091"/>
    <w:rsid w:val="00011CE7"/>
    <w:rsid w:val="00011EB6"/>
    <w:rsid w:val="00014FEC"/>
    <w:rsid w:val="00025FA6"/>
    <w:rsid w:val="000264EF"/>
    <w:rsid w:val="00042E13"/>
    <w:rsid w:val="00046557"/>
    <w:rsid w:val="00047A6E"/>
    <w:rsid w:val="00052E12"/>
    <w:rsid w:val="00054964"/>
    <w:rsid w:val="00055366"/>
    <w:rsid w:val="0007439B"/>
    <w:rsid w:val="0008173C"/>
    <w:rsid w:val="00091D06"/>
    <w:rsid w:val="00095DED"/>
    <w:rsid w:val="00097AEE"/>
    <w:rsid w:val="000A168B"/>
    <w:rsid w:val="000A3DE0"/>
    <w:rsid w:val="000B138C"/>
    <w:rsid w:val="000B179C"/>
    <w:rsid w:val="000B37BA"/>
    <w:rsid w:val="000C0C55"/>
    <w:rsid w:val="000C102D"/>
    <w:rsid w:val="000C6F63"/>
    <w:rsid w:val="000D2BDE"/>
    <w:rsid w:val="000D2E68"/>
    <w:rsid w:val="000D39BE"/>
    <w:rsid w:val="000D7542"/>
    <w:rsid w:val="000E33FA"/>
    <w:rsid w:val="000E4F99"/>
    <w:rsid w:val="000F10B0"/>
    <w:rsid w:val="000F520D"/>
    <w:rsid w:val="00102F9D"/>
    <w:rsid w:val="00104BB0"/>
    <w:rsid w:val="0010794E"/>
    <w:rsid w:val="00110DE4"/>
    <w:rsid w:val="001174C5"/>
    <w:rsid w:val="00125687"/>
    <w:rsid w:val="00130EC4"/>
    <w:rsid w:val="00131D76"/>
    <w:rsid w:val="0013353C"/>
    <w:rsid w:val="0013354F"/>
    <w:rsid w:val="00134C51"/>
    <w:rsid w:val="00135AE7"/>
    <w:rsid w:val="001426E7"/>
    <w:rsid w:val="00143F2E"/>
    <w:rsid w:val="00144E72"/>
    <w:rsid w:val="00152F06"/>
    <w:rsid w:val="00160776"/>
    <w:rsid w:val="0016520A"/>
    <w:rsid w:val="00174B90"/>
    <w:rsid w:val="001768FF"/>
    <w:rsid w:val="00181E6B"/>
    <w:rsid w:val="001867AB"/>
    <w:rsid w:val="00187064"/>
    <w:rsid w:val="00192323"/>
    <w:rsid w:val="001969C2"/>
    <w:rsid w:val="001A4330"/>
    <w:rsid w:val="001A574C"/>
    <w:rsid w:val="001A60B1"/>
    <w:rsid w:val="001B36B1"/>
    <w:rsid w:val="001B43C6"/>
    <w:rsid w:val="001B4443"/>
    <w:rsid w:val="001B54A5"/>
    <w:rsid w:val="001B7167"/>
    <w:rsid w:val="001C64D3"/>
    <w:rsid w:val="001D07C0"/>
    <w:rsid w:val="001D1634"/>
    <w:rsid w:val="001D4F16"/>
    <w:rsid w:val="001E03C3"/>
    <w:rsid w:val="001E4B8E"/>
    <w:rsid w:val="001E7063"/>
    <w:rsid w:val="001E7B7A"/>
    <w:rsid w:val="001F4C5C"/>
    <w:rsid w:val="00203930"/>
    <w:rsid w:val="00204478"/>
    <w:rsid w:val="0020505E"/>
    <w:rsid w:val="002060CA"/>
    <w:rsid w:val="00210CC2"/>
    <w:rsid w:val="00214E2E"/>
    <w:rsid w:val="00215BCC"/>
    <w:rsid w:val="00216141"/>
    <w:rsid w:val="002161C8"/>
    <w:rsid w:val="00217186"/>
    <w:rsid w:val="00224D38"/>
    <w:rsid w:val="00225F50"/>
    <w:rsid w:val="0024225A"/>
    <w:rsid w:val="002434A1"/>
    <w:rsid w:val="0024400B"/>
    <w:rsid w:val="00253666"/>
    <w:rsid w:val="00253A89"/>
    <w:rsid w:val="00255063"/>
    <w:rsid w:val="00255C4C"/>
    <w:rsid w:val="00262F05"/>
    <w:rsid w:val="00263943"/>
    <w:rsid w:val="00265222"/>
    <w:rsid w:val="00267B35"/>
    <w:rsid w:val="002717F8"/>
    <w:rsid w:val="00272379"/>
    <w:rsid w:val="00282194"/>
    <w:rsid w:val="00282D85"/>
    <w:rsid w:val="00296DCC"/>
    <w:rsid w:val="002A4728"/>
    <w:rsid w:val="002B0D7E"/>
    <w:rsid w:val="002B1097"/>
    <w:rsid w:val="002B1768"/>
    <w:rsid w:val="002B47D8"/>
    <w:rsid w:val="002B4929"/>
    <w:rsid w:val="002B5FD7"/>
    <w:rsid w:val="002B6C63"/>
    <w:rsid w:val="002C09A8"/>
    <w:rsid w:val="002D0102"/>
    <w:rsid w:val="002D6199"/>
    <w:rsid w:val="002D77BB"/>
    <w:rsid w:val="002D78B4"/>
    <w:rsid w:val="002E0D3A"/>
    <w:rsid w:val="002E4213"/>
    <w:rsid w:val="002F5313"/>
    <w:rsid w:val="002F7910"/>
    <w:rsid w:val="002F79A6"/>
    <w:rsid w:val="00300776"/>
    <w:rsid w:val="003012EC"/>
    <w:rsid w:val="003025D3"/>
    <w:rsid w:val="00305BCD"/>
    <w:rsid w:val="00312EE4"/>
    <w:rsid w:val="003145ED"/>
    <w:rsid w:val="003219C9"/>
    <w:rsid w:val="003258C1"/>
    <w:rsid w:val="00331CD9"/>
    <w:rsid w:val="0033630C"/>
    <w:rsid w:val="00336833"/>
    <w:rsid w:val="003427CE"/>
    <w:rsid w:val="00351797"/>
    <w:rsid w:val="00356E11"/>
    <w:rsid w:val="00360269"/>
    <w:rsid w:val="00361189"/>
    <w:rsid w:val="00364BCF"/>
    <w:rsid w:val="0037396E"/>
    <w:rsid w:val="00374721"/>
    <w:rsid w:val="0037551B"/>
    <w:rsid w:val="00376D91"/>
    <w:rsid w:val="00380032"/>
    <w:rsid w:val="00382837"/>
    <w:rsid w:val="00383383"/>
    <w:rsid w:val="00387198"/>
    <w:rsid w:val="0038757F"/>
    <w:rsid w:val="003879C0"/>
    <w:rsid w:val="003907DD"/>
    <w:rsid w:val="0039176F"/>
    <w:rsid w:val="00392DBA"/>
    <w:rsid w:val="00393D7F"/>
    <w:rsid w:val="0039591E"/>
    <w:rsid w:val="00395D76"/>
    <w:rsid w:val="003A1B91"/>
    <w:rsid w:val="003A3EE7"/>
    <w:rsid w:val="003B18BA"/>
    <w:rsid w:val="003B41A1"/>
    <w:rsid w:val="003B5CFD"/>
    <w:rsid w:val="003C3322"/>
    <w:rsid w:val="003C3640"/>
    <w:rsid w:val="003C462D"/>
    <w:rsid w:val="003C4A8B"/>
    <w:rsid w:val="003C68C2"/>
    <w:rsid w:val="003C6AC8"/>
    <w:rsid w:val="003C7348"/>
    <w:rsid w:val="003D0898"/>
    <w:rsid w:val="003D2C55"/>
    <w:rsid w:val="003D44CF"/>
    <w:rsid w:val="003D4CAE"/>
    <w:rsid w:val="003F1350"/>
    <w:rsid w:val="003F26BD"/>
    <w:rsid w:val="003F52AD"/>
    <w:rsid w:val="003F7262"/>
    <w:rsid w:val="00401E4E"/>
    <w:rsid w:val="004043FE"/>
    <w:rsid w:val="004056FE"/>
    <w:rsid w:val="0042108D"/>
    <w:rsid w:val="00424307"/>
    <w:rsid w:val="00427455"/>
    <w:rsid w:val="004300AB"/>
    <w:rsid w:val="0043144F"/>
    <w:rsid w:val="00431BFA"/>
    <w:rsid w:val="00431CAF"/>
    <w:rsid w:val="004338B8"/>
    <w:rsid w:val="00435160"/>
    <w:rsid w:val="004353CF"/>
    <w:rsid w:val="00435BB5"/>
    <w:rsid w:val="004373E1"/>
    <w:rsid w:val="00442D8D"/>
    <w:rsid w:val="00450002"/>
    <w:rsid w:val="004631BC"/>
    <w:rsid w:val="00466C56"/>
    <w:rsid w:val="00471066"/>
    <w:rsid w:val="00481E8B"/>
    <w:rsid w:val="00484761"/>
    <w:rsid w:val="00484DD5"/>
    <w:rsid w:val="004A7905"/>
    <w:rsid w:val="004B38B2"/>
    <w:rsid w:val="004B44A0"/>
    <w:rsid w:val="004B6040"/>
    <w:rsid w:val="004B69BE"/>
    <w:rsid w:val="004C1E16"/>
    <w:rsid w:val="004C2543"/>
    <w:rsid w:val="004C75FF"/>
    <w:rsid w:val="004D15CA"/>
    <w:rsid w:val="004D4F4C"/>
    <w:rsid w:val="004E205E"/>
    <w:rsid w:val="004E3E4C"/>
    <w:rsid w:val="004E75D9"/>
    <w:rsid w:val="004F211E"/>
    <w:rsid w:val="004F23A0"/>
    <w:rsid w:val="004F2528"/>
    <w:rsid w:val="005003E3"/>
    <w:rsid w:val="0050297C"/>
    <w:rsid w:val="005052CD"/>
    <w:rsid w:val="00511041"/>
    <w:rsid w:val="005135AF"/>
    <w:rsid w:val="0051653B"/>
    <w:rsid w:val="00527CC2"/>
    <w:rsid w:val="00530E7E"/>
    <w:rsid w:val="00533DBA"/>
    <w:rsid w:val="00534B96"/>
    <w:rsid w:val="005413C6"/>
    <w:rsid w:val="00546B9E"/>
    <w:rsid w:val="00547FDF"/>
    <w:rsid w:val="00550A26"/>
    <w:rsid w:val="00550BF5"/>
    <w:rsid w:val="00556FB4"/>
    <w:rsid w:val="00567A70"/>
    <w:rsid w:val="005762B8"/>
    <w:rsid w:val="00577B88"/>
    <w:rsid w:val="00586119"/>
    <w:rsid w:val="005866DD"/>
    <w:rsid w:val="0059090F"/>
    <w:rsid w:val="0059440D"/>
    <w:rsid w:val="005946E2"/>
    <w:rsid w:val="005A0DFD"/>
    <w:rsid w:val="005A0EDB"/>
    <w:rsid w:val="005A2A15"/>
    <w:rsid w:val="005A5B6A"/>
    <w:rsid w:val="005A5F80"/>
    <w:rsid w:val="005B028C"/>
    <w:rsid w:val="005B0B69"/>
    <w:rsid w:val="005C0C30"/>
    <w:rsid w:val="005C486C"/>
    <w:rsid w:val="005C741F"/>
    <w:rsid w:val="005D1B15"/>
    <w:rsid w:val="005D2824"/>
    <w:rsid w:val="005D4F1A"/>
    <w:rsid w:val="005D72BB"/>
    <w:rsid w:val="005D7695"/>
    <w:rsid w:val="005E692F"/>
    <w:rsid w:val="005F47AD"/>
    <w:rsid w:val="005F6D8E"/>
    <w:rsid w:val="00601051"/>
    <w:rsid w:val="00601B0D"/>
    <w:rsid w:val="006020CF"/>
    <w:rsid w:val="0061280F"/>
    <w:rsid w:val="00617378"/>
    <w:rsid w:val="00620576"/>
    <w:rsid w:val="0062114B"/>
    <w:rsid w:val="00623546"/>
    <w:rsid w:val="00623698"/>
    <w:rsid w:val="00625E96"/>
    <w:rsid w:val="00631F82"/>
    <w:rsid w:val="00635CFD"/>
    <w:rsid w:val="00642624"/>
    <w:rsid w:val="00644746"/>
    <w:rsid w:val="00647A82"/>
    <w:rsid w:val="00647C09"/>
    <w:rsid w:val="00651F2C"/>
    <w:rsid w:val="00653183"/>
    <w:rsid w:val="00657D99"/>
    <w:rsid w:val="006629B1"/>
    <w:rsid w:val="006718F5"/>
    <w:rsid w:val="00674033"/>
    <w:rsid w:val="00675E24"/>
    <w:rsid w:val="0067657E"/>
    <w:rsid w:val="00693D5D"/>
    <w:rsid w:val="0069473C"/>
    <w:rsid w:val="00697997"/>
    <w:rsid w:val="006A39CD"/>
    <w:rsid w:val="006A4718"/>
    <w:rsid w:val="006A6813"/>
    <w:rsid w:val="006B2F73"/>
    <w:rsid w:val="006B7F03"/>
    <w:rsid w:val="006D0374"/>
    <w:rsid w:val="006D389D"/>
    <w:rsid w:val="006D745E"/>
    <w:rsid w:val="006D79F6"/>
    <w:rsid w:val="006E1733"/>
    <w:rsid w:val="006E65C7"/>
    <w:rsid w:val="006F1EE2"/>
    <w:rsid w:val="006F6001"/>
    <w:rsid w:val="0070107C"/>
    <w:rsid w:val="007011CB"/>
    <w:rsid w:val="007205E3"/>
    <w:rsid w:val="00725B45"/>
    <w:rsid w:val="00730291"/>
    <w:rsid w:val="007305A4"/>
    <w:rsid w:val="00750793"/>
    <w:rsid w:val="00754427"/>
    <w:rsid w:val="00761476"/>
    <w:rsid w:val="007644B3"/>
    <w:rsid w:val="0077702F"/>
    <w:rsid w:val="00780290"/>
    <w:rsid w:val="007819D7"/>
    <w:rsid w:val="00781A26"/>
    <w:rsid w:val="00781C05"/>
    <w:rsid w:val="00781FB8"/>
    <w:rsid w:val="00784E0B"/>
    <w:rsid w:val="00793C25"/>
    <w:rsid w:val="007A028D"/>
    <w:rsid w:val="007A1135"/>
    <w:rsid w:val="007A11F7"/>
    <w:rsid w:val="007A2612"/>
    <w:rsid w:val="007A2679"/>
    <w:rsid w:val="007A2789"/>
    <w:rsid w:val="007C4336"/>
    <w:rsid w:val="007C4C99"/>
    <w:rsid w:val="007D20D6"/>
    <w:rsid w:val="007E30F6"/>
    <w:rsid w:val="007E76BC"/>
    <w:rsid w:val="007F0BDD"/>
    <w:rsid w:val="007F7187"/>
    <w:rsid w:val="007F7AA6"/>
    <w:rsid w:val="0080145D"/>
    <w:rsid w:val="00804D15"/>
    <w:rsid w:val="008126C4"/>
    <w:rsid w:val="00823567"/>
    <w:rsid w:val="00823624"/>
    <w:rsid w:val="00824F3E"/>
    <w:rsid w:val="00835EA2"/>
    <w:rsid w:val="008378B1"/>
    <w:rsid w:val="00837E47"/>
    <w:rsid w:val="0084754D"/>
    <w:rsid w:val="008518FE"/>
    <w:rsid w:val="0085659C"/>
    <w:rsid w:val="0085731B"/>
    <w:rsid w:val="00872026"/>
    <w:rsid w:val="00874842"/>
    <w:rsid w:val="0087792E"/>
    <w:rsid w:val="008804E5"/>
    <w:rsid w:val="00883EAF"/>
    <w:rsid w:val="00885258"/>
    <w:rsid w:val="008878D3"/>
    <w:rsid w:val="00897D06"/>
    <w:rsid w:val="008A30C3"/>
    <w:rsid w:val="008A3C23"/>
    <w:rsid w:val="008B0634"/>
    <w:rsid w:val="008B1B95"/>
    <w:rsid w:val="008C49CC"/>
    <w:rsid w:val="008C5546"/>
    <w:rsid w:val="008C5A7C"/>
    <w:rsid w:val="008D0A5C"/>
    <w:rsid w:val="008D270B"/>
    <w:rsid w:val="008D69E9"/>
    <w:rsid w:val="008D7981"/>
    <w:rsid w:val="008E044C"/>
    <w:rsid w:val="008E0645"/>
    <w:rsid w:val="008E5919"/>
    <w:rsid w:val="008F1288"/>
    <w:rsid w:val="008F594A"/>
    <w:rsid w:val="009005DF"/>
    <w:rsid w:val="00903241"/>
    <w:rsid w:val="00903B0F"/>
    <w:rsid w:val="00904C7E"/>
    <w:rsid w:val="00904FF4"/>
    <w:rsid w:val="00906D42"/>
    <w:rsid w:val="0091035B"/>
    <w:rsid w:val="00911A1F"/>
    <w:rsid w:val="00921FB9"/>
    <w:rsid w:val="009277A9"/>
    <w:rsid w:val="00930E70"/>
    <w:rsid w:val="0093792A"/>
    <w:rsid w:val="00942C5D"/>
    <w:rsid w:val="0096067A"/>
    <w:rsid w:val="0096142D"/>
    <w:rsid w:val="009616A8"/>
    <w:rsid w:val="00966971"/>
    <w:rsid w:val="0097066B"/>
    <w:rsid w:val="009740F6"/>
    <w:rsid w:val="00974721"/>
    <w:rsid w:val="00982DC8"/>
    <w:rsid w:val="00993D64"/>
    <w:rsid w:val="00996891"/>
    <w:rsid w:val="00996D88"/>
    <w:rsid w:val="009A1F6E"/>
    <w:rsid w:val="009A33CD"/>
    <w:rsid w:val="009A7766"/>
    <w:rsid w:val="009B633A"/>
    <w:rsid w:val="009C7D17"/>
    <w:rsid w:val="009D751D"/>
    <w:rsid w:val="009E315A"/>
    <w:rsid w:val="009E484E"/>
    <w:rsid w:val="009E5005"/>
    <w:rsid w:val="009F0A00"/>
    <w:rsid w:val="009F2823"/>
    <w:rsid w:val="009F40FB"/>
    <w:rsid w:val="009F5FD2"/>
    <w:rsid w:val="009F6791"/>
    <w:rsid w:val="00A003F9"/>
    <w:rsid w:val="00A01C29"/>
    <w:rsid w:val="00A07D3C"/>
    <w:rsid w:val="00A22FCB"/>
    <w:rsid w:val="00A237E6"/>
    <w:rsid w:val="00A30333"/>
    <w:rsid w:val="00A365B6"/>
    <w:rsid w:val="00A421F6"/>
    <w:rsid w:val="00A472F1"/>
    <w:rsid w:val="00A5237D"/>
    <w:rsid w:val="00A554A3"/>
    <w:rsid w:val="00A630A2"/>
    <w:rsid w:val="00A63175"/>
    <w:rsid w:val="00A638D3"/>
    <w:rsid w:val="00A63D56"/>
    <w:rsid w:val="00A70535"/>
    <w:rsid w:val="00A758EA"/>
    <w:rsid w:val="00A759C2"/>
    <w:rsid w:val="00A803FD"/>
    <w:rsid w:val="00A86972"/>
    <w:rsid w:val="00A87A15"/>
    <w:rsid w:val="00A91DD0"/>
    <w:rsid w:val="00A94570"/>
    <w:rsid w:val="00A94DEF"/>
    <w:rsid w:val="00A95C50"/>
    <w:rsid w:val="00A96B65"/>
    <w:rsid w:val="00AA531D"/>
    <w:rsid w:val="00AA7340"/>
    <w:rsid w:val="00AB79A6"/>
    <w:rsid w:val="00AC0766"/>
    <w:rsid w:val="00AC12F7"/>
    <w:rsid w:val="00AC3257"/>
    <w:rsid w:val="00AC3D39"/>
    <w:rsid w:val="00AC3F75"/>
    <w:rsid w:val="00AC4850"/>
    <w:rsid w:val="00AD278E"/>
    <w:rsid w:val="00AE54E4"/>
    <w:rsid w:val="00AE6738"/>
    <w:rsid w:val="00AF6904"/>
    <w:rsid w:val="00B01080"/>
    <w:rsid w:val="00B02B1C"/>
    <w:rsid w:val="00B074DD"/>
    <w:rsid w:val="00B11015"/>
    <w:rsid w:val="00B12464"/>
    <w:rsid w:val="00B12749"/>
    <w:rsid w:val="00B154ED"/>
    <w:rsid w:val="00B16B66"/>
    <w:rsid w:val="00B21910"/>
    <w:rsid w:val="00B22F70"/>
    <w:rsid w:val="00B340DA"/>
    <w:rsid w:val="00B41ACD"/>
    <w:rsid w:val="00B47B59"/>
    <w:rsid w:val="00B53544"/>
    <w:rsid w:val="00B53F81"/>
    <w:rsid w:val="00B56C2B"/>
    <w:rsid w:val="00B61612"/>
    <w:rsid w:val="00B654A2"/>
    <w:rsid w:val="00B65BD3"/>
    <w:rsid w:val="00B70469"/>
    <w:rsid w:val="00B72DD8"/>
    <w:rsid w:val="00B72E09"/>
    <w:rsid w:val="00B821B6"/>
    <w:rsid w:val="00B83F0B"/>
    <w:rsid w:val="00B87AA9"/>
    <w:rsid w:val="00B910F8"/>
    <w:rsid w:val="00B911B2"/>
    <w:rsid w:val="00BA28E2"/>
    <w:rsid w:val="00BB0B0C"/>
    <w:rsid w:val="00BB15F6"/>
    <w:rsid w:val="00BB4AAC"/>
    <w:rsid w:val="00BC0566"/>
    <w:rsid w:val="00BD0F86"/>
    <w:rsid w:val="00BD748A"/>
    <w:rsid w:val="00BF0C69"/>
    <w:rsid w:val="00BF2461"/>
    <w:rsid w:val="00BF4AB2"/>
    <w:rsid w:val="00BF629B"/>
    <w:rsid w:val="00BF655C"/>
    <w:rsid w:val="00BF72FF"/>
    <w:rsid w:val="00C04EE3"/>
    <w:rsid w:val="00C06661"/>
    <w:rsid w:val="00C075EF"/>
    <w:rsid w:val="00C11E83"/>
    <w:rsid w:val="00C22A92"/>
    <w:rsid w:val="00C2378A"/>
    <w:rsid w:val="00C24325"/>
    <w:rsid w:val="00C32102"/>
    <w:rsid w:val="00C32BE6"/>
    <w:rsid w:val="00C378A1"/>
    <w:rsid w:val="00C4306F"/>
    <w:rsid w:val="00C4599B"/>
    <w:rsid w:val="00C53E45"/>
    <w:rsid w:val="00C621D6"/>
    <w:rsid w:val="00C67A25"/>
    <w:rsid w:val="00C73EAE"/>
    <w:rsid w:val="00C76D85"/>
    <w:rsid w:val="00C82D86"/>
    <w:rsid w:val="00C855C5"/>
    <w:rsid w:val="00C90E38"/>
    <w:rsid w:val="00C927D9"/>
    <w:rsid w:val="00C964F9"/>
    <w:rsid w:val="00C96620"/>
    <w:rsid w:val="00CA30A2"/>
    <w:rsid w:val="00CB4B8D"/>
    <w:rsid w:val="00CB54EE"/>
    <w:rsid w:val="00CC0DDA"/>
    <w:rsid w:val="00CC36FC"/>
    <w:rsid w:val="00CC4321"/>
    <w:rsid w:val="00CC43CB"/>
    <w:rsid w:val="00CD3F58"/>
    <w:rsid w:val="00CD60EE"/>
    <w:rsid w:val="00CD684F"/>
    <w:rsid w:val="00CD712B"/>
    <w:rsid w:val="00CD7994"/>
    <w:rsid w:val="00CE14FE"/>
    <w:rsid w:val="00CE316A"/>
    <w:rsid w:val="00CE5DDA"/>
    <w:rsid w:val="00CE6DD1"/>
    <w:rsid w:val="00CF03CC"/>
    <w:rsid w:val="00CF5DBA"/>
    <w:rsid w:val="00CF6C1C"/>
    <w:rsid w:val="00D06623"/>
    <w:rsid w:val="00D0789C"/>
    <w:rsid w:val="00D10A36"/>
    <w:rsid w:val="00D10B0E"/>
    <w:rsid w:val="00D11B24"/>
    <w:rsid w:val="00D14047"/>
    <w:rsid w:val="00D14C6B"/>
    <w:rsid w:val="00D161D3"/>
    <w:rsid w:val="00D20612"/>
    <w:rsid w:val="00D242E8"/>
    <w:rsid w:val="00D255F4"/>
    <w:rsid w:val="00D26442"/>
    <w:rsid w:val="00D30317"/>
    <w:rsid w:val="00D32981"/>
    <w:rsid w:val="00D34462"/>
    <w:rsid w:val="00D345FA"/>
    <w:rsid w:val="00D376C8"/>
    <w:rsid w:val="00D40504"/>
    <w:rsid w:val="00D41889"/>
    <w:rsid w:val="00D45E29"/>
    <w:rsid w:val="00D5536F"/>
    <w:rsid w:val="00D560DE"/>
    <w:rsid w:val="00D56935"/>
    <w:rsid w:val="00D62512"/>
    <w:rsid w:val="00D715F6"/>
    <w:rsid w:val="00D758C6"/>
    <w:rsid w:val="00D8742A"/>
    <w:rsid w:val="00D90C10"/>
    <w:rsid w:val="00D92AC5"/>
    <w:rsid w:val="00D92E96"/>
    <w:rsid w:val="00DA08E6"/>
    <w:rsid w:val="00DA1C34"/>
    <w:rsid w:val="00DA258C"/>
    <w:rsid w:val="00DB39BE"/>
    <w:rsid w:val="00DC2300"/>
    <w:rsid w:val="00DD027F"/>
    <w:rsid w:val="00DD072B"/>
    <w:rsid w:val="00DD3A23"/>
    <w:rsid w:val="00DD5BAE"/>
    <w:rsid w:val="00DE07FA"/>
    <w:rsid w:val="00DE33AF"/>
    <w:rsid w:val="00DE7152"/>
    <w:rsid w:val="00DF2DDE"/>
    <w:rsid w:val="00DF36BD"/>
    <w:rsid w:val="00DF4704"/>
    <w:rsid w:val="00DF4DED"/>
    <w:rsid w:val="00DF7F34"/>
    <w:rsid w:val="00E01667"/>
    <w:rsid w:val="00E06DA9"/>
    <w:rsid w:val="00E10EB2"/>
    <w:rsid w:val="00E141A3"/>
    <w:rsid w:val="00E14E3F"/>
    <w:rsid w:val="00E24241"/>
    <w:rsid w:val="00E2582E"/>
    <w:rsid w:val="00E36209"/>
    <w:rsid w:val="00E420BB"/>
    <w:rsid w:val="00E42B44"/>
    <w:rsid w:val="00E44177"/>
    <w:rsid w:val="00E47B37"/>
    <w:rsid w:val="00E50DF6"/>
    <w:rsid w:val="00E746E0"/>
    <w:rsid w:val="00E8005F"/>
    <w:rsid w:val="00E8658E"/>
    <w:rsid w:val="00E92067"/>
    <w:rsid w:val="00E935BE"/>
    <w:rsid w:val="00E965C5"/>
    <w:rsid w:val="00E96A3A"/>
    <w:rsid w:val="00E97402"/>
    <w:rsid w:val="00E97B99"/>
    <w:rsid w:val="00EA11C8"/>
    <w:rsid w:val="00EA1996"/>
    <w:rsid w:val="00EA5573"/>
    <w:rsid w:val="00EB2E9D"/>
    <w:rsid w:val="00EB6613"/>
    <w:rsid w:val="00EC23E8"/>
    <w:rsid w:val="00EC5B2D"/>
    <w:rsid w:val="00EC6B49"/>
    <w:rsid w:val="00ED512E"/>
    <w:rsid w:val="00ED5D7B"/>
    <w:rsid w:val="00EE0703"/>
    <w:rsid w:val="00EE1153"/>
    <w:rsid w:val="00EE201E"/>
    <w:rsid w:val="00EE5D01"/>
    <w:rsid w:val="00EE6606"/>
    <w:rsid w:val="00EE6FFC"/>
    <w:rsid w:val="00EE78CE"/>
    <w:rsid w:val="00EF10AC"/>
    <w:rsid w:val="00EF4701"/>
    <w:rsid w:val="00EF564E"/>
    <w:rsid w:val="00F03F3C"/>
    <w:rsid w:val="00F06FF2"/>
    <w:rsid w:val="00F13BF9"/>
    <w:rsid w:val="00F161C5"/>
    <w:rsid w:val="00F22198"/>
    <w:rsid w:val="00F2340C"/>
    <w:rsid w:val="00F24A85"/>
    <w:rsid w:val="00F311D8"/>
    <w:rsid w:val="00F32641"/>
    <w:rsid w:val="00F33D49"/>
    <w:rsid w:val="00F3481E"/>
    <w:rsid w:val="00F51451"/>
    <w:rsid w:val="00F577F6"/>
    <w:rsid w:val="00F61673"/>
    <w:rsid w:val="00F61C68"/>
    <w:rsid w:val="00F65266"/>
    <w:rsid w:val="00F67998"/>
    <w:rsid w:val="00F728A2"/>
    <w:rsid w:val="00F732F6"/>
    <w:rsid w:val="00F7499A"/>
    <w:rsid w:val="00F751E1"/>
    <w:rsid w:val="00F9420F"/>
    <w:rsid w:val="00F947F6"/>
    <w:rsid w:val="00F95CC3"/>
    <w:rsid w:val="00FA3D27"/>
    <w:rsid w:val="00FC6AB9"/>
    <w:rsid w:val="00FD0BCC"/>
    <w:rsid w:val="00FD2971"/>
    <w:rsid w:val="00FD347F"/>
    <w:rsid w:val="00FD3889"/>
    <w:rsid w:val="00FE5183"/>
    <w:rsid w:val="00FF0964"/>
    <w:rsid w:val="00FF1646"/>
    <w:rsid w:val="00FF4097"/>
    <w:rsid w:val="00FF55B0"/>
    <w:rsid w:val="00FF70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B8E5D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5222"/>
    <w:pPr>
      <w:jc w:val="both"/>
    </w:pPr>
  </w:style>
  <w:style w:type="paragraph" w:styleId="Heading1">
    <w:name w:val="heading 1"/>
    <w:basedOn w:val="Normal"/>
    <w:next w:val="Normal"/>
    <w:link w:val="Heading1Char"/>
    <w:uiPriority w:val="9"/>
    <w:qFormat/>
    <w:rsid w:val="00C67A25"/>
    <w:pPr>
      <w:keepNext/>
      <w:numPr>
        <w:numId w:val="1"/>
      </w:numPr>
      <w:spacing w:before="240" w:after="80"/>
      <w:jc w:val="center"/>
      <w:outlineLvl w:val="0"/>
    </w:pPr>
    <w:rPr>
      <w:rFonts w:ascii="Helvetica" w:hAnsi="Helvetica"/>
      <w:smallCaps/>
      <w:kern w:val="28"/>
    </w:rPr>
  </w:style>
  <w:style w:type="paragraph" w:styleId="Heading2">
    <w:name w:val="heading 2"/>
    <w:basedOn w:val="Normal"/>
    <w:next w:val="Normal"/>
    <w:link w:val="Heading2Char"/>
    <w:uiPriority w:val="9"/>
    <w:qFormat/>
    <w:rsid w:val="00C67A25"/>
    <w:pPr>
      <w:keepNext/>
      <w:numPr>
        <w:ilvl w:val="1"/>
        <w:numId w:val="1"/>
      </w:numPr>
      <w:spacing w:before="120" w:after="60"/>
      <w:outlineLvl w:val="1"/>
    </w:pPr>
    <w:rPr>
      <w:rFonts w:ascii="Helvetica" w:hAnsi="Helvetica"/>
      <w:i/>
      <w:iCs/>
    </w:rPr>
  </w:style>
  <w:style w:type="paragraph" w:styleId="Heading3">
    <w:name w:val="heading 3"/>
    <w:basedOn w:val="Normal"/>
    <w:next w:val="Normal"/>
    <w:uiPriority w:val="9"/>
    <w:qFormat/>
    <w:rsid w:val="00647A82"/>
    <w:pPr>
      <w:keepNext/>
      <w:numPr>
        <w:ilvl w:val="2"/>
        <w:numId w:val="1"/>
      </w:numPr>
      <w:outlineLvl w:val="2"/>
    </w:pPr>
    <w:rPr>
      <w:rFonts w:ascii="Helvetica" w:hAnsi="Helvetica"/>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2"/>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C67A25"/>
    <w:rPr>
      <w:rFonts w:ascii="Helvetica" w:hAnsi="Helvetica"/>
      <w:smallCaps/>
      <w:kern w:val="28"/>
    </w:rPr>
  </w:style>
  <w:style w:type="character" w:customStyle="1" w:styleId="ReferenceHeadChar">
    <w:name w:val="Reference Head Char"/>
    <w:basedOn w:val="Heading1Char"/>
    <w:link w:val="ReferenceHead"/>
    <w:rsid w:val="003F52AD"/>
    <w:rPr>
      <w:rFonts w:ascii="Helvetica" w:hAnsi="Helvetica"/>
      <w:smallCaps/>
      <w:kern w:val="28"/>
    </w:rPr>
  </w:style>
  <w:style w:type="character" w:customStyle="1" w:styleId="Style1Char">
    <w:name w:val="Style1 Char"/>
    <w:basedOn w:val="ReferenceHeadChar"/>
    <w:link w:val="Style1"/>
    <w:rsid w:val="003F52AD"/>
    <w:rPr>
      <w:rFonts w:ascii="Helvetica" w:hAnsi="Helvetica"/>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C67A25"/>
    <w:rPr>
      <w:rFonts w:ascii="Helvetica" w:hAnsi="Helvetica"/>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759C2"/>
    <w:pPr>
      <w:ind w:left="720"/>
      <w:contextualSpacing/>
    </w:pPr>
  </w:style>
  <w:style w:type="paragraph" w:styleId="HTMLPreformatted">
    <w:name w:val="HTML Preformatted"/>
    <w:basedOn w:val="Normal"/>
    <w:link w:val="HTMLPreformattedChar"/>
    <w:rsid w:val="00A01C29"/>
    <w:rPr>
      <w:rFonts w:ascii="Courier" w:hAnsi="Courier"/>
    </w:rPr>
  </w:style>
  <w:style w:type="character" w:customStyle="1" w:styleId="HTMLPreformattedChar">
    <w:name w:val="HTML Preformatted Char"/>
    <w:basedOn w:val="DefaultParagraphFont"/>
    <w:link w:val="HTMLPreformatted"/>
    <w:rsid w:val="00A01C29"/>
    <w:rPr>
      <w:rFonts w:ascii="Courier" w:hAnsi="Courier"/>
    </w:rPr>
  </w:style>
  <w:style w:type="character" w:styleId="Strong">
    <w:name w:val="Strong"/>
    <w:basedOn w:val="DefaultParagraphFont"/>
    <w:uiPriority w:val="22"/>
    <w:qFormat/>
    <w:rsid w:val="002D78B4"/>
    <w:rPr>
      <w:b/>
      <w:bCs/>
    </w:rPr>
  </w:style>
  <w:style w:type="table" w:styleId="TableGrid">
    <w:name w:val="Table Grid"/>
    <w:basedOn w:val="TableNormal"/>
    <w:rsid w:val="00395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rsid w:val="00F24A85"/>
    <w:rPr>
      <w:color w:val="808080"/>
      <w:shd w:val="clear" w:color="auto" w:fill="E6E6E6"/>
    </w:rPr>
  </w:style>
  <w:style w:type="paragraph" w:styleId="NormalWeb">
    <w:name w:val="Normal (Web)"/>
    <w:basedOn w:val="Normal"/>
    <w:uiPriority w:val="99"/>
    <w:unhideWhenUsed/>
    <w:rsid w:val="00761476"/>
    <w:pPr>
      <w:spacing w:before="100" w:beforeAutospacing="1" w:after="100" w:afterAutospacing="1"/>
      <w:jc w:val="left"/>
    </w:pPr>
    <w:rPr>
      <w:sz w:val="24"/>
      <w:szCs w:val="24"/>
      <w:lang w:val="es-ES"/>
    </w:rPr>
  </w:style>
  <w:style w:type="paragraph" w:customStyle="1" w:styleId="PARAIndent">
    <w:name w:val="PARA_Indent"/>
    <w:basedOn w:val="Text"/>
    <w:link w:val="PARAIndentChar"/>
    <w:rsid w:val="007819D7"/>
    <w:pPr>
      <w:spacing w:line="240" w:lineRule="auto"/>
    </w:pPr>
    <w:rPr>
      <w:rFonts w:ascii="Times" w:hAnsi="Times"/>
    </w:rPr>
  </w:style>
  <w:style w:type="character" w:customStyle="1" w:styleId="PARAIndentChar">
    <w:name w:val="PARA_Indent Char"/>
    <w:link w:val="PARAIndent"/>
    <w:rsid w:val="007819D7"/>
    <w:rPr>
      <w:rFonts w:ascii="Times" w:hAnsi="Times"/>
    </w:rPr>
  </w:style>
  <w:style w:type="character" w:customStyle="1" w:styleId="TextChar">
    <w:name w:val="Text Char"/>
    <w:link w:val="Text"/>
    <w:rsid w:val="007819D7"/>
  </w:style>
  <w:style w:type="character" w:styleId="CommentReference">
    <w:name w:val="annotation reference"/>
    <w:rsid w:val="007819D7"/>
    <w:rPr>
      <w:sz w:val="16"/>
      <w:szCs w:val="16"/>
    </w:rPr>
  </w:style>
  <w:style w:type="paragraph" w:styleId="CommentText">
    <w:name w:val="annotation text"/>
    <w:basedOn w:val="Normal"/>
    <w:link w:val="CommentTextChar"/>
    <w:rsid w:val="007819D7"/>
    <w:pPr>
      <w:jc w:val="left"/>
    </w:pPr>
  </w:style>
  <w:style w:type="character" w:customStyle="1" w:styleId="CommentTextChar">
    <w:name w:val="Comment Text Char"/>
    <w:basedOn w:val="DefaultParagraphFont"/>
    <w:link w:val="CommentText"/>
    <w:rsid w:val="007819D7"/>
  </w:style>
  <w:style w:type="paragraph" w:styleId="CommentSubject">
    <w:name w:val="annotation subject"/>
    <w:basedOn w:val="CommentText"/>
    <w:next w:val="CommentText"/>
    <w:link w:val="CommentSubjectChar"/>
    <w:semiHidden/>
    <w:unhideWhenUsed/>
    <w:rsid w:val="00B21910"/>
    <w:pPr>
      <w:jc w:val="both"/>
    </w:pPr>
    <w:rPr>
      <w:b/>
      <w:bCs/>
    </w:rPr>
  </w:style>
  <w:style w:type="character" w:customStyle="1" w:styleId="CommentSubjectChar">
    <w:name w:val="Comment Subject Char"/>
    <w:basedOn w:val="CommentTextChar"/>
    <w:link w:val="CommentSubject"/>
    <w:semiHidden/>
    <w:rsid w:val="00B219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5922">
      <w:bodyDiv w:val="1"/>
      <w:marLeft w:val="0"/>
      <w:marRight w:val="0"/>
      <w:marTop w:val="0"/>
      <w:marBottom w:val="0"/>
      <w:divBdr>
        <w:top w:val="none" w:sz="0" w:space="0" w:color="auto"/>
        <w:left w:val="none" w:sz="0" w:space="0" w:color="auto"/>
        <w:bottom w:val="none" w:sz="0" w:space="0" w:color="auto"/>
        <w:right w:val="none" w:sz="0" w:space="0" w:color="auto"/>
      </w:divBdr>
    </w:div>
    <w:div w:id="60760320">
      <w:bodyDiv w:val="1"/>
      <w:marLeft w:val="0"/>
      <w:marRight w:val="0"/>
      <w:marTop w:val="0"/>
      <w:marBottom w:val="0"/>
      <w:divBdr>
        <w:top w:val="none" w:sz="0" w:space="0" w:color="auto"/>
        <w:left w:val="none" w:sz="0" w:space="0" w:color="auto"/>
        <w:bottom w:val="none" w:sz="0" w:space="0" w:color="auto"/>
        <w:right w:val="none" w:sz="0" w:space="0" w:color="auto"/>
      </w:divBdr>
    </w:div>
    <w:div w:id="129715064">
      <w:bodyDiv w:val="1"/>
      <w:marLeft w:val="0"/>
      <w:marRight w:val="0"/>
      <w:marTop w:val="0"/>
      <w:marBottom w:val="0"/>
      <w:divBdr>
        <w:top w:val="none" w:sz="0" w:space="0" w:color="auto"/>
        <w:left w:val="none" w:sz="0" w:space="0" w:color="auto"/>
        <w:bottom w:val="none" w:sz="0" w:space="0" w:color="auto"/>
        <w:right w:val="none" w:sz="0" w:space="0" w:color="auto"/>
      </w:divBdr>
    </w:div>
    <w:div w:id="353651095">
      <w:bodyDiv w:val="1"/>
      <w:marLeft w:val="0"/>
      <w:marRight w:val="0"/>
      <w:marTop w:val="0"/>
      <w:marBottom w:val="0"/>
      <w:divBdr>
        <w:top w:val="none" w:sz="0" w:space="0" w:color="auto"/>
        <w:left w:val="none" w:sz="0" w:space="0" w:color="auto"/>
        <w:bottom w:val="none" w:sz="0" w:space="0" w:color="auto"/>
        <w:right w:val="none" w:sz="0" w:space="0" w:color="auto"/>
      </w:divBdr>
    </w:div>
    <w:div w:id="571811387">
      <w:bodyDiv w:val="1"/>
      <w:marLeft w:val="0"/>
      <w:marRight w:val="0"/>
      <w:marTop w:val="0"/>
      <w:marBottom w:val="0"/>
      <w:divBdr>
        <w:top w:val="none" w:sz="0" w:space="0" w:color="auto"/>
        <w:left w:val="none" w:sz="0" w:space="0" w:color="auto"/>
        <w:bottom w:val="none" w:sz="0" w:space="0" w:color="auto"/>
        <w:right w:val="none" w:sz="0" w:space="0" w:color="auto"/>
      </w:divBdr>
    </w:div>
    <w:div w:id="651758423">
      <w:bodyDiv w:val="1"/>
      <w:marLeft w:val="0"/>
      <w:marRight w:val="0"/>
      <w:marTop w:val="0"/>
      <w:marBottom w:val="0"/>
      <w:divBdr>
        <w:top w:val="none" w:sz="0" w:space="0" w:color="auto"/>
        <w:left w:val="none" w:sz="0" w:space="0" w:color="auto"/>
        <w:bottom w:val="none" w:sz="0" w:space="0" w:color="auto"/>
        <w:right w:val="none" w:sz="0" w:space="0" w:color="auto"/>
      </w:divBdr>
    </w:div>
    <w:div w:id="829562106">
      <w:bodyDiv w:val="1"/>
      <w:marLeft w:val="0"/>
      <w:marRight w:val="0"/>
      <w:marTop w:val="0"/>
      <w:marBottom w:val="0"/>
      <w:divBdr>
        <w:top w:val="none" w:sz="0" w:space="0" w:color="auto"/>
        <w:left w:val="none" w:sz="0" w:space="0" w:color="auto"/>
        <w:bottom w:val="none" w:sz="0" w:space="0" w:color="auto"/>
        <w:right w:val="none" w:sz="0" w:space="0" w:color="auto"/>
      </w:divBdr>
    </w:div>
    <w:div w:id="889001417">
      <w:bodyDiv w:val="1"/>
      <w:marLeft w:val="0"/>
      <w:marRight w:val="0"/>
      <w:marTop w:val="0"/>
      <w:marBottom w:val="0"/>
      <w:divBdr>
        <w:top w:val="none" w:sz="0" w:space="0" w:color="auto"/>
        <w:left w:val="none" w:sz="0" w:space="0" w:color="auto"/>
        <w:bottom w:val="none" w:sz="0" w:space="0" w:color="auto"/>
        <w:right w:val="none" w:sz="0" w:space="0" w:color="auto"/>
      </w:divBdr>
    </w:div>
    <w:div w:id="898713318">
      <w:bodyDiv w:val="1"/>
      <w:marLeft w:val="0"/>
      <w:marRight w:val="0"/>
      <w:marTop w:val="0"/>
      <w:marBottom w:val="0"/>
      <w:divBdr>
        <w:top w:val="none" w:sz="0" w:space="0" w:color="auto"/>
        <w:left w:val="none" w:sz="0" w:space="0" w:color="auto"/>
        <w:bottom w:val="none" w:sz="0" w:space="0" w:color="auto"/>
        <w:right w:val="none" w:sz="0" w:space="0" w:color="auto"/>
      </w:divBdr>
    </w:div>
    <w:div w:id="906645530">
      <w:bodyDiv w:val="1"/>
      <w:marLeft w:val="0"/>
      <w:marRight w:val="0"/>
      <w:marTop w:val="0"/>
      <w:marBottom w:val="0"/>
      <w:divBdr>
        <w:top w:val="none" w:sz="0" w:space="0" w:color="auto"/>
        <w:left w:val="none" w:sz="0" w:space="0" w:color="auto"/>
        <w:bottom w:val="none" w:sz="0" w:space="0" w:color="auto"/>
        <w:right w:val="none" w:sz="0" w:space="0" w:color="auto"/>
      </w:divBdr>
      <w:divsChild>
        <w:div w:id="84545935">
          <w:marLeft w:val="0"/>
          <w:marRight w:val="0"/>
          <w:marTop w:val="0"/>
          <w:marBottom w:val="0"/>
          <w:divBdr>
            <w:top w:val="none" w:sz="0" w:space="0" w:color="auto"/>
            <w:left w:val="none" w:sz="0" w:space="0" w:color="auto"/>
            <w:bottom w:val="none" w:sz="0" w:space="0" w:color="auto"/>
            <w:right w:val="none" w:sz="0" w:space="0" w:color="auto"/>
          </w:divBdr>
          <w:divsChild>
            <w:div w:id="1955626787">
              <w:marLeft w:val="0"/>
              <w:marRight w:val="0"/>
              <w:marTop w:val="0"/>
              <w:marBottom w:val="0"/>
              <w:divBdr>
                <w:top w:val="none" w:sz="0" w:space="0" w:color="auto"/>
                <w:left w:val="none" w:sz="0" w:space="0" w:color="auto"/>
                <w:bottom w:val="none" w:sz="0" w:space="0" w:color="auto"/>
                <w:right w:val="none" w:sz="0" w:space="0" w:color="auto"/>
              </w:divBdr>
              <w:divsChild>
                <w:div w:id="3874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844781">
      <w:bodyDiv w:val="1"/>
      <w:marLeft w:val="0"/>
      <w:marRight w:val="0"/>
      <w:marTop w:val="0"/>
      <w:marBottom w:val="0"/>
      <w:divBdr>
        <w:top w:val="none" w:sz="0" w:space="0" w:color="auto"/>
        <w:left w:val="none" w:sz="0" w:space="0" w:color="auto"/>
        <w:bottom w:val="none" w:sz="0" w:space="0" w:color="auto"/>
        <w:right w:val="none" w:sz="0" w:space="0" w:color="auto"/>
      </w:divBdr>
    </w:div>
    <w:div w:id="1022508671">
      <w:bodyDiv w:val="1"/>
      <w:marLeft w:val="0"/>
      <w:marRight w:val="0"/>
      <w:marTop w:val="0"/>
      <w:marBottom w:val="0"/>
      <w:divBdr>
        <w:top w:val="none" w:sz="0" w:space="0" w:color="auto"/>
        <w:left w:val="none" w:sz="0" w:space="0" w:color="auto"/>
        <w:bottom w:val="none" w:sz="0" w:space="0" w:color="auto"/>
        <w:right w:val="none" w:sz="0" w:space="0" w:color="auto"/>
      </w:divBdr>
    </w:div>
    <w:div w:id="1136488402">
      <w:bodyDiv w:val="1"/>
      <w:marLeft w:val="0"/>
      <w:marRight w:val="0"/>
      <w:marTop w:val="0"/>
      <w:marBottom w:val="0"/>
      <w:divBdr>
        <w:top w:val="none" w:sz="0" w:space="0" w:color="auto"/>
        <w:left w:val="none" w:sz="0" w:space="0" w:color="auto"/>
        <w:bottom w:val="none" w:sz="0" w:space="0" w:color="auto"/>
        <w:right w:val="none" w:sz="0" w:space="0" w:color="auto"/>
      </w:divBdr>
    </w:div>
    <w:div w:id="1234123870">
      <w:bodyDiv w:val="1"/>
      <w:marLeft w:val="0"/>
      <w:marRight w:val="0"/>
      <w:marTop w:val="0"/>
      <w:marBottom w:val="0"/>
      <w:divBdr>
        <w:top w:val="none" w:sz="0" w:space="0" w:color="auto"/>
        <w:left w:val="none" w:sz="0" w:space="0" w:color="auto"/>
        <w:bottom w:val="none" w:sz="0" w:space="0" w:color="auto"/>
        <w:right w:val="none" w:sz="0" w:space="0" w:color="auto"/>
      </w:divBdr>
    </w:div>
    <w:div w:id="1357147980">
      <w:bodyDiv w:val="1"/>
      <w:marLeft w:val="0"/>
      <w:marRight w:val="0"/>
      <w:marTop w:val="0"/>
      <w:marBottom w:val="0"/>
      <w:divBdr>
        <w:top w:val="none" w:sz="0" w:space="0" w:color="auto"/>
        <w:left w:val="none" w:sz="0" w:space="0" w:color="auto"/>
        <w:bottom w:val="none" w:sz="0" w:space="0" w:color="auto"/>
        <w:right w:val="none" w:sz="0" w:space="0" w:color="auto"/>
      </w:divBdr>
    </w:div>
    <w:div w:id="1378696644">
      <w:bodyDiv w:val="1"/>
      <w:marLeft w:val="0"/>
      <w:marRight w:val="0"/>
      <w:marTop w:val="0"/>
      <w:marBottom w:val="0"/>
      <w:divBdr>
        <w:top w:val="none" w:sz="0" w:space="0" w:color="auto"/>
        <w:left w:val="none" w:sz="0" w:space="0" w:color="auto"/>
        <w:bottom w:val="none" w:sz="0" w:space="0" w:color="auto"/>
        <w:right w:val="none" w:sz="0" w:space="0" w:color="auto"/>
      </w:divBdr>
    </w:div>
    <w:div w:id="1405571114">
      <w:bodyDiv w:val="1"/>
      <w:marLeft w:val="0"/>
      <w:marRight w:val="0"/>
      <w:marTop w:val="0"/>
      <w:marBottom w:val="0"/>
      <w:divBdr>
        <w:top w:val="none" w:sz="0" w:space="0" w:color="auto"/>
        <w:left w:val="none" w:sz="0" w:space="0" w:color="auto"/>
        <w:bottom w:val="none" w:sz="0" w:space="0" w:color="auto"/>
        <w:right w:val="none" w:sz="0" w:space="0" w:color="auto"/>
      </w:divBdr>
    </w:div>
    <w:div w:id="1408727933">
      <w:bodyDiv w:val="1"/>
      <w:marLeft w:val="0"/>
      <w:marRight w:val="0"/>
      <w:marTop w:val="0"/>
      <w:marBottom w:val="0"/>
      <w:divBdr>
        <w:top w:val="none" w:sz="0" w:space="0" w:color="auto"/>
        <w:left w:val="none" w:sz="0" w:space="0" w:color="auto"/>
        <w:bottom w:val="none" w:sz="0" w:space="0" w:color="auto"/>
        <w:right w:val="none" w:sz="0" w:space="0" w:color="auto"/>
      </w:divBdr>
    </w:div>
    <w:div w:id="1416897503">
      <w:bodyDiv w:val="1"/>
      <w:marLeft w:val="0"/>
      <w:marRight w:val="0"/>
      <w:marTop w:val="0"/>
      <w:marBottom w:val="0"/>
      <w:divBdr>
        <w:top w:val="none" w:sz="0" w:space="0" w:color="auto"/>
        <w:left w:val="none" w:sz="0" w:space="0" w:color="auto"/>
        <w:bottom w:val="none" w:sz="0" w:space="0" w:color="auto"/>
        <w:right w:val="none" w:sz="0" w:space="0" w:color="auto"/>
      </w:divBdr>
    </w:div>
    <w:div w:id="1446852973">
      <w:bodyDiv w:val="1"/>
      <w:marLeft w:val="0"/>
      <w:marRight w:val="0"/>
      <w:marTop w:val="0"/>
      <w:marBottom w:val="0"/>
      <w:divBdr>
        <w:top w:val="none" w:sz="0" w:space="0" w:color="auto"/>
        <w:left w:val="none" w:sz="0" w:space="0" w:color="auto"/>
        <w:bottom w:val="none" w:sz="0" w:space="0" w:color="auto"/>
        <w:right w:val="none" w:sz="0" w:space="0" w:color="auto"/>
      </w:divBdr>
    </w:div>
    <w:div w:id="1580557027">
      <w:bodyDiv w:val="1"/>
      <w:marLeft w:val="0"/>
      <w:marRight w:val="0"/>
      <w:marTop w:val="0"/>
      <w:marBottom w:val="0"/>
      <w:divBdr>
        <w:top w:val="none" w:sz="0" w:space="0" w:color="auto"/>
        <w:left w:val="none" w:sz="0" w:space="0" w:color="auto"/>
        <w:bottom w:val="none" w:sz="0" w:space="0" w:color="auto"/>
        <w:right w:val="none" w:sz="0" w:space="0" w:color="auto"/>
      </w:divBdr>
    </w:div>
    <w:div w:id="1626034671">
      <w:bodyDiv w:val="1"/>
      <w:marLeft w:val="0"/>
      <w:marRight w:val="0"/>
      <w:marTop w:val="0"/>
      <w:marBottom w:val="0"/>
      <w:divBdr>
        <w:top w:val="none" w:sz="0" w:space="0" w:color="auto"/>
        <w:left w:val="none" w:sz="0" w:space="0" w:color="auto"/>
        <w:bottom w:val="none" w:sz="0" w:space="0" w:color="auto"/>
        <w:right w:val="none" w:sz="0" w:space="0" w:color="auto"/>
      </w:divBdr>
    </w:div>
    <w:div w:id="1696151200">
      <w:bodyDiv w:val="1"/>
      <w:marLeft w:val="0"/>
      <w:marRight w:val="0"/>
      <w:marTop w:val="0"/>
      <w:marBottom w:val="0"/>
      <w:divBdr>
        <w:top w:val="none" w:sz="0" w:space="0" w:color="auto"/>
        <w:left w:val="none" w:sz="0" w:space="0" w:color="auto"/>
        <w:bottom w:val="none" w:sz="0" w:space="0" w:color="auto"/>
        <w:right w:val="none" w:sz="0" w:space="0" w:color="auto"/>
      </w:divBdr>
    </w:div>
    <w:div w:id="1828280779">
      <w:bodyDiv w:val="1"/>
      <w:marLeft w:val="0"/>
      <w:marRight w:val="0"/>
      <w:marTop w:val="0"/>
      <w:marBottom w:val="0"/>
      <w:divBdr>
        <w:top w:val="none" w:sz="0" w:space="0" w:color="auto"/>
        <w:left w:val="none" w:sz="0" w:space="0" w:color="auto"/>
        <w:bottom w:val="none" w:sz="0" w:space="0" w:color="auto"/>
        <w:right w:val="none" w:sz="0" w:space="0" w:color="auto"/>
      </w:divBdr>
    </w:div>
    <w:div w:id="1854949388">
      <w:bodyDiv w:val="1"/>
      <w:marLeft w:val="0"/>
      <w:marRight w:val="0"/>
      <w:marTop w:val="0"/>
      <w:marBottom w:val="0"/>
      <w:divBdr>
        <w:top w:val="none" w:sz="0" w:space="0" w:color="auto"/>
        <w:left w:val="none" w:sz="0" w:space="0" w:color="auto"/>
        <w:bottom w:val="none" w:sz="0" w:space="0" w:color="auto"/>
        <w:right w:val="none" w:sz="0" w:space="0" w:color="auto"/>
      </w:divBdr>
    </w:div>
    <w:div w:id="1874271309">
      <w:bodyDiv w:val="1"/>
      <w:marLeft w:val="0"/>
      <w:marRight w:val="0"/>
      <w:marTop w:val="0"/>
      <w:marBottom w:val="0"/>
      <w:divBdr>
        <w:top w:val="none" w:sz="0" w:space="0" w:color="auto"/>
        <w:left w:val="none" w:sz="0" w:space="0" w:color="auto"/>
        <w:bottom w:val="none" w:sz="0" w:space="0" w:color="auto"/>
        <w:right w:val="none" w:sz="0" w:space="0" w:color="auto"/>
      </w:divBdr>
    </w:div>
    <w:div w:id="1895500681">
      <w:bodyDiv w:val="1"/>
      <w:marLeft w:val="0"/>
      <w:marRight w:val="0"/>
      <w:marTop w:val="0"/>
      <w:marBottom w:val="0"/>
      <w:divBdr>
        <w:top w:val="none" w:sz="0" w:space="0" w:color="auto"/>
        <w:left w:val="none" w:sz="0" w:space="0" w:color="auto"/>
        <w:bottom w:val="none" w:sz="0" w:space="0" w:color="auto"/>
        <w:right w:val="none" w:sz="0" w:space="0" w:color="auto"/>
      </w:divBdr>
    </w:div>
    <w:div w:id="1965572681">
      <w:bodyDiv w:val="1"/>
      <w:marLeft w:val="0"/>
      <w:marRight w:val="0"/>
      <w:marTop w:val="0"/>
      <w:marBottom w:val="0"/>
      <w:divBdr>
        <w:top w:val="none" w:sz="0" w:space="0" w:color="auto"/>
        <w:left w:val="none" w:sz="0" w:space="0" w:color="auto"/>
        <w:bottom w:val="none" w:sz="0" w:space="0" w:color="auto"/>
        <w:right w:val="none" w:sz="0" w:space="0" w:color="auto"/>
      </w:divBdr>
    </w:div>
    <w:div w:id="1976790007">
      <w:bodyDiv w:val="1"/>
      <w:marLeft w:val="0"/>
      <w:marRight w:val="0"/>
      <w:marTop w:val="0"/>
      <w:marBottom w:val="0"/>
      <w:divBdr>
        <w:top w:val="none" w:sz="0" w:space="0" w:color="auto"/>
        <w:left w:val="none" w:sz="0" w:space="0" w:color="auto"/>
        <w:bottom w:val="none" w:sz="0" w:space="0" w:color="auto"/>
        <w:right w:val="none" w:sz="0" w:space="0" w:color="auto"/>
      </w:divBdr>
    </w:div>
    <w:div w:id="198916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omments" Target="comments.xml"/><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4.emf"/><Relationship Id="rId25"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oleObject" Target="embeddings/oleObject1.bin"/><Relationship Id="rId14" Type="http://schemas.microsoft.com/office/2011/relationships/commentsExtended" Target="commentsExtended.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96001-4EE8-443B-963F-AA7592165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3852</Words>
  <Characters>20729</Characters>
  <Application>Microsoft Office Word</Application>
  <DocSecurity>0</DocSecurity>
  <Lines>797</Lines>
  <Paragraphs>307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24274</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Bogdan Gabrys</cp:lastModifiedBy>
  <cp:revision>36</cp:revision>
  <cp:lastPrinted>2025-04-09T07:37:00Z</cp:lastPrinted>
  <dcterms:created xsi:type="dcterms:W3CDTF">2025-05-13T02:33:00Z</dcterms:created>
  <dcterms:modified xsi:type="dcterms:W3CDTF">2025-05-13T03:36:00Z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2025-05-13T02:33:10Z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35a6cb69-cd33-4cf0-95ac-6c248119a2d1</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ies>
</file>