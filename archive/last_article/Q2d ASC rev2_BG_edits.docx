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77708A" w14:textId="77777777" w:rsidR="0055029F" w:rsidRPr="0033552E" w:rsidRDefault="004F7735" w:rsidP="004F7735">
      <w:pPr>
        <w:spacing w:after="0"/>
        <w:jc w:val="center"/>
        <w:rPr>
          <w:rFonts w:ascii="Times New Roman" w:hAnsi="Times New Roman" w:cs="Times New Roman"/>
          <w:b/>
          <w:bCs/>
          <w:sz w:val="28"/>
          <w:szCs w:val="28"/>
        </w:rPr>
      </w:pPr>
      <w:r>
        <w:rPr>
          <w:rFonts w:ascii="Times New Roman" w:hAnsi="Times New Roman" w:cs="Times New Roman"/>
          <w:b/>
          <w:bCs/>
          <w:sz w:val="28"/>
          <w:szCs w:val="28"/>
        </w:rPr>
        <w:t>Application of Self-Improving</w:t>
      </w:r>
      <w:r w:rsidR="0033552E" w:rsidRPr="0033552E">
        <w:rPr>
          <w:rFonts w:ascii="Times New Roman" w:hAnsi="Times New Roman" w:cs="Times New Roman"/>
          <w:b/>
          <w:bCs/>
          <w:sz w:val="28"/>
          <w:szCs w:val="28"/>
        </w:rPr>
        <w:t xml:space="preserve"> Q-learning Controller for a Class of Dynamical Processes</w:t>
      </w:r>
      <w:r w:rsidR="0044200F">
        <w:rPr>
          <w:rFonts w:ascii="Times New Roman" w:hAnsi="Times New Roman" w:cs="Times New Roman"/>
          <w:b/>
          <w:bCs/>
          <w:sz w:val="28"/>
          <w:szCs w:val="28"/>
        </w:rPr>
        <w:t>: Implementation Aspects</w:t>
      </w:r>
    </w:p>
    <w:p w14:paraId="3877708B" w14:textId="77777777" w:rsidR="003E3048" w:rsidRPr="00F049C4" w:rsidRDefault="003E3048" w:rsidP="003E3048">
      <w:pPr>
        <w:jc w:val="both"/>
        <w:rPr>
          <w:rFonts w:ascii="Times New Roman" w:hAnsi="Times New Roman" w:cs="Times New Roman"/>
          <w:sz w:val="20"/>
          <w:szCs w:val="20"/>
        </w:rPr>
      </w:pPr>
    </w:p>
    <w:p w14:paraId="3877708C" w14:textId="77777777" w:rsidR="005005B0" w:rsidRPr="000E06B5" w:rsidRDefault="005005B0" w:rsidP="005005B0">
      <w:pPr>
        <w:jc w:val="center"/>
        <w:rPr>
          <w:rFonts w:ascii="Times New Roman" w:hAnsi="Times New Roman" w:cs="Times New Roman"/>
          <w:sz w:val="20"/>
          <w:szCs w:val="20"/>
          <w:vertAlign w:val="superscript"/>
        </w:rPr>
      </w:pPr>
      <w:r w:rsidRPr="000E06B5">
        <w:rPr>
          <w:rFonts w:ascii="Times New Roman" w:hAnsi="Times New Roman" w:cs="Times New Roman"/>
          <w:sz w:val="20"/>
          <w:szCs w:val="20"/>
        </w:rPr>
        <w:t>Jakub Musial</w:t>
      </w:r>
      <w:r>
        <w:rPr>
          <w:rFonts w:ascii="Times New Roman" w:hAnsi="Times New Roman" w:cs="Times New Roman"/>
          <w:sz w:val="20"/>
          <w:szCs w:val="20"/>
          <w:vertAlign w:val="superscript"/>
        </w:rPr>
        <w:t>1</w:t>
      </w:r>
      <w:r w:rsidRPr="000E06B5">
        <w:rPr>
          <w:rFonts w:ascii="Times New Roman" w:hAnsi="Times New Roman" w:cs="Times New Roman"/>
          <w:sz w:val="20"/>
          <w:szCs w:val="20"/>
        </w:rPr>
        <w:t>, Krzysztof Stebel</w:t>
      </w:r>
      <w:r>
        <w:rPr>
          <w:rFonts w:ascii="Times New Roman" w:hAnsi="Times New Roman" w:cs="Times New Roman"/>
          <w:sz w:val="20"/>
          <w:szCs w:val="20"/>
          <w:vertAlign w:val="superscript"/>
        </w:rPr>
        <w:t>1</w:t>
      </w:r>
      <w:r w:rsidRPr="000E06B5">
        <w:rPr>
          <w:rFonts w:ascii="Times New Roman" w:hAnsi="Times New Roman" w:cs="Times New Roman"/>
          <w:sz w:val="20"/>
          <w:szCs w:val="20"/>
        </w:rPr>
        <w:t>, Jacek Czeczot</w:t>
      </w:r>
      <w:r>
        <w:rPr>
          <w:rFonts w:ascii="Times New Roman" w:hAnsi="Times New Roman" w:cs="Times New Roman"/>
          <w:sz w:val="20"/>
          <w:szCs w:val="20"/>
          <w:vertAlign w:val="superscript"/>
        </w:rPr>
        <w:t>1</w:t>
      </w:r>
      <w:r w:rsidRPr="000E06B5">
        <w:rPr>
          <w:rFonts w:ascii="Times New Roman" w:hAnsi="Times New Roman" w:cs="Times New Roman"/>
          <w:sz w:val="20"/>
          <w:szCs w:val="20"/>
          <w:vertAlign w:val="superscript"/>
        </w:rPr>
        <w:t>*</w:t>
      </w:r>
      <w:r w:rsidRPr="000E06B5">
        <w:rPr>
          <w:rFonts w:ascii="Times New Roman" w:hAnsi="Times New Roman" w:cs="Times New Roman"/>
          <w:sz w:val="20"/>
          <w:szCs w:val="20"/>
        </w:rPr>
        <w:t>, Pawel Nowak</w:t>
      </w:r>
      <w:r>
        <w:rPr>
          <w:rFonts w:ascii="Times New Roman" w:hAnsi="Times New Roman" w:cs="Times New Roman"/>
          <w:sz w:val="20"/>
          <w:szCs w:val="20"/>
          <w:vertAlign w:val="superscript"/>
        </w:rPr>
        <w:t>1</w:t>
      </w:r>
      <w:r w:rsidRPr="000E06B5">
        <w:rPr>
          <w:rFonts w:ascii="Times New Roman" w:hAnsi="Times New Roman" w:cs="Times New Roman"/>
          <w:sz w:val="20"/>
          <w:szCs w:val="20"/>
        </w:rPr>
        <w:t>, Bogdan G</w:t>
      </w:r>
      <w:r>
        <w:rPr>
          <w:rFonts w:ascii="Times New Roman" w:hAnsi="Times New Roman" w:cs="Times New Roman"/>
          <w:sz w:val="20"/>
          <w:szCs w:val="20"/>
        </w:rPr>
        <w:t>abrys</w:t>
      </w:r>
      <w:r>
        <w:rPr>
          <w:rFonts w:ascii="Times New Roman" w:hAnsi="Times New Roman" w:cs="Times New Roman"/>
          <w:sz w:val="20"/>
          <w:szCs w:val="20"/>
          <w:vertAlign w:val="superscript"/>
        </w:rPr>
        <w:t>2</w:t>
      </w:r>
    </w:p>
    <w:p w14:paraId="3877708D" w14:textId="77777777" w:rsidR="005005B0" w:rsidRPr="000E06B5" w:rsidRDefault="005005B0" w:rsidP="005005B0">
      <w:pPr>
        <w:jc w:val="both"/>
        <w:rPr>
          <w:rFonts w:ascii="Times New Roman" w:hAnsi="Times New Roman" w:cs="Times New Roman"/>
          <w:sz w:val="20"/>
          <w:szCs w:val="20"/>
        </w:rPr>
      </w:pPr>
    </w:p>
    <w:p w14:paraId="3877708E" w14:textId="77777777" w:rsidR="005005B0" w:rsidRDefault="005005B0" w:rsidP="005005B0">
      <w:pPr>
        <w:pStyle w:val="FootnoteText"/>
        <w:ind w:firstLine="0"/>
        <w:jc w:val="center"/>
        <w:rPr>
          <w:rFonts w:ascii="Times New Roman" w:hAnsi="Times New Roman"/>
          <w:sz w:val="20"/>
          <w:szCs w:val="20"/>
        </w:rPr>
      </w:pPr>
      <w:r>
        <w:rPr>
          <w:rFonts w:ascii="Times New Roman" w:hAnsi="Times New Roman"/>
          <w:sz w:val="20"/>
          <w:szCs w:val="20"/>
          <w:vertAlign w:val="superscript"/>
        </w:rPr>
        <w:t>1</w:t>
      </w:r>
      <w:r w:rsidRPr="0033552E">
        <w:rPr>
          <w:rFonts w:ascii="Times New Roman" w:hAnsi="Times New Roman"/>
          <w:sz w:val="20"/>
          <w:szCs w:val="20"/>
        </w:rPr>
        <w:t>Silesian University of Technology, Faculty of Automatic Control, Electronics and Computer Science</w:t>
      </w:r>
    </w:p>
    <w:p w14:paraId="3877708F" w14:textId="77777777" w:rsidR="005005B0" w:rsidRDefault="005005B0" w:rsidP="005005B0">
      <w:pPr>
        <w:pStyle w:val="FootnoteText"/>
        <w:ind w:firstLine="0"/>
        <w:jc w:val="center"/>
        <w:rPr>
          <w:rFonts w:ascii="Times New Roman" w:hAnsi="Times New Roman"/>
          <w:sz w:val="20"/>
          <w:szCs w:val="20"/>
        </w:rPr>
      </w:pPr>
      <w:r w:rsidRPr="0033552E">
        <w:rPr>
          <w:rFonts w:ascii="Times New Roman" w:hAnsi="Times New Roman"/>
          <w:sz w:val="20"/>
          <w:szCs w:val="20"/>
        </w:rPr>
        <w:t>Department of Automatic Control and Robotics, Gliwice 44100, Poland.</w:t>
      </w:r>
    </w:p>
    <w:p w14:paraId="38777090" w14:textId="77777777" w:rsidR="005005B0" w:rsidRDefault="005005B0" w:rsidP="005005B0">
      <w:pPr>
        <w:pStyle w:val="FootnoteText"/>
        <w:ind w:firstLine="0"/>
        <w:jc w:val="center"/>
        <w:rPr>
          <w:rFonts w:ascii="Times New Roman" w:hAnsi="Times New Roman"/>
          <w:sz w:val="20"/>
          <w:szCs w:val="20"/>
        </w:rPr>
      </w:pPr>
    </w:p>
    <w:p w14:paraId="38777091" w14:textId="77777777" w:rsidR="005005B0" w:rsidRPr="000E06B5" w:rsidRDefault="005005B0" w:rsidP="005005B0">
      <w:pPr>
        <w:pStyle w:val="FootnoteText"/>
        <w:ind w:firstLine="0"/>
        <w:jc w:val="center"/>
        <w:rPr>
          <w:rFonts w:ascii="Times New Roman" w:hAnsi="Times New Roman"/>
          <w:sz w:val="20"/>
          <w:szCs w:val="20"/>
        </w:rPr>
      </w:pPr>
      <w:r>
        <w:rPr>
          <w:rFonts w:ascii="Times New Roman" w:hAnsi="Times New Roman"/>
          <w:color w:val="000000" w:themeColor="text1"/>
          <w:sz w:val="20"/>
          <w:szCs w:val="20"/>
          <w:bdr w:val="none" w:sz="0" w:space="0" w:color="auto" w:frame="1"/>
          <w:shd w:val="clear" w:color="auto" w:fill="FFFFFF"/>
          <w:vertAlign w:val="superscript"/>
        </w:rPr>
        <w:t>2</w:t>
      </w:r>
      <w:r w:rsidRPr="000E06B5">
        <w:rPr>
          <w:rFonts w:ascii="Times New Roman" w:hAnsi="Times New Roman"/>
          <w:color w:val="000000" w:themeColor="text1"/>
          <w:sz w:val="20"/>
          <w:szCs w:val="20"/>
          <w:bdr w:val="none" w:sz="0" w:space="0" w:color="auto" w:frame="1"/>
          <w:shd w:val="clear" w:color="auto" w:fill="FFFFFF"/>
        </w:rPr>
        <w:t>Complex Adaptive Systems Laboratory, The Data Science Institute, Faculty of Engineering and Information Technology, University of Technology Sydney</w:t>
      </w:r>
      <w:r w:rsidRPr="000E06B5">
        <w:rPr>
          <w:rFonts w:ascii="Times New Roman" w:hAnsi="Times New Roman"/>
          <w:color w:val="000000" w:themeColor="text1"/>
          <w:sz w:val="20"/>
          <w:szCs w:val="20"/>
        </w:rPr>
        <w:t>, New South Wales 2007, Australia</w:t>
      </w:r>
    </w:p>
    <w:p w14:paraId="38777092" w14:textId="77777777" w:rsidR="005005B0" w:rsidRPr="00F049C4" w:rsidRDefault="005005B0" w:rsidP="005005B0">
      <w:pPr>
        <w:jc w:val="both"/>
        <w:rPr>
          <w:rFonts w:ascii="Times New Roman" w:hAnsi="Times New Roman" w:cs="Times New Roman"/>
          <w:sz w:val="20"/>
          <w:szCs w:val="20"/>
        </w:rPr>
      </w:pPr>
    </w:p>
    <w:p w14:paraId="38777093" w14:textId="77777777" w:rsidR="005005B0" w:rsidRPr="0033552E" w:rsidRDefault="005005B0" w:rsidP="005005B0">
      <w:pPr>
        <w:pStyle w:val="FootnoteText"/>
        <w:ind w:firstLine="0"/>
        <w:rPr>
          <w:rFonts w:ascii="Times New Roman" w:hAnsi="Times New Roman"/>
        </w:rPr>
      </w:pPr>
      <w:r w:rsidRPr="0033552E">
        <w:rPr>
          <w:rFonts w:ascii="Times New Roman" w:hAnsi="Times New Roman"/>
          <w:vertAlign w:val="superscript"/>
        </w:rPr>
        <w:t>*</w:t>
      </w:r>
      <w:r w:rsidRPr="0033552E">
        <w:rPr>
          <w:rFonts w:ascii="Times New Roman" w:hAnsi="Times New Roman"/>
        </w:rPr>
        <w:t>corresponding author: J. Czeczot (jacek.czeczot@polsl.pl)</w:t>
      </w:r>
    </w:p>
    <w:p w14:paraId="38777094" w14:textId="77777777" w:rsidR="0033552E" w:rsidRDefault="0033552E" w:rsidP="0033552E">
      <w:pPr>
        <w:spacing w:after="0"/>
      </w:pPr>
    </w:p>
    <w:p w14:paraId="38777095" w14:textId="77777777" w:rsidR="0033552E" w:rsidRPr="0033552E" w:rsidRDefault="0033552E" w:rsidP="0033552E">
      <w:pPr>
        <w:spacing w:after="0"/>
        <w:rPr>
          <w:rFonts w:ascii="Times New Roman" w:hAnsi="Times New Roman" w:cs="Times New Roman"/>
          <w:b/>
          <w:bCs/>
          <w:sz w:val="20"/>
          <w:szCs w:val="20"/>
        </w:rPr>
      </w:pPr>
      <w:r w:rsidRPr="0033552E">
        <w:rPr>
          <w:rFonts w:ascii="Times New Roman" w:hAnsi="Times New Roman" w:cs="Times New Roman"/>
          <w:b/>
          <w:bCs/>
          <w:sz w:val="20"/>
          <w:szCs w:val="20"/>
        </w:rPr>
        <w:t>ABSTRACT</w:t>
      </w:r>
    </w:p>
    <w:p w14:paraId="38777096" w14:textId="77777777" w:rsidR="0033552E" w:rsidRDefault="0033552E" w:rsidP="0033552E">
      <w:pPr>
        <w:spacing w:after="0"/>
        <w:rPr>
          <w:rFonts w:ascii="Times New Roman" w:hAnsi="Times New Roman" w:cs="Times New Roman"/>
          <w:sz w:val="20"/>
          <w:szCs w:val="20"/>
        </w:rPr>
      </w:pPr>
    </w:p>
    <w:p w14:paraId="38777097" w14:textId="659D0039" w:rsidR="00A03217" w:rsidRPr="00FB69FC" w:rsidRDefault="004474AB" w:rsidP="00E40D3C">
      <w:pPr>
        <w:spacing w:after="0"/>
        <w:jc w:val="both"/>
        <w:rPr>
          <w:rFonts w:ascii="Times New Roman" w:hAnsi="Times New Roman" w:cs="Times New Roman"/>
          <w:color w:val="000000" w:themeColor="text1"/>
          <w:sz w:val="20"/>
          <w:szCs w:val="20"/>
        </w:rPr>
      </w:pPr>
      <w:r w:rsidRPr="00A03217">
        <w:rPr>
          <w:rFonts w:ascii="Times New Roman" w:hAnsi="Times New Roman" w:cs="Times New Roman"/>
          <w:sz w:val="20"/>
          <w:szCs w:val="20"/>
        </w:rPr>
        <w:t xml:space="preserve">This paper deals with a practical application of </w:t>
      </w:r>
      <w:r>
        <w:rPr>
          <w:rFonts w:ascii="Times New Roman" w:hAnsi="Times New Roman" w:cs="Times New Roman"/>
          <w:sz w:val="20"/>
          <w:szCs w:val="20"/>
        </w:rPr>
        <w:t xml:space="preserve">the </w:t>
      </w:r>
      <w:r w:rsidRPr="00A03217">
        <w:rPr>
          <w:rFonts w:ascii="Times New Roman" w:hAnsi="Times New Roman" w:cs="Times New Roman"/>
          <w:sz w:val="20"/>
          <w:szCs w:val="20"/>
        </w:rPr>
        <w:t>Q-learning algorithm as a general-purpose self-improving controller operating in a class of industrial closed</w:t>
      </w:r>
      <w:r>
        <w:rPr>
          <w:rFonts w:ascii="Times New Roman" w:hAnsi="Times New Roman" w:cs="Times New Roman"/>
          <w:sz w:val="20"/>
          <w:szCs w:val="20"/>
        </w:rPr>
        <w:t>-</w:t>
      </w:r>
      <w:r w:rsidRPr="00A03217">
        <w:rPr>
          <w:rFonts w:ascii="Times New Roman" w:hAnsi="Times New Roman" w:cs="Times New Roman"/>
          <w:sz w:val="20"/>
          <w:szCs w:val="20"/>
        </w:rPr>
        <w:t xml:space="preserve">loop control systems. The proposed approach solves a practical control engineering problem </w:t>
      </w:r>
      <w:r>
        <w:rPr>
          <w:rFonts w:ascii="Times New Roman" w:hAnsi="Times New Roman" w:cs="Times New Roman"/>
          <w:sz w:val="20"/>
          <w:szCs w:val="20"/>
        </w:rPr>
        <w:t>by designing</w:t>
      </w:r>
      <w:r w:rsidRPr="00A03217">
        <w:rPr>
          <w:rFonts w:ascii="Times New Roman" w:hAnsi="Times New Roman" w:cs="Times New Roman"/>
          <w:sz w:val="20"/>
          <w:szCs w:val="20"/>
        </w:rPr>
        <w:t xml:space="preserve"> </w:t>
      </w:r>
      <w:r>
        <w:rPr>
          <w:rFonts w:ascii="Times New Roman" w:hAnsi="Times New Roman" w:cs="Times New Roman"/>
          <w:sz w:val="20"/>
          <w:szCs w:val="20"/>
        </w:rPr>
        <w:t>a</w:t>
      </w:r>
      <w:r w:rsidRPr="00A03217">
        <w:rPr>
          <w:rFonts w:ascii="Times New Roman" w:hAnsi="Times New Roman" w:cs="Times New Roman"/>
          <w:sz w:val="20"/>
          <w:szCs w:val="20"/>
        </w:rPr>
        <w:t xml:space="preserve"> controller that star</w:t>
      </w:r>
      <w:r>
        <w:rPr>
          <w:rFonts w:ascii="Times New Roman" w:hAnsi="Times New Roman" w:cs="Times New Roman"/>
          <w:sz w:val="20"/>
          <w:szCs w:val="20"/>
        </w:rPr>
        <w:t>t</w:t>
      </w:r>
      <w:r w:rsidRPr="00A03217">
        <w:rPr>
          <w:rFonts w:ascii="Times New Roman" w:hAnsi="Times New Roman" w:cs="Times New Roman"/>
          <w:sz w:val="20"/>
          <w:szCs w:val="20"/>
        </w:rPr>
        <w:t>s its operation with the predefined closed</w:t>
      </w:r>
      <w:r>
        <w:rPr>
          <w:rFonts w:ascii="Times New Roman" w:hAnsi="Times New Roman" w:cs="Times New Roman"/>
          <w:sz w:val="20"/>
          <w:szCs w:val="20"/>
        </w:rPr>
        <w:t>-</w:t>
      </w:r>
      <w:r w:rsidRPr="00A03217">
        <w:rPr>
          <w:rFonts w:ascii="Times New Roman" w:hAnsi="Times New Roman" w:cs="Times New Roman"/>
          <w:sz w:val="20"/>
          <w:szCs w:val="20"/>
        </w:rPr>
        <w:t>loop control performance and then, without unnecessar</w:t>
      </w:r>
      <w:r>
        <w:rPr>
          <w:rFonts w:ascii="Times New Roman" w:hAnsi="Times New Roman" w:cs="Times New Roman"/>
          <w:sz w:val="20"/>
          <w:szCs w:val="20"/>
        </w:rPr>
        <w:t>il</w:t>
      </w:r>
      <w:r w:rsidRPr="00A03217">
        <w:rPr>
          <w:rFonts w:ascii="Times New Roman" w:hAnsi="Times New Roman" w:cs="Times New Roman"/>
          <w:sz w:val="20"/>
          <w:szCs w:val="20"/>
        </w:rPr>
        <w:t>y disturbing the normally operated closed</w:t>
      </w:r>
      <w:r>
        <w:rPr>
          <w:rFonts w:ascii="Times New Roman" w:hAnsi="Times New Roman" w:cs="Times New Roman"/>
          <w:sz w:val="20"/>
          <w:szCs w:val="20"/>
        </w:rPr>
        <w:t>-</w:t>
      </w:r>
      <w:r w:rsidRPr="00A03217">
        <w:rPr>
          <w:rFonts w:ascii="Times New Roman" w:hAnsi="Times New Roman" w:cs="Times New Roman"/>
          <w:sz w:val="20"/>
          <w:szCs w:val="20"/>
        </w:rPr>
        <w:t xml:space="preserve">loop </w:t>
      </w:r>
      <w:r w:rsidRPr="00FB69FC">
        <w:rPr>
          <w:rFonts w:ascii="Times New Roman" w:hAnsi="Times New Roman" w:cs="Times New Roman"/>
          <w:color w:val="000000" w:themeColor="text1"/>
          <w:sz w:val="20"/>
          <w:szCs w:val="20"/>
        </w:rPr>
        <w:t xml:space="preserve">system, it learns </w:t>
      </w:r>
      <w:r w:rsidR="0097515C" w:rsidRPr="00FB69FC">
        <w:rPr>
          <w:rFonts w:ascii="Times New Roman" w:hAnsi="Times New Roman" w:cs="Times New Roman"/>
          <w:color w:val="000000" w:themeColor="text1"/>
          <w:sz w:val="20"/>
          <w:szCs w:val="20"/>
        </w:rPr>
        <w:t xml:space="preserve">on-line </w:t>
      </w:r>
      <w:r w:rsidRPr="00A03217">
        <w:rPr>
          <w:rFonts w:ascii="Times New Roman" w:hAnsi="Times New Roman" w:cs="Times New Roman"/>
          <w:sz w:val="20"/>
          <w:szCs w:val="20"/>
        </w:rPr>
        <w:t>from interaction</w:t>
      </w:r>
      <w:ins w:id="0" w:author="Bogdan Gabrys" w:date="2023-12-05T14:45:00Z">
        <w:r w:rsidR="00681783">
          <w:rPr>
            <w:rFonts w:ascii="Times New Roman" w:hAnsi="Times New Roman" w:cs="Times New Roman"/>
            <w:sz w:val="20"/>
            <w:szCs w:val="20"/>
          </w:rPr>
          <w:t>s</w:t>
        </w:r>
      </w:ins>
      <w:r w:rsidRPr="00A03217">
        <w:rPr>
          <w:rFonts w:ascii="Times New Roman" w:hAnsi="Times New Roman" w:cs="Times New Roman"/>
          <w:sz w:val="20"/>
          <w:szCs w:val="20"/>
        </w:rPr>
        <w:t xml:space="preserve"> with the controlled process to ensure </w:t>
      </w:r>
      <w:r>
        <w:rPr>
          <w:rFonts w:ascii="Times New Roman" w:hAnsi="Times New Roman" w:cs="Times New Roman"/>
          <w:sz w:val="20"/>
          <w:szCs w:val="20"/>
        </w:rPr>
        <w:t xml:space="preserve">the </w:t>
      </w:r>
      <w:r w:rsidRPr="00A03217">
        <w:rPr>
          <w:rFonts w:ascii="Times New Roman" w:hAnsi="Times New Roman" w:cs="Times New Roman"/>
          <w:sz w:val="20"/>
          <w:szCs w:val="20"/>
        </w:rPr>
        <w:t xml:space="preserve">gradual improvement in the closed loop control performance until this performance reaches </w:t>
      </w:r>
      <w:r>
        <w:rPr>
          <w:rFonts w:ascii="Times New Roman" w:hAnsi="Times New Roman" w:cs="Times New Roman"/>
          <w:sz w:val="20"/>
          <w:szCs w:val="20"/>
        </w:rPr>
        <w:t xml:space="preserve">a </w:t>
      </w:r>
      <w:r w:rsidRPr="00A03217">
        <w:rPr>
          <w:rFonts w:ascii="Times New Roman" w:hAnsi="Times New Roman" w:cs="Times New Roman"/>
          <w:sz w:val="20"/>
          <w:szCs w:val="20"/>
        </w:rPr>
        <w:t xml:space="preserve">desired user-defined level. It is proposed how to ensure </w:t>
      </w:r>
      <w:r>
        <w:rPr>
          <w:rFonts w:ascii="Times New Roman" w:hAnsi="Times New Roman" w:cs="Times New Roman"/>
          <w:sz w:val="20"/>
          <w:szCs w:val="20"/>
        </w:rPr>
        <w:t xml:space="preserve">its </w:t>
      </w:r>
      <w:r w:rsidRPr="00A03217">
        <w:rPr>
          <w:rFonts w:ascii="Times New Roman" w:hAnsi="Times New Roman" w:cs="Times New Roman"/>
          <w:sz w:val="20"/>
          <w:szCs w:val="20"/>
        </w:rPr>
        <w:t xml:space="preserve">initial performance by </w:t>
      </w:r>
      <w:ins w:id="1" w:author="Bogdan Gabrys" w:date="2023-12-05T14:46:00Z">
        <w:r w:rsidR="00681783">
          <w:rPr>
            <w:rFonts w:ascii="Times New Roman" w:hAnsi="Times New Roman" w:cs="Times New Roman"/>
            <w:sz w:val="20"/>
            <w:szCs w:val="20"/>
          </w:rPr>
          <w:t>an appropriate</w:t>
        </w:r>
      </w:ins>
      <w:del w:id="2" w:author="Bogdan Gabrys" w:date="2023-12-05T14:46:00Z">
        <w:r w:rsidRPr="00A03217" w:rsidDel="00681783">
          <w:rPr>
            <w:rFonts w:ascii="Times New Roman" w:hAnsi="Times New Roman" w:cs="Times New Roman"/>
            <w:sz w:val="20"/>
            <w:szCs w:val="20"/>
          </w:rPr>
          <w:delText>proper</w:delText>
        </w:r>
      </w:del>
      <w:r w:rsidRPr="00A03217">
        <w:rPr>
          <w:rFonts w:ascii="Times New Roman" w:hAnsi="Times New Roman" w:cs="Times New Roman"/>
          <w:sz w:val="20"/>
          <w:szCs w:val="20"/>
        </w:rPr>
        <w:t xml:space="preserve"> initialization of </w:t>
      </w:r>
      <w:r>
        <w:rPr>
          <w:rFonts w:ascii="Times New Roman" w:hAnsi="Times New Roman" w:cs="Times New Roman"/>
          <w:sz w:val="20"/>
          <w:szCs w:val="20"/>
        </w:rPr>
        <w:t xml:space="preserve">the </w:t>
      </w:r>
      <w:r w:rsidRPr="00A03217">
        <w:rPr>
          <w:rFonts w:ascii="Times New Roman" w:hAnsi="Times New Roman" w:cs="Times New Roman"/>
          <w:sz w:val="20"/>
          <w:szCs w:val="20"/>
        </w:rPr>
        <w:t>Q-matrix without assuming any knowledge about the process model. The desired target closed</w:t>
      </w:r>
      <w:r>
        <w:rPr>
          <w:rFonts w:ascii="Times New Roman" w:hAnsi="Times New Roman" w:cs="Times New Roman"/>
          <w:sz w:val="20"/>
          <w:szCs w:val="20"/>
        </w:rPr>
        <w:t>-</w:t>
      </w:r>
      <w:r w:rsidRPr="00A03217">
        <w:rPr>
          <w:rFonts w:ascii="Times New Roman" w:hAnsi="Times New Roman" w:cs="Times New Roman"/>
          <w:sz w:val="20"/>
          <w:szCs w:val="20"/>
        </w:rPr>
        <w:t>loop performance is defined by the first</w:t>
      </w:r>
      <w:r>
        <w:rPr>
          <w:rFonts w:ascii="Times New Roman" w:hAnsi="Times New Roman" w:cs="Times New Roman"/>
          <w:sz w:val="20"/>
          <w:szCs w:val="20"/>
        </w:rPr>
        <w:t>-</w:t>
      </w:r>
      <w:r w:rsidRPr="00A03217">
        <w:rPr>
          <w:rFonts w:ascii="Times New Roman" w:hAnsi="Times New Roman" w:cs="Times New Roman"/>
          <w:sz w:val="20"/>
          <w:szCs w:val="20"/>
        </w:rPr>
        <w:t>order reference trajectory that should be preserved by the closed</w:t>
      </w:r>
      <w:r>
        <w:rPr>
          <w:rFonts w:ascii="Times New Roman" w:hAnsi="Times New Roman" w:cs="Times New Roman"/>
          <w:sz w:val="20"/>
          <w:szCs w:val="20"/>
        </w:rPr>
        <w:t>-</w:t>
      </w:r>
      <w:r w:rsidRPr="00A03217">
        <w:rPr>
          <w:rFonts w:ascii="Times New Roman" w:hAnsi="Times New Roman" w:cs="Times New Roman"/>
          <w:sz w:val="20"/>
          <w:szCs w:val="20"/>
        </w:rPr>
        <w:t>loop system, which requires determining the current state of the closed</w:t>
      </w:r>
      <w:r>
        <w:rPr>
          <w:rFonts w:ascii="Times New Roman" w:hAnsi="Times New Roman" w:cs="Times New Roman"/>
          <w:sz w:val="20"/>
          <w:szCs w:val="20"/>
        </w:rPr>
        <w:t>-</w:t>
      </w:r>
      <w:r w:rsidRPr="00A03217">
        <w:rPr>
          <w:rFonts w:ascii="Times New Roman" w:hAnsi="Times New Roman" w:cs="Times New Roman"/>
          <w:sz w:val="20"/>
          <w:szCs w:val="20"/>
        </w:rPr>
        <w:t xml:space="preserve">loop system by the values of the control error and its time derivative. </w:t>
      </w:r>
      <w:r w:rsidR="00AD541A" w:rsidRPr="00BA29AD">
        <w:rPr>
          <w:rFonts w:ascii="Times New Roman" w:hAnsi="Times New Roman" w:cs="Times New Roman"/>
          <w:color w:val="FF0000"/>
          <w:sz w:val="20"/>
          <w:szCs w:val="20"/>
        </w:rPr>
        <w:t>The novelty of the proposed approach results from: (</w:t>
      </w:r>
      <w:proofErr w:type="spellStart"/>
      <w:ins w:id="3" w:author="Bogdan Gabrys" w:date="2023-12-05T14:46:00Z">
        <w:r w:rsidR="00681783">
          <w:rPr>
            <w:rFonts w:ascii="Times New Roman" w:hAnsi="Times New Roman" w:cs="Times New Roman"/>
            <w:color w:val="FF0000"/>
            <w:sz w:val="20"/>
            <w:szCs w:val="20"/>
          </w:rPr>
          <w:t>i</w:t>
        </w:r>
      </w:ins>
      <w:proofErr w:type="spellEnd"/>
      <w:del w:id="4" w:author="Bogdan Gabrys" w:date="2023-12-05T14:46:00Z">
        <w:r w:rsidR="00AD541A" w:rsidRPr="00BA29AD" w:rsidDel="00681783">
          <w:rPr>
            <w:rFonts w:ascii="Times New Roman" w:hAnsi="Times New Roman" w:cs="Times New Roman"/>
            <w:color w:val="FF0000"/>
            <w:sz w:val="20"/>
            <w:szCs w:val="20"/>
          </w:rPr>
          <w:delText>I</w:delText>
        </w:r>
      </w:del>
      <w:r w:rsidR="00AD541A" w:rsidRPr="00BA29AD">
        <w:rPr>
          <w:rFonts w:ascii="Times New Roman" w:hAnsi="Times New Roman" w:cs="Times New Roman"/>
          <w:color w:val="FF0000"/>
          <w:sz w:val="20"/>
          <w:szCs w:val="20"/>
        </w:rPr>
        <w:t>) preserving the first order reference trajectory with reduced</w:t>
      </w:r>
      <w:del w:id="5" w:author="Bogdan Gabrys" w:date="2023-12-05T14:47:00Z">
        <w:r w:rsidR="00AD541A" w:rsidRPr="00BA29AD" w:rsidDel="00681783">
          <w:rPr>
            <w:rFonts w:ascii="Times New Roman" w:hAnsi="Times New Roman" w:cs="Times New Roman"/>
            <w:color w:val="FF0000"/>
            <w:sz w:val="20"/>
            <w:szCs w:val="20"/>
          </w:rPr>
          <w:delText xml:space="preserve"> the</w:delText>
        </w:r>
      </w:del>
      <w:r w:rsidR="00AD541A" w:rsidRPr="00BA29AD">
        <w:rPr>
          <w:rFonts w:ascii="Times New Roman" w:hAnsi="Times New Roman" w:cs="Times New Roman"/>
          <w:color w:val="FF0000"/>
          <w:sz w:val="20"/>
          <w:szCs w:val="20"/>
        </w:rPr>
        <w:t xml:space="preserve"> dimensions of the Q-matrix to two, which significantly reduces memory and computational requirements without any loss of generality, (</w:t>
      </w:r>
      <w:ins w:id="6" w:author="Bogdan Gabrys" w:date="2023-12-05T14:47:00Z">
        <w:r w:rsidR="00681783">
          <w:rPr>
            <w:rFonts w:ascii="Times New Roman" w:hAnsi="Times New Roman" w:cs="Times New Roman"/>
            <w:color w:val="FF0000"/>
            <w:sz w:val="20"/>
            <w:szCs w:val="20"/>
          </w:rPr>
          <w:t>ii</w:t>
        </w:r>
      </w:ins>
      <w:del w:id="7" w:author="Bogdan Gabrys" w:date="2023-12-05T14:47:00Z">
        <w:r w:rsidR="00AD541A" w:rsidRPr="00BA29AD" w:rsidDel="00681783">
          <w:rPr>
            <w:rFonts w:ascii="Times New Roman" w:hAnsi="Times New Roman" w:cs="Times New Roman"/>
            <w:color w:val="FF0000"/>
            <w:sz w:val="20"/>
            <w:szCs w:val="20"/>
          </w:rPr>
          <w:delText>II</w:delText>
        </w:r>
      </w:del>
      <w:r w:rsidR="00AD541A" w:rsidRPr="00BA29AD">
        <w:rPr>
          <w:rFonts w:ascii="Times New Roman" w:hAnsi="Times New Roman" w:cs="Times New Roman"/>
          <w:color w:val="FF0000"/>
          <w:sz w:val="20"/>
          <w:szCs w:val="20"/>
        </w:rPr>
        <w:t xml:space="preserve">) proposing a method for </w:t>
      </w:r>
      <w:ins w:id="8" w:author="Bogdan Gabrys" w:date="2023-12-05T14:47:00Z">
        <w:r w:rsidR="00681783">
          <w:rPr>
            <w:rFonts w:ascii="Times New Roman" w:hAnsi="Times New Roman" w:cs="Times New Roman"/>
            <w:color w:val="FF0000"/>
            <w:sz w:val="20"/>
            <w:szCs w:val="20"/>
          </w:rPr>
          <w:t xml:space="preserve">a </w:t>
        </w:r>
      </w:ins>
      <w:r w:rsidR="00AD541A" w:rsidRPr="00BA29AD">
        <w:rPr>
          <w:rFonts w:ascii="Times New Roman" w:hAnsi="Times New Roman" w:cs="Times New Roman"/>
          <w:color w:val="FF0000"/>
          <w:sz w:val="20"/>
          <w:szCs w:val="20"/>
        </w:rPr>
        <w:t>reduction of the number of states designed directly for the proposed approach</w:t>
      </w:r>
      <w:ins w:id="9" w:author="Bogdan Gabrys" w:date="2023-12-05T14:48:00Z">
        <w:r w:rsidR="00681783">
          <w:rPr>
            <w:rFonts w:ascii="Times New Roman" w:hAnsi="Times New Roman" w:cs="Times New Roman"/>
            <w:color w:val="FF0000"/>
            <w:sz w:val="20"/>
            <w:szCs w:val="20"/>
          </w:rPr>
          <w:t>,</w:t>
        </w:r>
      </w:ins>
      <w:r w:rsidR="00AD541A" w:rsidRPr="00BA29AD">
        <w:rPr>
          <w:rFonts w:ascii="Times New Roman" w:hAnsi="Times New Roman" w:cs="Times New Roman"/>
          <w:color w:val="FF0000"/>
          <w:sz w:val="20"/>
          <w:szCs w:val="20"/>
        </w:rPr>
        <w:t xml:space="preserve"> and (</w:t>
      </w:r>
      <w:ins w:id="10" w:author="Bogdan Gabrys" w:date="2023-12-05T14:48:00Z">
        <w:r w:rsidR="00681783">
          <w:rPr>
            <w:rFonts w:ascii="Times New Roman" w:hAnsi="Times New Roman" w:cs="Times New Roman"/>
            <w:color w:val="FF0000"/>
            <w:sz w:val="20"/>
            <w:szCs w:val="20"/>
          </w:rPr>
          <w:t>iii</w:t>
        </w:r>
      </w:ins>
      <w:del w:id="11" w:author="Bogdan Gabrys" w:date="2023-12-05T14:48:00Z">
        <w:r w:rsidR="00AD541A" w:rsidRPr="00BA29AD" w:rsidDel="00681783">
          <w:rPr>
            <w:rFonts w:ascii="Times New Roman" w:hAnsi="Times New Roman" w:cs="Times New Roman"/>
            <w:color w:val="FF0000"/>
            <w:sz w:val="20"/>
            <w:szCs w:val="20"/>
          </w:rPr>
          <w:delText>III</w:delText>
        </w:r>
      </w:del>
      <w:r w:rsidR="00AD541A" w:rsidRPr="00BA29AD">
        <w:rPr>
          <w:rFonts w:ascii="Times New Roman" w:hAnsi="Times New Roman" w:cs="Times New Roman"/>
          <w:color w:val="FF0000"/>
          <w:sz w:val="20"/>
          <w:szCs w:val="20"/>
        </w:rPr>
        <w:t xml:space="preserve">) proposing a method for </w:t>
      </w:r>
      <w:ins w:id="12" w:author="Bogdan Gabrys" w:date="2023-12-05T14:48:00Z">
        <w:r w:rsidR="00681783">
          <w:rPr>
            <w:rFonts w:ascii="Times New Roman" w:hAnsi="Times New Roman" w:cs="Times New Roman"/>
            <w:color w:val="FF0000"/>
            <w:sz w:val="20"/>
            <w:szCs w:val="20"/>
          </w:rPr>
          <w:t xml:space="preserve">a </w:t>
        </w:r>
      </w:ins>
      <w:r w:rsidR="00AD541A" w:rsidRPr="00BA29AD">
        <w:rPr>
          <w:rFonts w:ascii="Times New Roman" w:hAnsi="Times New Roman" w:cs="Times New Roman"/>
          <w:color w:val="FF0000"/>
          <w:sz w:val="20"/>
          <w:szCs w:val="20"/>
        </w:rPr>
        <w:t xml:space="preserve">very convenient initialization of the Q-matrix based only on the tunings of the existing PI controller. </w:t>
      </w:r>
      <w:r w:rsidR="00AD541A" w:rsidRPr="00E70F11">
        <w:rPr>
          <w:rFonts w:ascii="Times New Roman" w:hAnsi="Times New Roman" w:cs="Times New Roman"/>
          <w:color w:val="FF0000"/>
          <w:sz w:val="20"/>
          <w:szCs w:val="20"/>
        </w:rPr>
        <w:t xml:space="preserve">All these features </w:t>
      </w:r>
      <w:r w:rsidRPr="00E70F11">
        <w:rPr>
          <w:rFonts w:ascii="Times New Roman" w:hAnsi="Times New Roman" w:cs="Times New Roman"/>
          <w:color w:val="FF0000"/>
          <w:sz w:val="20"/>
          <w:szCs w:val="20"/>
        </w:rPr>
        <w:t xml:space="preserve">bring </w:t>
      </w:r>
      <w:r w:rsidR="00AD541A" w:rsidRPr="00E70F11">
        <w:rPr>
          <w:rFonts w:ascii="Times New Roman" w:hAnsi="Times New Roman" w:cs="Times New Roman"/>
          <w:color w:val="FF0000"/>
          <w:sz w:val="20"/>
          <w:szCs w:val="20"/>
        </w:rPr>
        <w:t xml:space="preserve">the proposed approach </w:t>
      </w:r>
      <w:r w:rsidRPr="00E70F11">
        <w:rPr>
          <w:rFonts w:ascii="Times New Roman" w:hAnsi="Times New Roman" w:cs="Times New Roman"/>
          <w:color w:val="FF0000"/>
          <w:sz w:val="20"/>
          <w:szCs w:val="20"/>
        </w:rPr>
        <w:t xml:space="preserve">closer towards practical applications. </w:t>
      </w:r>
      <w:r w:rsidRPr="00A03217">
        <w:rPr>
          <w:rFonts w:ascii="Times New Roman" w:hAnsi="Times New Roman" w:cs="Times New Roman"/>
          <w:sz w:val="20"/>
          <w:szCs w:val="20"/>
        </w:rPr>
        <w:t xml:space="preserve">Results of the simulation and experimental validation show that the proposed Q-learning controller can substitute the existing PI controller </w:t>
      </w:r>
      <w:proofErr w:type="spellStart"/>
      <w:r w:rsidRPr="00A03217">
        <w:rPr>
          <w:rFonts w:ascii="Times New Roman" w:hAnsi="Times New Roman" w:cs="Times New Roman"/>
          <w:sz w:val="20"/>
          <w:szCs w:val="20"/>
        </w:rPr>
        <w:t>bumplessly</w:t>
      </w:r>
      <w:proofErr w:type="spellEnd"/>
      <w:r w:rsidRPr="00A03217">
        <w:rPr>
          <w:rFonts w:ascii="Times New Roman" w:hAnsi="Times New Roman" w:cs="Times New Roman"/>
          <w:sz w:val="20"/>
          <w:szCs w:val="20"/>
        </w:rPr>
        <w:t xml:space="preserve"> and provides </w:t>
      </w:r>
      <w:r>
        <w:rPr>
          <w:rFonts w:ascii="Times New Roman" w:hAnsi="Times New Roman" w:cs="Times New Roman"/>
          <w:sz w:val="20"/>
          <w:szCs w:val="20"/>
        </w:rPr>
        <w:t xml:space="preserve">a </w:t>
      </w:r>
      <w:r w:rsidRPr="00A03217">
        <w:rPr>
          <w:rFonts w:ascii="Times New Roman" w:hAnsi="Times New Roman" w:cs="Times New Roman"/>
          <w:sz w:val="20"/>
          <w:szCs w:val="20"/>
        </w:rPr>
        <w:t xml:space="preserve">gradual improvement in the closed loop </w:t>
      </w:r>
      <w:r w:rsidRPr="00FB69FC">
        <w:rPr>
          <w:rFonts w:ascii="Times New Roman" w:hAnsi="Times New Roman" w:cs="Times New Roman"/>
          <w:color w:val="000000" w:themeColor="text1"/>
          <w:sz w:val="20"/>
          <w:szCs w:val="20"/>
        </w:rPr>
        <w:t>performance</w:t>
      </w:r>
      <w:r w:rsidR="0097515C" w:rsidRPr="00FB69FC">
        <w:rPr>
          <w:rFonts w:ascii="Times New Roman" w:hAnsi="Times New Roman" w:cs="Times New Roman"/>
          <w:color w:val="000000" w:themeColor="text1"/>
          <w:sz w:val="20"/>
          <w:szCs w:val="20"/>
        </w:rPr>
        <w:t xml:space="preserve"> due to its online learning abilities</w:t>
      </w:r>
      <w:r w:rsidRPr="00FB69FC">
        <w:rPr>
          <w:rFonts w:ascii="Times New Roman" w:hAnsi="Times New Roman" w:cs="Times New Roman"/>
          <w:color w:val="000000" w:themeColor="text1"/>
          <w:sz w:val="20"/>
          <w:szCs w:val="20"/>
        </w:rPr>
        <w:t>.</w:t>
      </w:r>
    </w:p>
    <w:p w14:paraId="38777098" w14:textId="77777777" w:rsidR="0033552E" w:rsidRDefault="0033552E" w:rsidP="00E40D3C">
      <w:pPr>
        <w:spacing w:after="0"/>
        <w:jc w:val="both"/>
        <w:rPr>
          <w:rFonts w:ascii="Times New Roman" w:hAnsi="Times New Roman" w:cs="Times New Roman"/>
          <w:i/>
          <w:iCs/>
          <w:sz w:val="20"/>
          <w:szCs w:val="20"/>
        </w:rPr>
      </w:pPr>
    </w:p>
    <w:p w14:paraId="38777099" w14:textId="77777777" w:rsidR="0033552E" w:rsidRPr="0033552E" w:rsidRDefault="0033552E" w:rsidP="0033552E">
      <w:pPr>
        <w:spacing w:after="0"/>
        <w:rPr>
          <w:rFonts w:ascii="Times New Roman" w:hAnsi="Times New Roman" w:cs="Times New Roman"/>
          <w:i/>
          <w:iCs/>
          <w:sz w:val="20"/>
          <w:szCs w:val="20"/>
        </w:rPr>
      </w:pPr>
    </w:p>
    <w:p w14:paraId="3877709A" w14:textId="77777777" w:rsidR="0033552E" w:rsidRPr="0033552E" w:rsidRDefault="0033552E" w:rsidP="0033552E">
      <w:pPr>
        <w:spacing w:after="0"/>
        <w:rPr>
          <w:rFonts w:ascii="Times New Roman" w:hAnsi="Times New Roman" w:cs="Times New Roman"/>
          <w:b/>
          <w:bCs/>
          <w:sz w:val="20"/>
          <w:szCs w:val="20"/>
        </w:rPr>
      </w:pPr>
      <w:r w:rsidRPr="0033552E">
        <w:rPr>
          <w:rFonts w:ascii="Times New Roman" w:hAnsi="Times New Roman" w:cs="Times New Roman"/>
          <w:b/>
          <w:bCs/>
          <w:sz w:val="20"/>
          <w:szCs w:val="20"/>
        </w:rPr>
        <w:t>KEYWORDS</w:t>
      </w:r>
    </w:p>
    <w:p w14:paraId="3877709B" w14:textId="77777777" w:rsidR="0033552E" w:rsidRPr="0033552E" w:rsidRDefault="0033552E" w:rsidP="0033552E">
      <w:pPr>
        <w:spacing w:after="0"/>
        <w:rPr>
          <w:rFonts w:ascii="Times New Roman" w:hAnsi="Times New Roman" w:cs="Times New Roman"/>
          <w:b/>
          <w:bCs/>
          <w:sz w:val="20"/>
          <w:szCs w:val="20"/>
        </w:rPr>
      </w:pPr>
    </w:p>
    <w:p w14:paraId="3877709C" w14:textId="77777777" w:rsidR="0033552E" w:rsidRPr="0033552E" w:rsidRDefault="0033552E" w:rsidP="0033552E">
      <w:pPr>
        <w:spacing w:after="0"/>
        <w:jc w:val="both"/>
        <w:rPr>
          <w:rFonts w:ascii="Times New Roman" w:hAnsi="Times New Roman" w:cs="Times New Roman"/>
          <w:sz w:val="20"/>
          <w:szCs w:val="20"/>
        </w:rPr>
      </w:pPr>
      <w:r w:rsidRPr="0033552E">
        <w:rPr>
          <w:rFonts w:ascii="Times New Roman" w:hAnsi="Times New Roman" w:cs="Times New Roman"/>
          <w:sz w:val="20"/>
          <w:szCs w:val="20"/>
        </w:rPr>
        <w:t>Q-learning algorithm, reinforcement learning, process control, online learning, intelligent control</w:t>
      </w:r>
      <w:r>
        <w:rPr>
          <w:rFonts w:ascii="Times New Roman" w:hAnsi="Times New Roman" w:cs="Times New Roman"/>
          <w:sz w:val="20"/>
          <w:szCs w:val="20"/>
        </w:rPr>
        <w:t>, p</w:t>
      </w:r>
      <w:r w:rsidRPr="0033552E">
        <w:rPr>
          <w:rFonts w:ascii="Times New Roman" w:hAnsi="Times New Roman" w:cs="Times New Roman"/>
          <w:sz w:val="20"/>
          <w:szCs w:val="20"/>
        </w:rPr>
        <w:t>ractical validation.</w:t>
      </w:r>
    </w:p>
    <w:p w14:paraId="3877709D" w14:textId="77777777" w:rsidR="0033552E" w:rsidRDefault="0033552E" w:rsidP="003E3048">
      <w:pPr>
        <w:jc w:val="both"/>
        <w:rPr>
          <w:rFonts w:ascii="Times New Roman" w:hAnsi="Times New Roman" w:cs="Times New Roman"/>
          <w:sz w:val="20"/>
          <w:szCs w:val="20"/>
        </w:rPr>
      </w:pPr>
    </w:p>
    <w:p w14:paraId="3877709E" w14:textId="77777777" w:rsidR="0033552E" w:rsidRDefault="0033552E" w:rsidP="003E3048">
      <w:pPr>
        <w:jc w:val="both"/>
        <w:rPr>
          <w:rFonts w:ascii="Times New Roman" w:hAnsi="Times New Roman" w:cs="Times New Roman"/>
          <w:sz w:val="20"/>
          <w:szCs w:val="20"/>
        </w:rPr>
      </w:pPr>
    </w:p>
    <w:p w14:paraId="3877709F" w14:textId="0D5A1E0F" w:rsidR="0033552E" w:rsidRPr="0033552E" w:rsidRDefault="0033552E" w:rsidP="0033552E">
      <w:pPr>
        <w:pStyle w:val="FootnoteText"/>
        <w:ind w:firstLine="0"/>
        <w:rPr>
          <w:rFonts w:ascii="Times New Roman" w:hAnsi="Times New Roman"/>
        </w:rPr>
      </w:pPr>
      <w:r w:rsidRPr="0033552E">
        <w:rPr>
          <w:rFonts w:ascii="Times New Roman" w:hAnsi="Times New Roman"/>
        </w:rPr>
        <w:t>This work was supported in part by the grant from SUT - subsidy for maintaining and developing the research potential in 202</w:t>
      </w:r>
      <w:r w:rsidR="00985287">
        <w:rPr>
          <w:rFonts w:ascii="Times New Roman" w:hAnsi="Times New Roman"/>
        </w:rPr>
        <w:t>3</w:t>
      </w:r>
      <w:r w:rsidRPr="0033552E">
        <w:rPr>
          <w:rFonts w:ascii="Times New Roman" w:hAnsi="Times New Roman"/>
        </w:rPr>
        <w:t xml:space="preserve"> and by BKM grant (02/060/BKM22/0037)</w:t>
      </w:r>
      <w:r>
        <w:rPr>
          <w:rFonts w:ascii="Times New Roman" w:hAnsi="Times New Roman"/>
        </w:rPr>
        <w:t>.</w:t>
      </w:r>
    </w:p>
    <w:p w14:paraId="387770A0" w14:textId="77777777" w:rsidR="003E3048" w:rsidRPr="00F049C4" w:rsidRDefault="003E3048">
      <w:pPr>
        <w:rPr>
          <w:rFonts w:ascii="Times New Roman" w:hAnsi="Times New Roman" w:cs="Times New Roman"/>
          <w:sz w:val="20"/>
          <w:szCs w:val="20"/>
        </w:rPr>
      </w:pPr>
      <w:r w:rsidRPr="00F049C4">
        <w:rPr>
          <w:rFonts w:ascii="Times New Roman" w:hAnsi="Times New Roman" w:cs="Times New Roman"/>
          <w:sz w:val="20"/>
          <w:szCs w:val="20"/>
        </w:rPr>
        <w:br w:type="page"/>
      </w:r>
    </w:p>
    <w:p w14:paraId="387770A1" w14:textId="77777777" w:rsidR="003E3048" w:rsidRPr="00F049C4" w:rsidRDefault="00F049C4" w:rsidP="003E3048">
      <w:pPr>
        <w:jc w:val="both"/>
        <w:rPr>
          <w:rFonts w:ascii="Times New Roman" w:hAnsi="Times New Roman" w:cs="Times New Roman"/>
          <w:b/>
          <w:sz w:val="20"/>
          <w:szCs w:val="20"/>
        </w:rPr>
      </w:pPr>
      <w:r w:rsidRPr="00F049C4">
        <w:rPr>
          <w:rFonts w:ascii="Times New Roman" w:hAnsi="Times New Roman" w:cs="Times New Roman"/>
          <w:b/>
          <w:sz w:val="20"/>
          <w:szCs w:val="20"/>
        </w:rPr>
        <w:lastRenderedPageBreak/>
        <w:t>1. INTRODUCTION</w:t>
      </w:r>
    </w:p>
    <w:p w14:paraId="387770A2" w14:textId="72B2D191" w:rsidR="00F049C4" w:rsidRPr="00FB69FC" w:rsidRDefault="004474AB" w:rsidP="00F049C4">
      <w:pPr>
        <w:jc w:val="both"/>
        <w:rPr>
          <w:rFonts w:ascii="Times New Roman" w:hAnsi="Times New Roman" w:cs="Times New Roman"/>
          <w:color w:val="000000" w:themeColor="text1"/>
          <w:sz w:val="20"/>
          <w:szCs w:val="20"/>
        </w:rPr>
      </w:pPr>
      <w:bookmarkStart w:id="13" w:name="_Hlk123885448"/>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 xml:space="preserve">Q-learning algorithm has been widely investigated and applied to different applications by </w:t>
      </w:r>
      <w:r>
        <w:rPr>
          <w:rFonts w:ascii="Times New Roman" w:hAnsi="Times New Roman" w:cs="Times New Roman"/>
          <w:color w:val="000000" w:themeColor="text1"/>
          <w:sz w:val="20"/>
          <w:szCs w:val="20"/>
        </w:rPr>
        <w:t xml:space="preserve">both </w:t>
      </w:r>
      <w:r w:rsidRPr="00F049C4">
        <w:rPr>
          <w:rFonts w:ascii="Times New Roman" w:hAnsi="Times New Roman" w:cs="Times New Roman"/>
          <w:color w:val="000000" w:themeColor="text1"/>
          <w:sz w:val="20"/>
          <w:szCs w:val="20"/>
        </w:rPr>
        <w:t>researchers</w:t>
      </w:r>
      <w:r>
        <w:rPr>
          <w:rFonts w:ascii="Times New Roman" w:hAnsi="Times New Roman" w:cs="Times New Roman"/>
          <w:color w:val="000000" w:themeColor="text1"/>
          <w:sz w:val="20"/>
          <w:szCs w:val="20"/>
        </w:rPr>
        <w:t xml:space="preserve"> and practitioners</w:t>
      </w:r>
      <w:r w:rsidRPr="00F049C4">
        <w:rPr>
          <w:rFonts w:ascii="Times New Roman" w:hAnsi="Times New Roman" w:cs="Times New Roman"/>
          <w:color w:val="000000" w:themeColor="text1"/>
          <w:sz w:val="20"/>
          <w:szCs w:val="20"/>
        </w:rPr>
        <w:t xml:space="preserve">. It was proposed as an effective </w:t>
      </w:r>
      <w:r>
        <w:rPr>
          <w:rFonts w:ascii="Times New Roman" w:hAnsi="Times New Roman" w:cs="Times New Roman"/>
          <w:color w:val="000000" w:themeColor="text1"/>
          <w:sz w:val="20"/>
          <w:szCs w:val="20"/>
        </w:rPr>
        <w:t xml:space="preserve">model-free </w:t>
      </w:r>
      <w:r w:rsidRPr="00F049C4">
        <w:rPr>
          <w:rFonts w:ascii="Times New Roman" w:hAnsi="Times New Roman" w:cs="Times New Roman"/>
          <w:color w:val="000000" w:themeColor="text1"/>
          <w:sz w:val="20"/>
          <w:szCs w:val="20"/>
        </w:rPr>
        <w:t xml:space="preserve">reinforcement learning (RL) method </w:t>
      </w:r>
      <w:r w:rsidR="00B05406">
        <w:rPr>
          <w:rFonts w:ascii="Times New Roman" w:hAnsi="Times New Roman" w:cs="Times New Roman"/>
          <w:color w:val="000000" w:themeColor="text1"/>
          <w:sz w:val="20"/>
          <w:szCs w:val="20"/>
        </w:rPr>
        <w:t>[1]-[2]</w:t>
      </w:r>
      <w:r w:rsidRPr="00F049C4">
        <w:rPr>
          <w:rFonts w:ascii="Times New Roman" w:hAnsi="Times New Roman" w:cs="Times New Roman"/>
          <w:color w:val="000000" w:themeColor="text1"/>
          <w:sz w:val="20"/>
          <w:szCs w:val="20"/>
        </w:rPr>
        <w:t xml:space="preserve"> and</w:t>
      </w:r>
      <w:r>
        <w:rPr>
          <w:rFonts w:ascii="Times New Roman" w:hAnsi="Times New Roman" w:cs="Times New Roman"/>
          <w:color w:val="000000" w:themeColor="text1"/>
          <w:sz w:val="20"/>
          <w:szCs w:val="20"/>
        </w:rPr>
        <w:t>,</w:t>
      </w:r>
      <w:r w:rsidRPr="00F049C4">
        <w:rPr>
          <w:rFonts w:ascii="Times New Roman" w:hAnsi="Times New Roman" w:cs="Times New Roman"/>
          <w:color w:val="000000" w:themeColor="text1"/>
          <w:sz w:val="20"/>
          <w:szCs w:val="20"/>
        </w:rPr>
        <w:t xml:space="preserve"> currently, according to the Web of Science database, only </w:t>
      </w:r>
      <w:r>
        <w:rPr>
          <w:rFonts w:ascii="Times New Roman" w:hAnsi="Times New Roman" w:cs="Times New Roman"/>
          <w:color w:val="000000" w:themeColor="text1"/>
          <w:sz w:val="20"/>
          <w:szCs w:val="20"/>
        </w:rPr>
        <w:t xml:space="preserve">around </w:t>
      </w:r>
      <w:r w:rsidRPr="00F049C4">
        <w:rPr>
          <w:rFonts w:ascii="Times New Roman" w:hAnsi="Times New Roman" w:cs="Times New Roman"/>
          <w:color w:val="000000" w:themeColor="text1"/>
          <w:sz w:val="20"/>
          <w:szCs w:val="20"/>
        </w:rPr>
        <w:t>75</w:t>
      </w:r>
      <w:r>
        <w:rPr>
          <w:rFonts w:ascii="Times New Roman" w:hAnsi="Times New Roman" w:cs="Times New Roman"/>
          <w:color w:val="000000" w:themeColor="text1"/>
          <w:sz w:val="20"/>
          <w:szCs w:val="20"/>
        </w:rPr>
        <w:t>0</w:t>
      </w:r>
      <w:r w:rsidRPr="00F049C4">
        <w:rPr>
          <w:rFonts w:ascii="Times New Roman" w:hAnsi="Times New Roman" w:cs="Times New Roman"/>
          <w:color w:val="000000" w:themeColor="text1"/>
          <w:sz w:val="20"/>
          <w:szCs w:val="20"/>
        </w:rPr>
        <w:t xml:space="preserve"> scientific articles related to this topic have been published within 2019-2022. Among these articles, </w:t>
      </w:r>
      <w:r>
        <w:rPr>
          <w:rFonts w:ascii="Times New Roman" w:hAnsi="Times New Roman" w:cs="Times New Roman"/>
          <w:color w:val="000000" w:themeColor="text1"/>
          <w:sz w:val="20"/>
          <w:szCs w:val="20"/>
        </w:rPr>
        <w:t>about 100</w:t>
      </w:r>
      <w:r w:rsidRPr="00F049C4">
        <w:rPr>
          <w:rFonts w:ascii="Times New Roman" w:hAnsi="Times New Roman" w:cs="Times New Roman"/>
          <w:color w:val="000000" w:themeColor="text1"/>
          <w:sz w:val="20"/>
          <w:szCs w:val="20"/>
        </w:rPr>
        <w:t xml:space="preserve"> are related to the </w:t>
      </w:r>
      <w:r>
        <w:rPr>
          <w:rFonts w:ascii="Times New Roman" w:hAnsi="Times New Roman" w:cs="Times New Roman"/>
          <w:color w:val="000000" w:themeColor="text1"/>
          <w:sz w:val="20"/>
          <w:szCs w:val="20"/>
        </w:rPr>
        <w:t xml:space="preserve">application of the Q-learning algorithm directly for the </w:t>
      </w:r>
      <w:r w:rsidRPr="00F049C4">
        <w:rPr>
          <w:rFonts w:ascii="Times New Roman" w:hAnsi="Times New Roman" w:cs="Times New Roman"/>
          <w:color w:val="000000" w:themeColor="text1"/>
          <w:sz w:val="20"/>
          <w:szCs w:val="20"/>
        </w:rPr>
        <w:t xml:space="preserve">control of various processes, which shows the potential </w:t>
      </w:r>
      <w:r>
        <w:rPr>
          <w:rFonts w:ascii="Times New Roman" w:hAnsi="Times New Roman" w:cs="Times New Roman"/>
          <w:color w:val="000000" w:themeColor="text1"/>
          <w:sz w:val="20"/>
          <w:szCs w:val="20"/>
        </w:rPr>
        <w:t xml:space="preserve">applicability </w:t>
      </w:r>
      <w:r w:rsidRPr="00F049C4">
        <w:rPr>
          <w:rFonts w:ascii="Times New Roman" w:hAnsi="Times New Roman" w:cs="Times New Roman"/>
          <w:color w:val="000000" w:themeColor="text1"/>
          <w:sz w:val="20"/>
          <w:szCs w:val="20"/>
        </w:rPr>
        <w:t xml:space="preserve">of this </w:t>
      </w:r>
      <w:r w:rsidRPr="00070E53">
        <w:rPr>
          <w:rFonts w:ascii="Times New Roman" w:hAnsi="Times New Roman" w:cs="Times New Roman"/>
          <w:color w:val="000000" w:themeColor="text1"/>
          <w:sz w:val="20"/>
          <w:szCs w:val="20"/>
        </w:rPr>
        <w:t>methodology in the process</w:t>
      </w:r>
      <w:r>
        <w:rPr>
          <w:rFonts w:ascii="Times New Roman" w:hAnsi="Times New Roman" w:cs="Times New Roman"/>
          <w:color w:val="000000" w:themeColor="text1"/>
          <w:sz w:val="20"/>
          <w:szCs w:val="20"/>
        </w:rPr>
        <w:t xml:space="preserve"> </w:t>
      </w:r>
      <w:r w:rsidRPr="00070E53">
        <w:rPr>
          <w:rFonts w:ascii="Times New Roman" w:hAnsi="Times New Roman" w:cs="Times New Roman"/>
          <w:color w:val="000000" w:themeColor="text1"/>
          <w:sz w:val="20"/>
          <w:szCs w:val="20"/>
        </w:rPr>
        <w:t>automation as a single loop controller, whe</w:t>
      </w:r>
      <w:r>
        <w:rPr>
          <w:rFonts w:ascii="Times New Roman" w:hAnsi="Times New Roman" w:cs="Times New Roman"/>
          <w:color w:val="000000" w:themeColor="text1"/>
          <w:sz w:val="20"/>
          <w:szCs w:val="20"/>
        </w:rPr>
        <w:t>n</w:t>
      </w:r>
      <w:r w:rsidRPr="00070E53">
        <w:rPr>
          <w:rFonts w:ascii="Times New Roman" w:hAnsi="Times New Roman" w:cs="Times New Roman"/>
          <w:color w:val="000000" w:themeColor="text1"/>
          <w:sz w:val="20"/>
          <w:szCs w:val="20"/>
        </w:rPr>
        <w:t xml:space="preserve"> the quality of control is a very important issue. P</w:t>
      </w:r>
      <w:r w:rsidRPr="00070E53">
        <w:rPr>
          <w:rFonts w:ascii="Times New Roman" w:hAnsi="Times New Roman" w:cs="Times New Roman"/>
          <w:sz w:val="20"/>
          <w:szCs w:val="20"/>
        </w:rPr>
        <w:t xml:space="preserve">ractical reports show that the performance of over 60% of </w:t>
      </w:r>
      <w:r>
        <w:rPr>
          <w:rFonts w:ascii="Times New Roman" w:hAnsi="Times New Roman" w:cs="Times New Roman"/>
          <w:sz w:val="20"/>
          <w:szCs w:val="20"/>
        </w:rPr>
        <w:t xml:space="preserve">PID (proportional-integral-derivative)-based </w:t>
      </w:r>
      <w:r w:rsidRPr="00070E53">
        <w:rPr>
          <w:rFonts w:ascii="Times New Roman" w:hAnsi="Times New Roman" w:cs="Times New Roman"/>
          <w:sz w:val="20"/>
          <w:szCs w:val="20"/>
        </w:rPr>
        <w:t xml:space="preserve">control loops is poor </w:t>
      </w:r>
      <w:r w:rsidR="00AC5E34">
        <w:rPr>
          <w:rFonts w:ascii="Times New Roman" w:hAnsi="Times New Roman" w:cs="Times New Roman"/>
          <w:sz w:val="20"/>
          <w:szCs w:val="20"/>
        </w:rPr>
        <w:t>[3]</w:t>
      </w:r>
      <w:r w:rsidRPr="00070E53">
        <w:rPr>
          <w:rFonts w:ascii="Times New Roman" w:hAnsi="Times New Roman" w:cs="Times New Roman"/>
          <w:sz w:val="20"/>
          <w:szCs w:val="20"/>
        </w:rPr>
        <w:t xml:space="preserve"> and</w:t>
      </w:r>
      <w:r>
        <w:rPr>
          <w:rFonts w:ascii="Times New Roman" w:hAnsi="Times New Roman" w:cs="Times New Roman"/>
          <w:sz w:val="20"/>
          <w:szCs w:val="20"/>
        </w:rPr>
        <w:t>,</w:t>
      </w:r>
      <w:r w:rsidRPr="00070E53">
        <w:rPr>
          <w:rFonts w:ascii="Times New Roman" w:hAnsi="Times New Roman" w:cs="Times New Roman"/>
          <w:sz w:val="20"/>
          <w:szCs w:val="20"/>
        </w:rPr>
        <w:t xml:space="preserve"> in the vast majority of cases</w:t>
      </w:r>
      <w:r>
        <w:rPr>
          <w:rFonts w:ascii="Times New Roman" w:hAnsi="Times New Roman" w:cs="Times New Roman"/>
          <w:sz w:val="20"/>
          <w:szCs w:val="20"/>
        </w:rPr>
        <w:t>,</w:t>
      </w:r>
      <w:r w:rsidRPr="00070E53">
        <w:rPr>
          <w:rFonts w:ascii="Times New Roman" w:hAnsi="Times New Roman" w:cs="Times New Roman"/>
          <w:sz w:val="20"/>
          <w:szCs w:val="20"/>
        </w:rPr>
        <w:t xml:space="preserve"> it is due to </w:t>
      </w:r>
      <w:r>
        <w:rPr>
          <w:rFonts w:ascii="Times New Roman" w:hAnsi="Times New Roman" w:cs="Times New Roman"/>
          <w:sz w:val="20"/>
          <w:szCs w:val="20"/>
        </w:rPr>
        <w:t>inadequate</w:t>
      </w:r>
      <w:r w:rsidRPr="00070E53">
        <w:rPr>
          <w:rFonts w:ascii="Times New Roman" w:hAnsi="Times New Roman" w:cs="Times New Roman"/>
          <w:sz w:val="20"/>
          <w:szCs w:val="20"/>
        </w:rPr>
        <w:t xml:space="preserve"> tuning of the individual controllers </w:t>
      </w:r>
      <w:r w:rsidR="00AC5E34">
        <w:rPr>
          <w:rFonts w:ascii="Times New Roman" w:hAnsi="Times New Roman" w:cs="Times New Roman"/>
          <w:sz w:val="20"/>
          <w:szCs w:val="20"/>
        </w:rPr>
        <w:t>[4]</w:t>
      </w:r>
      <w:r w:rsidRPr="00070E53">
        <w:rPr>
          <w:rFonts w:ascii="Times New Roman" w:hAnsi="Times New Roman" w:cs="Times New Roman"/>
          <w:sz w:val="20"/>
          <w:szCs w:val="20"/>
        </w:rPr>
        <w:t>. Usually</w:t>
      </w:r>
      <w:r>
        <w:rPr>
          <w:rFonts w:ascii="Times New Roman" w:hAnsi="Times New Roman" w:cs="Times New Roman"/>
          <w:sz w:val="20"/>
          <w:szCs w:val="20"/>
        </w:rPr>
        <w:t>,</w:t>
      </w:r>
      <w:r w:rsidRPr="00070E53">
        <w:rPr>
          <w:rFonts w:ascii="Times New Roman" w:hAnsi="Times New Roman" w:cs="Times New Roman"/>
          <w:sz w:val="20"/>
          <w:szCs w:val="20"/>
        </w:rPr>
        <w:t xml:space="preserve"> retuning these controllers is a fast and low-cost remedy</w:t>
      </w:r>
      <w:r>
        <w:rPr>
          <w:rFonts w:ascii="Times New Roman" w:hAnsi="Times New Roman" w:cs="Times New Roman"/>
          <w:sz w:val="20"/>
          <w:szCs w:val="20"/>
        </w:rPr>
        <w:t>,</w:t>
      </w:r>
      <w:r w:rsidRPr="00070E53">
        <w:rPr>
          <w:rFonts w:ascii="Times New Roman" w:hAnsi="Times New Roman" w:cs="Times New Roman"/>
          <w:sz w:val="20"/>
          <w:szCs w:val="20"/>
        </w:rPr>
        <w:t xml:space="preserve"> but</w:t>
      </w:r>
      <w:r>
        <w:rPr>
          <w:rFonts w:ascii="Times New Roman" w:hAnsi="Times New Roman" w:cs="Times New Roman"/>
          <w:sz w:val="20"/>
          <w:szCs w:val="20"/>
        </w:rPr>
        <w:t>,</w:t>
      </w:r>
      <w:r w:rsidRPr="00070E53">
        <w:rPr>
          <w:rFonts w:ascii="Times New Roman" w:hAnsi="Times New Roman" w:cs="Times New Roman"/>
          <w:sz w:val="20"/>
          <w:szCs w:val="20"/>
        </w:rPr>
        <w:t xml:space="preserve"> in practice</w:t>
      </w:r>
      <w:r>
        <w:rPr>
          <w:rFonts w:ascii="Times New Roman" w:hAnsi="Times New Roman" w:cs="Times New Roman"/>
          <w:sz w:val="20"/>
          <w:szCs w:val="20"/>
        </w:rPr>
        <w:t>,</w:t>
      </w:r>
      <w:r w:rsidRPr="00070E53">
        <w:rPr>
          <w:rFonts w:ascii="Times New Roman" w:hAnsi="Times New Roman" w:cs="Times New Roman"/>
          <w:sz w:val="20"/>
          <w:szCs w:val="20"/>
        </w:rPr>
        <w:t xml:space="preserve"> it is not easy</w:t>
      </w:r>
      <w:r>
        <w:rPr>
          <w:rFonts w:ascii="Times New Roman" w:hAnsi="Times New Roman" w:cs="Times New Roman"/>
          <w:sz w:val="20"/>
          <w:szCs w:val="20"/>
        </w:rPr>
        <w:t>.</w:t>
      </w:r>
      <w:r w:rsidRPr="00070E53">
        <w:rPr>
          <w:rFonts w:ascii="Times New Roman" w:hAnsi="Times New Roman" w:cs="Times New Roman"/>
          <w:sz w:val="20"/>
          <w:szCs w:val="20"/>
        </w:rPr>
        <w:t xml:space="preserve"> </w:t>
      </w:r>
      <w:r>
        <w:rPr>
          <w:rFonts w:ascii="Times New Roman" w:hAnsi="Times New Roman" w:cs="Times New Roman"/>
          <w:sz w:val="20"/>
          <w:szCs w:val="20"/>
        </w:rPr>
        <w:t>S</w:t>
      </w:r>
      <w:r w:rsidRPr="00070E53">
        <w:rPr>
          <w:rFonts w:ascii="Times New Roman" w:hAnsi="Times New Roman" w:cs="Times New Roman"/>
          <w:sz w:val="20"/>
          <w:szCs w:val="20"/>
        </w:rPr>
        <w:t>uch poorly performing closed loops are difficult to locate because</w:t>
      </w:r>
      <w:r>
        <w:rPr>
          <w:rFonts w:ascii="Times New Roman" w:hAnsi="Times New Roman" w:cs="Times New Roman"/>
          <w:sz w:val="20"/>
          <w:szCs w:val="20"/>
        </w:rPr>
        <w:t>,</w:t>
      </w:r>
      <w:r w:rsidRPr="00070E53">
        <w:rPr>
          <w:rFonts w:ascii="Times New Roman" w:hAnsi="Times New Roman" w:cs="Times New Roman"/>
          <w:sz w:val="20"/>
          <w:szCs w:val="20"/>
        </w:rPr>
        <w:t xml:space="preserve"> in a single factory, dozens or even hundreds </w:t>
      </w:r>
      <w:r>
        <w:rPr>
          <w:rFonts w:ascii="Times New Roman" w:hAnsi="Times New Roman" w:cs="Times New Roman"/>
          <w:sz w:val="20"/>
          <w:szCs w:val="20"/>
        </w:rPr>
        <w:t xml:space="preserve">of </w:t>
      </w:r>
      <w:r w:rsidRPr="00070E53">
        <w:rPr>
          <w:rFonts w:ascii="Times New Roman" w:hAnsi="Times New Roman" w:cs="Times New Roman"/>
          <w:sz w:val="20"/>
          <w:szCs w:val="20"/>
        </w:rPr>
        <w:t xml:space="preserve">control loops can operate simultaneously </w:t>
      </w:r>
      <w:r w:rsidR="00AC5E34">
        <w:rPr>
          <w:rFonts w:ascii="Times New Roman" w:hAnsi="Times New Roman" w:cs="Times New Roman"/>
          <w:sz w:val="20"/>
          <w:szCs w:val="20"/>
        </w:rPr>
        <w:t>[5]</w:t>
      </w:r>
      <w:r w:rsidRPr="00070E53">
        <w:rPr>
          <w:rFonts w:ascii="Times New Roman" w:hAnsi="Times New Roman" w:cs="Times New Roman"/>
          <w:sz w:val="20"/>
          <w:szCs w:val="20"/>
        </w:rPr>
        <w:t xml:space="preserve">. At the same time, even if they are located, their retuning requires expert knowledge and practical experience supported by experimental data. Thus, it would be very convenient to substitute an existing </w:t>
      </w:r>
      <w:r>
        <w:rPr>
          <w:rFonts w:ascii="Times New Roman" w:hAnsi="Times New Roman" w:cs="Times New Roman"/>
          <w:sz w:val="20"/>
          <w:szCs w:val="20"/>
        </w:rPr>
        <w:t>poor</w:t>
      </w:r>
      <w:r w:rsidRPr="00070E53">
        <w:rPr>
          <w:rFonts w:ascii="Times New Roman" w:hAnsi="Times New Roman" w:cs="Times New Roman"/>
          <w:sz w:val="20"/>
          <w:szCs w:val="20"/>
        </w:rPr>
        <w:t xml:space="preserve">ly operating controller </w:t>
      </w:r>
      <w:r>
        <w:rPr>
          <w:rFonts w:ascii="Times New Roman" w:hAnsi="Times New Roman" w:cs="Times New Roman"/>
          <w:sz w:val="20"/>
          <w:szCs w:val="20"/>
        </w:rPr>
        <w:t>with</w:t>
      </w:r>
      <w:r w:rsidRPr="00070E53">
        <w:rPr>
          <w:rFonts w:ascii="Times New Roman" w:hAnsi="Times New Roman" w:cs="Times New Roman"/>
          <w:sz w:val="20"/>
          <w:szCs w:val="20"/>
        </w:rPr>
        <w:t xml:space="preserve"> </w:t>
      </w:r>
      <w:r>
        <w:rPr>
          <w:rFonts w:ascii="Times New Roman" w:hAnsi="Times New Roman" w:cs="Times New Roman"/>
          <w:sz w:val="20"/>
          <w:szCs w:val="20"/>
        </w:rPr>
        <w:t>a</w:t>
      </w:r>
      <w:r w:rsidRPr="00070E53">
        <w:rPr>
          <w:rFonts w:ascii="Times New Roman" w:hAnsi="Times New Roman" w:cs="Times New Roman"/>
          <w:sz w:val="20"/>
          <w:szCs w:val="20"/>
        </w:rPr>
        <w:t xml:space="preserve"> self-improving controller that c</w:t>
      </w:r>
      <w:r>
        <w:rPr>
          <w:rFonts w:ascii="Times New Roman" w:hAnsi="Times New Roman" w:cs="Times New Roman"/>
          <w:sz w:val="20"/>
          <w:szCs w:val="20"/>
        </w:rPr>
        <w:t>ould</w:t>
      </w:r>
      <w:r w:rsidRPr="00070E53">
        <w:rPr>
          <w:rFonts w:ascii="Times New Roman" w:hAnsi="Times New Roman" w:cs="Times New Roman"/>
          <w:sz w:val="20"/>
          <w:szCs w:val="20"/>
        </w:rPr>
        <w:t xml:space="preserve"> start its closed</w:t>
      </w:r>
      <w:r>
        <w:rPr>
          <w:rFonts w:ascii="Times New Roman" w:hAnsi="Times New Roman" w:cs="Times New Roman"/>
          <w:sz w:val="20"/>
          <w:szCs w:val="20"/>
        </w:rPr>
        <w:t>-</w:t>
      </w:r>
      <w:r w:rsidRPr="00070E53">
        <w:rPr>
          <w:rFonts w:ascii="Times New Roman" w:hAnsi="Times New Roman" w:cs="Times New Roman"/>
          <w:sz w:val="20"/>
          <w:szCs w:val="20"/>
        </w:rPr>
        <w:t xml:space="preserve">loop operating with </w:t>
      </w:r>
      <w:r>
        <w:rPr>
          <w:rFonts w:ascii="Times New Roman" w:hAnsi="Times New Roman" w:cs="Times New Roman"/>
          <w:sz w:val="20"/>
          <w:szCs w:val="20"/>
        </w:rPr>
        <w:t>an</w:t>
      </w:r>
      <w:r w:rsidRPr="00070E53">
        <w:rPr>
          <w:rFonts w:ascii="Times New Roman" w:hAnsi="Times New Roman" w:cs="Times New Roman"/>
          <w:sz w:val="20"/>
          <w:szCs w:val="20"/>
        </w:rPr>
        <w:t xml:space="preserve"> initial performance similar to the existing one </w:t>
      </w:r>
      <w:r w:rsidRPr="00FB69FC">
        <w:rPr>
          <w:rFonts w:ascii="Times New Roman" w:hAnsi="Times New Roman" w:cs="Times New Roman"/>
          <w:color w:val="000000" w:themeColor="text1"/>
          <w:sz w:val="20"/>
          <w:szCs w:val="20"/>
        </w:rPr>
        <w:t xml:space="preserve">and then, due to online learning, could gradually improve its performance until the desired closed-loop performance is reached. This feature should be obtained without assuming any knowledge of the </w:t>
      </w:r>
      <w:r w:rsidR="001F1F28" w:rsidRPr="00FB69FC">
        <w:rPr>
          <w:rFonts w:ascii="Times New Roman" w:hAnsi="Times New Roman" w:cs="Times New Roman"/>
          <w:color w:val="000000" w:themeColor="text1"/>
          <w:sz w:val="20"/>
          <w:szCs w:val="20"/>
        </w:rPr>
        <w:t xml:space="preserve">model of the </w:t>
      </w:r>
      <w:r w:rsidRPr="00FB69FC">
        <w:rPr>
          <w:rFonts w:ascii="Times New Roman" w:hAnsi="Times New Roman" w:cs="Times New Roman"/>
          <w:color w:val="000000" w:themeColor="text1"/>
          <w:sz w:val="20"/>
          <w:szCs w:val="20"/>
        </w:rPr>
        <w:t>process dynamics</w:t>
      </w:r>
      <w:r w:rsidR="001F1F28" w:rsidRPr="00FB69FC">
        <w:rPr>
          <w:rFonts w:ascii="Times New Roman" w:hAnsi="Times New Roman" w:cs="Times New Roman"/>
          <w:color w:val="000000" w:themeColor="text1"/>
          <w:sz w:val="20"/>
          <w:szCs w:val="20"/>
        </w:rPr>
        <w:t>, such as the order of the process dynamics, oscillatory behavior, approximated values of the process time constants, process gain, etc. Note that</w:t>
      </w:r>
      <w:r w:rsidRPr="00FB69FC">
        <w:rPr>
          <w:rFonts w:ascii="Times New Roman" w:hAnsi="Times New Roman" w:cs="Times New Roman"/>
          <w:color w:val="000000" w:themeColor="text1"/>
          <w:sz w:val="20"/>
          <w:szCs w:val="20"/>
        </w:rPr>
        <w:t xml:space="preserve"> when the accurate </w:t>
      </w:r>
      <w:r w:rsidR="001F1F28" w:rsidRPr="00FB69FC">
        <w:rPr>
          <w:rFonts w:ascii="Times New Roman" w:hAnsi="Times New Roman" w:cs="Times New Roman"/>
          <w:color w:val="000000" w:themeColor="text1"/>
          <w:sz w:val="20"/>
          <w:szCs w:val="20"/>
        </w:rPr>
        <w:t xml:space="preserve">(or only approximated) </w:t>
      </w:r>
      <w:r w:rsidRPr="00FB69FC">
        <w:rPr>
          <w:rFonts w:ascii="Times New Roman" w:hAnsi="Times New Roman" w:cs="Times New Roman"/>
          <w:color w:val="000000" w:themeColor="text1"/>
          <w:sz w:val="20"/>
          <w:szCs w:val="20"/>
        </w:rPr>
        <w:t>model of the process is known, there are many different model-based techniques that could be directly used to derive the controller that performs effectively without the necessity of any learning stage.</w:t>
      </w:r>
      <w:r w:rsidR="001F1F28" w:rsidRPr="00FB69FC">
        <w:rPr>
          <w:rFonts w:ascii="Times New Roman" w:hAnsi="Times New Roman" w:cs="Times New Roman"/>
          <w:color w:val="000000" w:themeColor="text1"/>
          <w:sz w:val="20"/>
          <w:szCs w:val="20"/>
        </w:rPr>
        <w:t xml:space="preserve"> </w:t>
      </w:r>
      <w:r w:rsidR="009B0281" w:rsidRPr="00FB69FC">
        <w:rPr>
          <w:rFonts w:ascii="Times New Roman" w:hAnsi="Times New Roman" w:cs="Times New Roman"/>
          <w:color w:val="000000" w:themeColor="text1"/>
          <w:sz w:val="20"/>
          <w:szCs w:val="20"/>
        </w:rPr>
        <w:t>At the same time, if accessible, the process model can be used for retuning of the existing PI controller to ensure a significant closed loop performance</w:t>
      </w:r>
      <w:r w:rsidR="00811D9F" w:rsidRPr="00FB69FC">
        <w:rPr>
          <w:rFonts w:ascii="Times New Roman" w:hAnsi="Times New Roman" w:cs="Times New Roman"/>
          <w:color w:val="000000" w:themeColor="text1"/>
          <w:sz w:val="20"/>
          <w:szCs w:val="20"/>
        </w:rPr>
        <w:t xml:space="preserve"> improvement</w:t>
      </w:r>
      <w:r w:rsidR="009B0281" w:rsidRPr="00FB69FC">
        <w:rPr>
          <w:rFonts w:ascii="Times New Roman" w:hAnsi="Times New Roman" w:cs="Times New Roman"/>
          <w:color w:val="000000" w:themeColor="text1"/>
          <w:sz w:val="20"/>
          <w:szCs w:val="20"/>
        </w:rPr>
        <w:t>. Thus, the proposed solution should be applicable without this knowledge to provide a tool for improvement in the control performance in the cases when such an improvement cannot be achieved any other way.</w:t>
      </w:r>
    </w:p>
    <w:p w14:paraId="387770A3" w14:textId="77777777" w:rsidR="0045695C" w:rsidRDefault="004474AB" w:rsidP="00F049C4">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The application of the Q-learning algorithm to closed-loop control problems </w:t>
      </w:r>
      <w:r w:rsidRPr="00F049C4">
        <w:rPr>
          <w:rFonts w:ascii="Times New Roman" w:hAnsi="Times New Roman" w:cs="Times New Roman"/>
          <w:color w:val="000000" w:themeColor="text1"/>
          <w:sz w:val="20"/>
          <w:szCs w:val="20"/>
        </w:rPr>
        <w:t xml:space="preserve">was </w:t>
      </w:r>
      <w:r>
        <w:rPr>
          <w:rFonts w:ascii="Times New Roman" w:hAnsi="Times New Roman" w:cs="Times New Roman"/>
          <w:color w:val="000000" w:themeColor="text1"/>
          <w:sz w:val="20"/>
          <w:szCs w:val="20"/>
        </w:rPr>
        <w:t xml:space="preserve">already previously </w:t>
      </w:r>
      <w:r w:rsidRPr="00F049C4">
        <w:rPr>
          <w:rFonts w:ascii="Times New Roman" w:hAnsi="Times New Roman" w:cs="Times New Roman"/>
          <w:color w:val="000000" w:themeColor="text1"/>
          <w:sz w:val="20"/>
          <w:szCs w:val="20"/>
        </w:rPr>
        <w:t xml:space="preserve">considered from </w:t>
      </w:r>
      <w:r>
        <w:rPr>
          <w:rFonts w:ascii="Times New Roman" w:hAnsi="Times New Roman" w:cs="Times New Roman"/>
          <w:color w:val="000000" w:themeColor="text1"/>
          <w:sz w:val="20"/>
          <w:szCs w:val="20"/>
        </w:rPr>
        <w:t xml:space="preserve">a </w:t>
      </w:r>
      <w:r w:rsidRPr="00F049C4">
        <w:rPr>
          <w:rFonts w:ascii="Times New Roman" w:hAnsi="Times New Roman" w:cs="Times New Roman"/>
          <w:color w:val="000000" w:themeColor="text1"/>
          <w:sz w:val="20"/>
          <w:szCs w:val="20"/>
        </w:rPr>
        <w:t xml:space="preserve">theoretical point of view </w:t>
      </w:r>
      <w:r w:rsidR="00AC5E34">
        <w:rPr>
          <w:rFonts w:ascii="Times New Roman" w:hAnsi="Times New Roman" w:cs="Times New Roman"/>
          <w:color w:val="000000" w:themeColor="text1"/>
          <w:sz w:val="20"/>
          <w:szCs w:val="20"/>
        </w:rPr>
        <w:t xml:space="preserve">[6]-[9] </w:t>
      </w:r>
      <w:r w:rsidRPr="00F049C4">
        <w:rPr>
          <w:rFonts w:ascii="Times New Roman" w:hAnsi="Times New Roman" w:cs="Times New Roman"/>
          <w:color w:val="000000" w:themeColor="text1"/>
          <w:sz w:val="20"/>
          <w:szCs w:val="20"/>
        </w:rPr>
        <w:t xml:space="preserve">in terms of stability, learning dynamics, etc. There are also many interesting applications in the literature for discrete-time systems </w:t>
      </w:r>
      <w:r w:rsidR="00AC5E34">
        <w:rPr>
          <w:rFonts w:ascii="Times New Roman" w:hAnsi="Times New Roman" w:cs="Times New Roman"/>
          <w:color w:val="000000" w:themeColor="text1"/>
          <w:sz w:val="20"/>
          <w:szCs w:val="20"/>
        </w:rPr>
        <w:t>[10]-[11]</w:t>
      </w:r>
      <w:r w:rsidRPr="00F049C4">
        <w:rPr>
          <w:rFonts w:ascii="Times New Roman" w:hAnsi="Times New Roman" w:cs="Times New Roman"/>
          <w:color w:val="000000" w:themeColor="text1"/>
          <w:sz w:val="20"/>
          <w:szCs w:val="20"/>
        </w:rPr>
        <w:t xml:space="preserve">. In </w:t>
      </w:r>
      <w:r w:rsidR="00AC5E34">
        <w:rPr>
          <w:rFonts w:ascii="Times New Roman" w:hAnsi="Times New Roman" w:cs="Times New Roman"/>
          <w:color w:val="000000" w:themeColor="text1"/>
          <w:sz w:val="20"/>
          <w:szCs w:val="20"/>
        </w:rPr>
        <w:t>[12]-[13],</w:t>
      </w:r>
      <w:r w:rsidRPr="00F049C4">
        <w:rPr>
          <w:rFonts w:ascii="Times New Roman" w:hAnsi="Times New Roman" w:cs="Times New Roman"/>
          <w:color w:val="000000" w:themeColor="text1"/>
          <w:sz w:val="20"/>
          <w:szCs w:val="20"/>
        </w:rPr>
        <w:t xml:space="preserve"> the similarity between </w:t>
      </w:r>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 xml:space="preserve">Q-learning algorithm and </w:t>
      </w:r>
      <w:r>
        <w:rPr>
          <w:rFonts w:ascii="Times New Roman" w:hAnsi="Times New Roman" w:cs="Times New Roman"/>
          <w:color w:val="000000" w:themeColor="text1"/>
          <w:sz w:val="20"/>
          <w:szCs w:val="20"/>
        </w:rPr>
        <w:t>a m</w:t>
      </w:r>
      <w:r w:rsidRPr="00F049C4">
        <w:rPr>
          <w:rFonts w:ascii="Times New Roman" w:hAnsi="Times New Roman" w:cs="Times New Roman"/>
          <w:color w:val="000000" w:themeColor="text1"/>
          <w:sz w:val="20"/>
          <w:szCs w:val="20"/>
        </w:rPr>
        <w:t xml:space="preserve">odel </w:t>
      </w:r>
      <w:r>
        <w:rPr>
          <w:rFonts w:ascii="Times New Roman" w:hAnsi="Times New Roman" w:cs="Times New Roman"/>
          <w:color w:val="000000" w:themeColor="text1"/>
          <w:sz w:val="20"/>
          <w:szCs w:val="20"/>
        </w:rPr>
        <w:t>p</w:t>
      </w:r>
      <w:r w:rsidRPr="00F049C4">
        <w:rPr>
          <w:rFonts w:ascii="Times New Roman" w:hAnsi="Times New Roman" w:cs="Times New Roman"/>
          <w:color w:val="000000" w:themeColor="text1"/>
          <w:sz w:val="20"/>
          <w:szCs w:val="20"/>
        </w:rPr>
        <w:t xml:space="preserve">redictive </w:t>
      </w:r>
      <w:r>
        <w:rPr>
          <w:rFonts w:ascii="Times New Roman" w:hAnsi="Times New Roman" w:cs="Times New Roman"/>
          <w:color w:val="000000" w:themeColor="text1"/>
          <w:sz w:val="20"/>
          <w:szCs w:val="20"/>
        </w:rPr>
        <w:t>c</w:t>
      </w:r>
      <w:r w:rsidRPr="00F049C4">
        <w:rPr>
          <w:rFonts w:ascii="Times New Roman" w:hAnsi="Times New Roman" w:cs="Times New Roman"/>
          <w:color w:val="000000" w:themeColor="text1"/>
          <w:sz w:val="20"/>
          <w:szCs w:val="20"/>
        </w:rPr>
        <w:t xml:space="preserve">ontrol </w:t>
      </w:r>
      <w:r>
        <w:rPr>
          <w:rFonts w:ascii="Times New Roman" w:hAnsi="Times New Roman" w:cs="Times New Roman"/>
          <w:color w:val="000000" w:themeColor="text1"/>
          <w:sz w:val="20"/>
          <w:szCs w:val="20"/>
        </w:rPr>
        <w:t>(</w:t>
      </w:r>
      <w:r w:rsidRPr="00F049C4">
        <w:rPr>
          <w:rFonts w:ascii="Times New Roman" w:hAnsi="Times New Roman" w:cs="Times New Roman"/>
          <w:color w:val="000000" w:themeColor="text1"/>
          <w:sz w:val="20"/>
          <w:szCs w:val="20"/>
        </w:rPr>
        <w:t>MPC</w:t>
      </w:r>
      <w:r>
        <w:rPr>
          <w:rFonts w:ascii="Times New Roman" w:hAnsi="Times New Roman" w:cs="Times New Roman"/>
          <w:color w:val="000000" w:themeColor="text1"/>
          <w:sz w:val="20"/>
          <w:szCs w:val="20"/>
        </w:rPr>
        <w:t>)</w:t>
      </w:r>
      <w:r w:rsidRPr="00F049C4">
        <w:rPr>
          <w:rFonts w:ascii="Times New Roman" w:hAnsi="Times New Roman" w:cs="Times New Roman"/>
          <w:color w:val="000000" w:themeColor="text1"/>
          <w:sz w:val="20"/>
          <w:szCs w:val="20"/>
        </w:rPr>
        <w:t xml:space="preserve"> algorithm is shown in application to dynamical discrete-time systems. Both algorithms optimize the same quality index and use </w:t>
      </w:r>
      <w:r>
        <w:rPr>
          <w:rFonts w:ascii="Times New Roman" w:hAnsi="Times New Roman" w:cs="Times New Roman"/>
          <w:color w:val="000000" w:themeColor="text1"/>
          <w:sz w:val="20"/>
          <w:szCs w:val="20"/>
        </w:rPr>
        <w:t xml:space="preserve">a </w:t>
      </w:r>
      <w:r w:rsidRPr="00F049C4">
        <w:rPr>
          <w:rFonts w:ascii="Times New Roman" w:hAnsi="Times New Roman" w:cs="Times New Roman"/>
          <w:color w:val="000000" w:themeColor="text1"/>
          <w:sz w:val="20"/>
          <w:szCs w:val="20"/>
        </w:rPr>
        <w:t>predefined closed</w:t>
      </w:r>
      <w:r>
        <w:rPr>
          <w:rFonts w:ascii="Times New Roman" w:hAnsi="Times New Roman" w:cs="Times New Roman"/>
          <w:color w:val="000000" w:themeColor="text1"/>
          <w:sz w:val="20"/>
          <w:szCs w:val="20"/>
        </w:rPr>
        <w:t>-</w:t>
      </w:r>
      <w:r w:rsidRPr="00F049C4">
        <w:rPr>
          <w:rFonts w:ascii="Times New Roman" w:hAnsi="Times New Roman" w:cs="Times New Roman"/>
          <w:color w:val="000000" w:themeColor="text1"/>
          <w:sz w:val="20"/>
          <w:szCs w:val="20"/>
        </w:rPr>
        <w:t xml:space="preserve">loop trajectory for both linear and nonlinear systems. Additionally, for linear systems, it is possible to derive the analytical form of the controller. Based on this similarity, it is proposed how to compute the decoupled Q-matrix for individual inputs for multi-input systems. However, readers should note that despite </w:t>
      </w:r>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 xml:space="preserve">similarities between MPC and Q-learning, the cases in which they can be used in practice are extremely different. MPC is preferred when </w:t>
      </w:r>
      <w:r>
        <w:rPr>
          <w:rFonts w:ascii="Times New Roman" w:hAnsi="Times New Roman" w:cs="Times New Roman"/>
          <w:color w:val="000000" w:themeColor="text1"/>
          <w:sz w:val="20"/>
          <w:szCs w:val="20"/>
        </w:rPr>
        <w:t xml:space="preserve">a </w:t>
      </w:r>
      <w:r w:rsidRPr="00F049C4">
        <w:rPr>
          <w:rFonts w:ascii="Times New Roman" w:hAnsi="Times New Roman" w:cs="Times New Roman"/>
          <w:color w:val="000000" w:themeColor="text1"/>
          <w:sz w:val="20"/>
          <w:szCs w:val="20"/>
        </w:rPr>
        <w:t>process model of relatively high accuracy is known</w:t>
      </w:r>
      <w:r>
        <w:rPr>
          <w:rFonts w:ascii="Times New Roman" w:hAnsi="Times New Roman" w:cs="Times New Roman"/>
          <w:color w:val="000000" w:themeColor="text1"/>
          <w:sz w:val="20"/>
          <w:szCs w:val="20"/>
        </w:rPr>
        <w:t>,</w:t>
      </w:r>
      <w:r w:rsidRPr="00F049C4">
        <w:rPr>
          <w:rFonts w:ascii="Times New Roman" w:hAnsi="Times New Roman" w:cs="Times New Roman"/>
          <w:color w:val="000000" w:themeColor="text1"/>
          <w:sz w:val="20"/>
          <w:szCs w:val="20"/>
        </w:rPr>
        <w:t xml:space="preserve"> so there is no need to apply any online learning because </w:t>
      </w:r>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dedicated MPC design ensure</w:t>
      </w:r>
      <w:r>
        <w:rPr>
          <w:rFonts w:ascii="Times New Roman" w:hAnsi="Times New Roman" w:cs="Times New Roman"/>
          <w:color w:val="000000" w:themeColor="text1"/>
          <w:sz w:val="20"/>
          <w:szCs w:val="20"/>
        </w:rPr>
        <w:t>s</w:t>
      </w:r>
      <w:r w:rsidRPr="00F049C4">
        <w:rPr>
          <w:rFonts w:ascii="Times New Roman" w:hAnsi="Times New Roman" w:cs="Times New Roman"/>
          <w:color w:val="000000" w:themeColor="text1"/>
          <w:sz w:val="20"/>
          <w:szCs w:val="20"/>
        </w:rPr>
        <w:t xml:space="preserve"> that all the knowledge about the process i</w:t>
      </w:r>
      <w:r>
        <w:rPr>
          <w:rFonts w:ascii="Times New Roman" w:hAnsi="Times New Roman" w:cs="Times New Roman"/>
          <w:color w:val="000000" w:themeColor="text1"/>
          <w:sz w:val="20"/>
          <w:szCs w:val="20"/>
        </w:rPr>
        <w:t>s</w:t>
      </w:r>
      <w:r w:rsidRPr="00F049C4">
        <w:rPr>
          <w:rFonts w:ascii="Times New Roman" w:hAnsi="Times New Roman" w:cs="Times New Roman"/>
          <w:color w:val="000000" w:themeColor="text1"/>
          <w:sz w:val="20"/>
          <w:szCs w:val="20"/>
        </w:rPr>
        <w:t xml:space="preserve"> directly included in the final control law. Q-learning is dedicated to cases when </w:t>
      </w:r>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 xml:space="preserve">model of a process is unknown and online learning is the only possibility to improve initial (usually poor) control performance. For </w:t>
      </w:r>
      <w:r>
        <w:rPr>
          <w:rFonts w:ascii="Times New Roman" w:hAnsi="Times New Roman" w:cs="Times New Roman"/>
          <w:color w:val="000000" w:themeColor="text1"/>
          <w:sz w:val="20"/>
          <w:szCs w:val="20"/>
        </w:rPr>
        <w:t xml:space="preserve">the control of </w:t>
      </w:r>
      <w:r w:rsidRPr="00F049C4">
        <w:rPr>
          <w:rFonts w:ascii="Times New Roman" w:hAnsi="Times New Roman" w:cs="Times New Roman"/>
          <w:color w:val="000000" w:themeColor="text1"/>
          <w:sz w:val="20"/>
          <w:szCs w:val="20"/>
        </w:rPr>
        <w:t xml:space="preserve">processes, the literature is also very rich in </w:t>
      </w:r>
      <w:r>
        <w:rPr>
          <w:rFonts w:ascii="Times New Roman" w:hAnsi="Times New Roman" w:cs="Times New Roman"/>
          <w:color w:val="000000" w:themeColor="text1"/>
          <w:sz w:val="20"/>
          <w:szCs w:val="20"/>
        </w:rPr>
        <w:t xml:space="preserve">other </w:t>
      </w:r>
      <w:r w:rsidRPr="00F049C4">
        <w:rPr>
          <w:rFonts w:ascii="Times New Roman" w:hAnsi="Times New Roman" w:cs="Times New Roman"/>
          <w:color w:val="000000" w:themeColor="text1"/>
          <w:sz w:val="20"/>
          <w:szCs w:val="20"/>
        </w:rPr>
        <w:t>application examples</w:t>
      </w:r>
      <w:r>
        <w:rPr>
          <w:rFonts w:ascii="Times New Roman" w:hAnsi="Times New Roman" w:cs="Times New Roman"/>
          <w:color w:val="000000" w:themeColor="text1"/>
          <w:sz w:val="20"/>
          <w:szCs w:val="20"/>
        </w:rPr>
        <w:t xml:space="preserve">. </w:t>
      </w:r>
      <w:r w:rsidR="00AC5E34">
        <w:rPr>
          <w:rFonts w:ascii="Times New Roman" w:hAnsi="Times New Roman" w:cs="Times New Roman"/>
          <w:color w:val="000000" w:themeColor="text1"/>
          <w:sz w:val="20"/>
          <w:szCs w:val="20"/>
        </w:rPr>
        <w:t>The work [14]</w:t>
      </w:r>
      <w:r>
        <w:rPr>
          <w:rFonts w:ascii="Times New Roman" w:hAnsi="Times New Roman" w:cs="Times New Roman"/>
          <w:color w:val="000000" w:themeColor="text1"/>
          <w:sz w:val="20"/>
          <w:szCs w:val="20"/>
        </w:rPr>
        <w:t xml:space="preserve"> </w:t>
      </w:r>
      <w:r w:rsidR="00AC5E34">
        <w:rPr>
          <w:rFonts w:ascii="Times New Roman" w:hAnsi="Times New Roman" w:cs="Times New Roman"/>
          <w:color w:val="000000" w:themeColor="text1"/>
          <w:sz w:val="20"/>
          <w:szCs w:val="20"/>
        </w:rPr>
        <w:t xml:space="preserve">proposes </w:t>
      </w:r>
      <w:r>
        <w:rPr>
          <w:rFonts w:ascii="Times New Roman" w:hAnsi="Times New Roman" w:cs="Times New Roman"/>
          <w:color w:val="000000" w:themeColor="text1"/>
          <w:sz w:val="20"/>
          <w:szCs w:val="20"/>
        </w:rPr>
        <w:t>the application for the control of solar</w:t>
      </w:r>
      <w:r w:rsidRPr="00F049C4">
        <w:rPr>
          <w:rFonts w:ascii="Times New Roman" w:hAnsi="Times New Roman" w:cs="Times New Roman"/>
          <w:color w:val="000000" w:themeColor="text1"/>
          <w:sz w:val="20"/>
          <w:szCs w:val="20"/>
        </w:rPr>
        <w:t xml:space="preserve"> domestic hot water systems</w:t>
      </w:r>
      <w:r>
        <w:rPr>
          <w:rFonts w:ascii="Times New Roman" w:hAnsi="Times New Roman" w:cs="Times New Roman"/>
          <w:color w:val="000000" w:themeColor="text1"/>
          <w:sz w:val="20"/>
          <w:szCs w:val="20"/>
        </w:rPr>
        <w:t>,</w:t>
      </w:r>
      <w:r w:rsidRPr="00F049C4">
        <w:rPr>
          <w:rFonts w:ascii="Times New Roman" w:hAnsi="Times New Roman" w:cs="Times New Roman"/>
          <w:color w:val="000000" w:themeColor="text1"/>
          <w:sz w:val="20"/>
          <w:szCs w:val="20"/>
        </w:rPr>
        <w:t xml:space="preserve"> where </w:t>
      </w:r>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 xml:space="preserve">Q-algorithm is directly used as a controller. </w:t>
      </w:r>
      <w:proofErr w:type="spellStart"/>
      <w:r>
        <w:rPr>
          <w:rFonts w:ascii="Times New Roman" w:hAnsi="Times New Roman" w:cs="Times New Roman"/>
          <w:color w:val="000000" w:themeColor="text1"/>
          <w:sz w:val="20"/>
          <w:szCs w:val="20"/>
        </w:rPr>
        <w:t>Kordabad</w:t>
      </w:r>
      <w:proofErr w:type="spellEnd"/>
      <w:r>
        <w:rPr>
          <w:rFonts w:ascii="Times New Roman" w:hAnsi="Times New Roman" w:cs="Times New Roman"/>
          <w:color w:val="000000" w:themeColor="text1"/>
          <w:sz w:val="20"/>
          <w:szCs w:val="20"/>
        </w:rPr>
        <w:t xml:space="preserve"> and Gros </w:t>
      </w:r>
      <w:r w:rsidR="00AC5E34">
        <w:rPr>
          <w:rFonts w:ascii="Times New Roman" w:hAnsi="Times New Roman" w:cs="Times New Roman"/>
          <w:color w:val="000000" w:themeColor="text1"/>
          <w:sz w:val="20"/>
          <w:szCs w:val="20"/>
        </w:rPr>
        <w:t>[15]</w:t>
      </w:r>
      <w:r>
        <w:rPr>
          <w:rFonts w:ascii="Times New Roman" w:hAnsi="Times New Roman" w:cs="Times New Roman"/>
          <w:color w:val="000000" w:themeColor="text1"/>
          <w:sz w:val="20"/>
          <w:szCs w:val="20"/>
        </w:rPr>
        <w:t xml:space="preserve"> show the application that leads to improvements in the storage function estimation for the economic nonlinear MPC. </w:t>
      </w:r>
      <w:r w:rsidRPr="00F049C4">
        <w:rPr>
          <w:rFonts w:ascii="Times New Roman" w:hAnsi="Times New Roman" w:cs="Times New Roman"/>
          <w:color w:val="000000" w:themeColor="text1"/>
          <w:sz w:val="20"/>
          <w:szCs w:val="20"/>
        </w:rPr>
        <w:t xml:space="preserve">The comparison between </w:t>
      </w:r>
      <w:r>
        <w:rPr>
          <w:rFonts w:ascii="Times New Roman" w:hAnsi="Times New Roman" w:cs="Times New Roman"/>
          <w:color w:val="000000" w:themeColor="text1"/>
          <w:sz w:val="20"/>
          <w:szCs w:val="20"/>
        </w:rPr>
        <w:t xml:space="preserve">the </w:t>
      </w:r>
      <w:r w:rsidRPr="00F049C4">
        <w:rPr>
          <w:rStyle w:val="hps"/>
          <w:rFonts w:ascii="Times New Roman" w:hAnsi="Times New Roman" w:cs="Times New Roman"/>
          <w:color w:val="000000" w:themeColor="text1"/>
          <w:sz w:val="20"/>
          <w:szCs w:val="20"/>
        </w:rPr>
        <w:t xml:space="preserve">Q-learning algorithm and </w:t>
      </w:r>
      <w:r>
        <w:rPr>
          <w:rStyle w:val="hps"/>
          <w:rFonts w:ascii="Times New Roman" w:hAnsi="Times New Roman" w:cs="Times New Roman"/>
          <w:color w:val="000000" w:themeColor="text1"/>
          <w:sz w:val="20"/>
          <w:szCs w:val="20"/>
        </w:rPr>
        <w:t xml:space="preserve">the </w:t>
      </w:r>
      <w:r w:rsidRPr="00F049C4">
        <w:rPr>
          <w:rStyle w:val="hps"/>
          <w:rFonts w:ascii="Times New Roman" w:hAnsi="Times New Roman" w:cs="Times New Roman"/>
          <w:color w:val="000000" w:themeColor="text1"/>
          <w:sz w:val="20"/>
          <w:szCs w:val="20"/>
        </w:rPr>
        <w:t xml:space="preserve">PID controller is reported </w:t>
      </w:r>
      <w:r>
        <w:rPr>
          <w:rStyle w:val="hps"/>
          <w:rFonts w:ascii="Times New Roman" w:hAnsi="Times New Roman" w:cs="Times New Roman"/>
          <w:color w:val="000000" w:themeColor="text1"/>
          <w:sz w:val="20"/>
          <w:szCs w:val="20"/>
        </w:rPr>
        <w:t>elsewhere</w:t>
      </w:r>
      <w:r w:rsidRPr="00F049C4">
        <w:rPr>
          <w:rStyle w:val="hps"/>
          <w:rFonts w:ascii="Times New Roman" w:hAnsi="Times New Roman" w:cs="Times New Roman"/>
          <w:color w:val="000000" w:themeColor="text1"/>
          <w:sz w:val="20"/>
          <w:szCs w:val="20"/>
        </w:rPr>
        <w:t xml:space="preserve"> for </w:t>
      </w:r>
      <w:r>
        <w:rPr>
          <w:rStyle w:val="hps"/>
          <w:rFonts w:ascii="Times New Roman" w:hAnsi="Times New Roman" w:cs="Times New Roman"/>
          <w:color w:val="000000" w:themeColor="text1"/>
          <w:sz w:val="20"/>
          <w:szCs w:val="20"/>
        </w:rPr>
        <w:t xml:space="preserve">a </w:t>
      </w:r>
      <w:r w:rsidRPr="00F049C4">
        <w:rPr>
          <w:rStyle w:val="hps"/>
          <w:rFonts w:ascii="Times New Roman" w:hAnsi="Times New Roman" w:cs="Times New Roman"/>
          <w:color w:val="000000" w:themeColor="text1"/>
          <w:sz w:val="20"/>
          <w:szCs w:val="20"/>
        </w:rPr>
        <w:t>fermentation process</w:t>
      </w:r>
      <w:r>
        <w:rPr>
          <w:rStyle w:val="hps"/>
          <w:rFonts w:ascii="Times New Roman" w:hAnsi="Times New Roman" w:cs="Times New Roman"/>
          <w:color w:val="000000" w:themeColor="text1"/>
          <w:sz w:val="20"/>
          <w:szCs w:val="20"/>
        </w:rPr>
        <w:t xml:space="preserve"> </w:t>
      </w:r>
      <w:r w:rsidR="00AC5E34">
        <w:rPr>
          <w:rStyle w:val="hps"/>
          <w:rFonts w:ascii="Times New Roman" w:hAnsi="Times New Roman" w:cs="Times New Roman"/>
          <w:color w:val="000000" w:themeColor="text1"/>
          <w:sz w:val="20"/>
          <w:szCs w:val="20"/>
        </w:rPr>
        <w:t>[16]</w:t>
      </w:r>
      <w:r w:rsidRPr="00F049C4">
        <w:rPr>
          <w:rStyle w:val="hps"/>
          <w:rFonts w:ascii="Times New Roman" w:hAnsi="Times New Roman" w:cs="Times New Roman"/>
          <w:color w:val="000000" w:themeColor="text1"/>
          <w:sz w:val="20"/>
          <w:szCs w:val="20"/>
        </w:rPr>
        <w:t xml:space="preserve"> and for liquid level stabilization </w:t>
      </w:r>
      <w:r w:rsidR="00AC5E34">
        <w:rPr>
          <w:rStyle w:val="hps"/>
          <w:rFonts w:ascii="Times New Roman" w:hAnsi="Times New Roman" w:cs="Times New Roman"/>
          <w:color w:val="000000" w:themeColor="text1"/>
          <w:sz w:val="20"/>
          <w:szCs w:val="20"/>
        </w:rPr>
        <w:t>[17]</w:t>
      </w:r>
      <w:r w:rsidRPr="00F049C4">
        <w:rPr>
          <w:rFonts w:ascii="Times New Roman" w:hAnsi="Times New Roman" w:cs="Times New Roman"/>
          <w:color w:val="000000" w:themeColor="text1"/>
          <w:sz w:val="20"/>
          <w:szCs w:val="20"/>
        </w:rPr>
        <w:t xml:space="preserve">. Quality control of </w:t>
      </w:r>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 xml:space="preserve">chemical production line with the application of </w:t>
      </w:r>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 xml:space="preserve">Q-learning technique in </w:t>
      </w:r>
      <w:r>
        <w:rPr>
          <w:rFonts w:ascii="Times New Roman" w:hAnsi="Times New Roman" w:cs="Times New Roman"/>
          <w:color w:val="000000" w:themeColor="text1"/>
          <w:sz w:val="20"/>
          <w:szCs w:val="20"/>
        </w:rPr>
        <w:t xml:space="preserve">a </w:t>
      </w:r>
      <w:r w:rsidRPr="00F049C4">
        <w:rPr>
          <w:rFonts w:ascii="Times New Roman" w:hAnsi="Times New Roman" w:cs="Times New Roman"/>
          <w:color w:val="000000" w:themeColor="text1"/>
          <w:sz w:val="20"/>
          <w:szCs w:val="20"/>
        </w:rPr>
        <w:t xml:space="preserve">fuzzy multi-agent system is reported in </w:t>
      </w:r>
      <w:r>
        <w:rPr>
          <w:rFonts w:ascii="Times New Roman" w:hAnsi="Times New Roman" w:cs="Times New Roman"/>
          <w:color w:val="000000" w:themeColor="text1"/>
          <w:sz w:val="20"/>
          <w:szCs w:val="20"/>
        </w:rPr>
        <w:t xml:space="preserve">previous work </w:t>
      </w:r>
      <w:r w:rsidR="00AC5E34">
        <w:rPr>
          <w:rFonts w:ascii="Times New Roman" w:hAnsi="Times New Roman" w:cs="Times New Roman"/>
          <w:color w:val="000000" w:themeColor="text1"/>
          <w:sz w:val="20"/>
          <w:szCs w:val="20"/>
        </w:rPr>
        <w:t>[18]</w:t>
      </w:r>
      <w:r w:rsidRPr="00A63DB7">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 xml:space="preserve">A </w:t>
      </w:r>
      <w:r w:rsidRPr="00A63DB7">
        <w:rPr>
          <w:rFonts w:ascii="Times New Roman" w:hAnsi="Times New Roman" w:cs="Times New Roman"/>
          <w:color w:val="000000" w:themeColor="text1"/>
          <w:sz w:val="20"/>
          <w:szCs w:val="20"/>
        </w:rPr>
        <w:t xml:space="preserve">Q-learning-based controller for </w:t>
      </w:r>
      <w:r>
        <w:rPr>
          <w:rFonts w:ascii="Times New Roman" w:hAnsi="Times New Roman" w:cs="Times New Roman"/>
          <w:color w:val="000000" w:themeColor="text1"/>
          <w:sz w:val="20"/>
          <w:szCs w:val="20"/>
        </w:rPr>
        <w:t xml:space="preserve">a </w:t>
      </w:r>
      <w:r w:rsidRPr="00A63DB7">
        <w:rPr>
          <w:rFonts w:ascii="Times New Roman" w:hAnsi="Times New Roman" w:cs="Times New Roman"/>
          <w:color w:val="000000" w:themeColor="text1"/>
          <w:sz w:val="20"/>
          <w:szCs w:val="20"/>
        </w:rPr>
        <w:t xml:space="preserve">pH process is </w:t>
      </w:r>
      <w:r>
        <w:rPr>
          <w:rFonts w:ascii="Times New Roman" w:hAnsi="Times New Roman" w:cs="Times New Roman"/>
          <w:color w:val="000000" w:themeColor="text1"/>
          <w:sz w:val="20"/>
          <w:szCs w:val="20"/>
        </w:rPr>
        <w:t xml:space="preserve">also </w:t>
      </w:r>
      <w:r w:rsidRPr="00A63DB7">
        <w:rPr>
          <w:rFonts w:ascii="Times New Roman" w:hAnsi="Times New Roman" w:cs="Times New Roman"/>
          <w:color w:val="000000" w:themeColor="text1"/>
          <w:sz w:val="20"/>
          <w:szCs w:val="20"/>
        </w:rPr>
        <w:t xml:space="preserve">presented in </w:t>
      </w:r>
      <w:r>
        <w:rPr>
          <w:rFonts w:ascii="Times New Roman" w:hAnsi="Times New Roman" w:cs="Times New Roman"/>
          <w:color w:val="000000" w:themeColor="text1"/>
          <w:sz w:val="20"/>
          <w:szCs w:val="20"/>
        </w:rPr>
        <w:t xml:space="preserve">the literature </w:t>
      </w:r>
      <w:r w:rsidR="00AC5E34">
        <w:rPr>
          <w:rFonts w:ascii="Times New Roman" w:hAnsi="Times New Roman" w:cs="Times New Roman"/>
          <w:color w:val="000000" w:themeColor="text1"/>
          <w:sz w:val="20"/>
          <w:szCs w:val="20"/>
        </w:rPr>
        <w:t>[19]-[20]</w:t>
      </w:r>
      <w:r>
        <w:rPr>
          <w:rFonts w:ascii="Times New Roman" w:hAnsi="Times New Roman" w:cs="Times New Roman"/>
          <w:color w:val="000000" w:themeColor="text1"/>
          <w:sz w:val="20"/>
          <w:szCs w:val="20"/>
        </w:rPr>
        <w:t>,</w:t>
      </w:r>
      <w:r w:rsidRPr="00A63DB7">
        <w:rPr>
          <w:rFonts w:ascii="Times New Roman" w:hAnsi="Times New Roman" w:cs="Times New Roman"/>
          <w:color w:val="000000" w:themeColor="text1"/>
          <w:sz w:val="20"/>
          <w:szCs w:val="20"/>
        </w:rPr>
        <w:t xml:space="preserve"> while </w:t>
      </w:r>
      <w:r w:rsidR="00AC5E34">
        <w:rPr>
          <w:rFonts w:ascii="Times New Roman" w:hAnsi="Times New Roman" w:cs="Times New Roman"/>
          <w:color w:val="000000" w:themeColor="text1"/>
          <w:sz w:val="20"/>
          <w:szCs w:val="20"/>
        </w:rPr>
        <w:t>in [21] authors</w:t>
      </w:r>
      <w:r w:rsidRPr="00A63DB7">
        <w:rPr>
          <w:rFonts w:ascii="Times New Roman" w:hAnsi="Times New Roman" w:cs="Times New Roman"/>
          <w:color w:val="000000" w:themeColor="text1"/>
          <w:sz w:val="20"/>
          <w:szCs w:val="20"/>
        </w:rPr>
        <w:t xml:space="preserve"> present</w:t>
      </w:r>
      <w:r w:rsidRPr="00F049C4">
        <w:rPr>
          <w:rFonts w:ascii="Times New Roman" w:hAnsi="Times New Roman" w:cs="Times New Roman"/>
          <w:color w:val="000000" w:themeColor="text1"/>
          <w:sz w:val="20"/>
          <w:szCs w:val="20"/>
        </w:rPr>
        <w:t xml:space="preserve"> Q-learning controller for wastewater treatment control. In </w:t>
      </w:r>
      <w:r>
        <w:rPr>
          <w:rFonts w:ascii="Times New Roman" w:hAnsi="Times New Roman" w:cs="Times New Roman"/>
          <w:color w:val="000000" w:themeColor="text1"/>
          <w:sz w:val="20"/>
          <w:szCs w:val="20"/>
        </w:rPr>
        <w:t xml:space="preserve">another study </w:t>
      </w:r>
      <w:r w:rsidR="00AC5E34">
        <w:rPr>
          <w:rFonts w:ascii="Times New Roman" w:hAnsi="Times New Roman" w:cs="Times New Roman"/>
          <w:color w:val="000000" w:themeColor="text1"/>
          <w:sz w:val="20"/>
          <w:szCs w:val="20"/>
        </w:rPr>
        <w:t>[22]</w:t>
      </w:r>
      <w:r w:rsidRPr="00F049C4">
        <w:rPr>
          <w:rFonts w:ascii="Times New Roman" w:hAnsi="Times New Roman" w:cs="Times New Roman"/>
          <w:color w:val="000000" w:themeColor="text1"/>
          <w:sz w:val="20"/>
          <w:szCs w:val="20"/>
        </w:rPr>
        <w:t xml:space="preserve">, it is shown how </w:t>
      </w:r>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 xml:space="preserve">Q-learning algorithm in the predictive form can be applied for efficient control of </w:t>
      </w:r>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 xml:space="preserve">sugarcane ethanol process. </w:t>
      </w:r>
      <w:proofErr w:type="spellStart"/>
      <w:r>
        <w:rPr>
          <w:rFonts w:ascii="Times New Roman" w:hAnsi="Times New Roman" w:cs="Times New Roman"/>
          <w:color w:val="000000" w:themeColor="text1"/>
          <w:sz w:val="20"/>
          <w:szCs w:val="20"/>
        </w:rPr>
        <w:t>Kosur</w:t>
      </w:r>
      <w:r w:rsidR="00AC5E34">
        <w:rPr>
          <w:rFonts w:ascii="Times New Roman" w:hAnsi="Times New Roman" w:cs="Times New Roman"/>
          <w:color w:val="000000" w:themeColor="text1"/>
          <w:sz w:val="20"/>
          <w:szCs w:val="20"/>
        </w:rPr>
        <w:t>o</w:t>
      </w:r>
      <w:proofErr w:type="spellEnd"/>
      <w:r>
        <w:rPr>
          <w:rFonts w:ascii="Times New Roman" w:hAnsi="Times New Roman" w:cs="Times New Roman"/>
          <w:color w:val="000000" w:themeColor="text1"/>
          <w:sz w:val="20"/>
          <w:szCs w:val="20"/>
        </w:rPr>
        <w:t xml:space="preserve"> </w:t>
      </w:r>
      <w:r w:rsidRPr="00A8309C">
        <w:rPr>
          <w:rFonts w:ascii="Times New Roman" w:hAnsi="Times New Roman" w:cs="Times New Roman"/>
          <w:i/>
          <w:color w:val="000000" w:themeColor="text1"/>
          <w:sz w:val="20"/>
          <w:szCs w:val="20"/>
        </w:rPr>
        <w:t>et al</w:t>
      </w:r>
      <w:r>
        <w:rPr>
          <w:rFonts w:ascii="Times New Roman" w:hAnsi="Times New Roman" w:cs="Times New Roman"/>
          <w:color w:val="000000" w:themeColor="text1"/>
          <w:sz w:val="20"/>
          <w:szCs w:val="20"/>
        </w:rPr>
        <w:t xml:space="preserve">. </w:t>
      </w:r>
      <w:r w:rsidR="00AC5E34">
        <w:rPr>
          <w:rFonts w:ascii="Times New Roman" w:hAnsi="Times New Roman" w:cs="Times New Roman"/>
          <w:color w:val="000000" w:themeColor="text1"/>
          <w:sz w:val="20"/>
          <w:szCs w:val="20"/>
        </w:rPr>
        <w:t xml:space="preserve">[23] </w:t>
      </w:r>
      <w:r>
        <w:rPr>
          <w:rFonts w:ascii="Times New Roman" w:hAnsi="Times New Roman" w:cs="Times New Roman"/>
          <w:color w:val="000000" w:themeColor="text1"/>
          <w:sz w:val="20"/>
          <w:szCs w:val="20"/>
        </w:rPr>
        <w:t xml:space="preserve">show how the application of the Q-learning algorithm for deep reinforcement learning enhances the stability of an induction generation system in the presence of variable wind speed. </w:t>
      </w:r>
      <w:r w:rsidR="00AC5E34">
        <w:rPr>
          <w:rFonts w:ascii="Times New Roman" w:hAnsi="Times New Roman" w:cs="Times New Roman"/>
          <w:color w:val="000000" w:themeColor="text1"/>
          <w:sz w:val="20"/>
          <w:szCs w:val="20"/>
        </w:rPr>
        <w:t>In [24], authors</w:t>
      </w:r>
      <w:r w:rsidRPr="00F049C4">
        <w:rPr>
          <w:rFonts w:ascii="Times New Roman" w:hAnsi="Times New Roman" w:cs="Times New Roman"/>
          <w:color w:val="000000" w:themeColor="text1"/>
          <w:sz w:val="20"/>
          <w:szCs w:val="20"/>
        </w:rPr>
        <w:t xml:space="preserve"> addres</w:t>
      </w:r>
      <w:r w:rsidR="00AC5E34">
        <w:rPr>
          <w:rFonts w:ascii="Times New Roman" w:hAnsi="Times New Roman" w:cs="Times New Roman"/>
          <w:color w:val="000000" w:themeColor="text1"/>
          <w:sz w:val="20"/>
          <w:szCs w:val="20"/>
        </w:rPr>
        <w:t>s</w:t>
      </w:r>
      <w:r w:rsidRPr="00F049C4">
        <w:rPr>
          <w:rFonts w:ascii="Times New Roman" w:hAnsi="Times New Roman" w:cs="Times New Roman"/>
          <w:color w:val="000000" w:themeColor="text1"/>
          <w:sz w:val="20"/>
          <w:szCs w:val="20"/>
        </w:rPr>
        <w:t xml:space="preserve"> </w:t>
      </w:r>
      <w:r w:rsidR="00AC5E34">
        <w:rPr>
          <w:rFonts w:ascii="Times New Roman" w:hAnsi="Times New Roman" w:cs="Times New Roman"/>
          <w:color w:val="000000" w:themeColor="text1"/>
          <w:sz w:val="20"/>
          <w:szCs w:val="20"/>
        </w:rPr>
        <w:t xml:space="preserve">an </w:t>
      </w:r>
      <w:proofErr w:type="gramStart"/>
      <w:r w:rsidRPr="00F049C4">
        <w:rPr>
          <w:rFonts w:ascii="Times New Roman" w:hAnsi="Times New Roman" w:cs="Times New Roman"/>
          <w:color w:val="000000" w:themeColor="text1"/>
          <w:sz w:val="20"/>
          <w:szCs w:val="20"/>
        </w:rPr>
        <w:t>important issues</w:t>
      </w:r>
      <w:proofErr w:type="gramEnd"/>
      <w:r w:rsidRPr="00F049C4">
        <w:rPr>
          <w:rFonts w:ascii="Times New Roman" w:hAnsi="Times New Roman" w:cs="Times New Roman"/>
          <w:color w:val="000000" w:themeColor="text1"/>
          <w:sz w:val="20"/>
          <w:szCs w:val="20"/>
        </w:rPr>
        <w:t xml:space="preserve"> from an application point of view regarding the influence of measurement noise on the learning process.</w:t>
      </w:r>
    </w:p>
    <w:p w14:paraId="1ED4623C" w14:textId="42241AE6" w:rsidR="00592A79" w:rsidRPr="00FB69FC" w:rsidRDefault="00E17993" w:rsidP="00F049C4">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lastRenderedPageBreak/>
        <w:t>Apart from direct applications of Q-learning, there is also a huge number of other RL methods whose application to process control have been reported in literature. A very interesting and informative review of such methods have been</w:t>
      </w:r>
      <w:r w:rsidR="00811D9F" w:rsidRPr="00FB69FC">
        <w:rPr>
          <w:rFonts w:ascii="Times New Roman" w:hAnsi="Times New Roman" w:cs="Times New Roman"/>
          <w:color w:val="000000" w:themeColor="text1"/>
          <w:sz w:val="20"/>
          <w:szCs w:val="20"/>
        </w:rPr>
        <w:t xml:space="preserve"> recently</w:t>
      </w:r>
      <w:r w:rsidRPr="00FB69FC">
        <w:rPr>
          <w:rFonts w:ascii="Times New Roman" w:hAnsi="Times New Roman" w:cs="Times New Roman"/>
          <w:color w:val="000000" w:themeColor="text1"/>
          <w:sz w:val="20"/>
          <w:szCs w:val="20"/>
        </w:rPr>
        <w:t xml:space="preserve"> </w:t>
      </w:r>
      <w:proofErr w:type="gramStart"/>
      <w:r w:rsidRPr="00FB69FC">
        <w:rPr>
          <w:rFonts w:ascii="Times New Roman" w:hAnsi="Times New Roman" w:cs="Times New Roman"/>
          <w:color w:val="000000" w:themeColor="text1"/>
          <w:sz w:val="20"/>
          <w:szCs w:val="20"/>
        </w:rPr>
        <w:t>published[</w:t>
      </w:r>
      <w:proofErr w:type="gramEnd"/>
      <w:r w:rsidR="00854B48" w:rsidRPr="00FB69FC">
        <w:rPr>
          <w:rFonts w:ascii="Times New Roman" w:hAnsi="Times New Roman" w:cs="Times New Roman"/>
          <w:color w:val="000000" w:themeColor="text1"/>
          <w:sz w:val="20"/>
          <w:szCs w:val="20"/>
        </w:rPr>
        <w:t>25</w:t>
      </w:r>
      <w:r w:rsidRPr="00FB69FC">
        <w:rPr>
          <w:rFonts w:ascii="Times New Roman" w:hAnsi="Times New Roman" w:cs="Times New Roman"/>
          <w:color w:val="000000" w:themeColor="text1"/>
          <w:sz w:val="20"/>
          <w:szCs w:val="20"/>
        </w:rPr>
        <w:t xml:space="preserve">]. </w:t>
      </w:r>
      <w:r w:rsidR="009868F8" w:rsidRPr="00FB69FC">
        <w:rPr>
          <w:rFonts w:ascii="Times New Roman" w:hAnsi="Times New Roman" w:cs="Times New Roman"/>
          <w:color w:val="000000" w:themeColor="text1"/>
          <w:sz w:val="20"/>
          <w:szCs w:val="20"/>
        </w:rPr>
        <w:t xml:space="preserve">This work </w:t>
      </w:r>
      <w:bookmarkStart w:id="14" w:name="_Hlk148777347"/>
      <w:r w:rsidR="009868F8" w:rsidRPr="00FB69FC">
        <w:rPr>
          <w:rFonts w:ascii="Times New Roman" w:hAnsi="Times New Roman" w:cs="Times New Roman"/>
          <w:color w:val="000000" w:themeColor="text1"/>
          <w:sz w:val="20"/>
          <w:szCs w:val="20"/>
        </w:rPr>
        <w:t xml:space="preserve">presents </w:t>
      </w:r>
      <w:r w:rsidR="00811D9F" w:rsidRPr="00FB69FC">
        <w:rPr>
          <w:rFonts w:ascii="Times New Roman" w:hAnsi="Times New Roman" w:cs="Times New Roman"/>
          <w:color w:val="000000" w:themeColor="text1"/>
          <w:sz w:val="20"/>
          <w:szCs w:val="20"/>
        </w:rPr>
        <w:t xml:space="preserve">the </w:t>
      </w:r>
      <w:r w:rsidR="009868F8" w:rsidRPr="00FB69FC">
        <w:rPr>
          <w:rFonts w:ascii="Times New Roman" w:hAnsi="Times New Roman" w:cs="Times New Roman"/>
          <w:color w:val="000000" w:themeColor="text1"/>
          <w:sz w:val="20"/>
          <w:szCs w:val="20"/>
        </w:rPr>
        <w:t xml:space="preserve">state of the art and presents RL methods that were reported in the application to batch and continuous processes. It also recognizes the challenges to implementation of these methods </w:t>
      </w:r>
      <w:bookmarkEnd w:id="14"/>
      <w:r w:rsidR="009868F8" w:rsidRPr="00FB69FC">
        <w:rPr>
          <w:rFonts w:ascii="Times New Roman" w:hAnsi="Times New Roman" w:cs="Times New Roman"/>
          <w:color w:val="000000" w:themeColor="text1"/>
          <w:sz w:val="20"/>
          <w:szCs w:val="20"/>
        </w:rPr>
        <w:t>and point</w:t>
      </w:r>
      <w:r w:rsidR="00811D9F" w:rsidRPr="00FB69FC">
        <w:rPr>
          <w:rFonts w:ascii="Times New Roman" w:hAnsi="Times New Roman" w:cs="Times New Roman"/>
          <w:color w:val="000000" w:themeColor="text1"/>
          <w:sz w:val="20"/>
          <w:szCs w:val="20"/>
        </w:rPr>
        <w:t>s out</w:t>
      </w:r>
      <w:r w:rsidR="009868F8" w:rsidRPr="00FB69FC">
        <w:rPr>
          <w:rFonts w:ascii="Times New Roman" w:hAnsi="Times New Roman" w:cs="Times New Roman"/>
          <w:color w:val="000000" w:themeColor="text1"/>
          <w:sz w:val="20"/>
          <w:szCs w:val="20"/>
        </w:rPr>
        <w:t xml:space="preserve"> the problem</w:t>
      </w:r>
      <w:r w:rsidR="00811D9F" w:rsidRPr="00FB69FC">
        <w:rPr>
          <w:rFonts w:ascii="Times New Roman" w:hAnsi="Times New Roman" w:cs="Times New Roman"/>
          <w:color w:val="000000" w:themeColor="text1"/>
          <w:sz w:val="20"/>
          <w:szCs w:val="20"/>
        </w:rPr>
        <w:t>s</w:t>
      </w:r>
      <w:r w:rsidR="009868F8" w:rsidRPr="00FB69FC">
        <w:rPr>
          <w:rFonts w:ascii="Times New Roman" w:hAnsi="Times New Roman" w:cs="Times New Roman"/>
          <w:color w:val="000000" w:themeColor="text1"/>
          <w:sz w:val="20"/>
          <w:szCs w:val="20"/>
        </w:rPr>
        <w:t xml:space="preserve"> of the necessity of off-line learning, the exploration-exploitation trade-off dilemma and parametrization of considered methods. Interested readers are referred to that work </w:t>
      </w:r>
      <w:r w:rsidR="002660FD" w:rsidRPr="00FB69FC">
        <w:rPr>
          <w:rFonts w:ascii="Times New Roman" w:hAnsi="Times New Roman" w:cs="Times New Roman"/>
          <w:color w:val="000000" w:themeColor="text1"/>
          <w:sz w:val="20"/>
          <w:szCs w:val="20"/>
        </w:rPr>
        <w:t>in</w:t>
      </w:r>
      <w:r w:rsidR="009868F8" w:rsidRPr="00FB69FC">
        <w:rPr>
          <w:rFonts w:ascii="Times New Roman" w:hAnsi="Times New Roman" w:cs="Times New Roman"/>
          <w:color w:val="000000" w:themeColor="text1"/>
          <w:sz w:val="20"/>
          <w:szCs w:val="20"/>
        </w:rPr>
        <w:t xml:space="preserve"> </w:t>
      </w:r>
      <w:r w:rsidR="002660FD" w:rsidRPr="00FB69FC">
        <w:rPr>
          <w:rFonts w:ascii="Times New Roman" w:hAnsi="Times New Roman" w:cs="Times New Roman"/>
          <w:color w:val="000000" w:themeColor="text1"/>
          <w:sz w:val="20"/>
          <w:szCs w:val="20"/>
        </w:rPr>
        <w:t>order to broaden the perspective on th</w:t>
      </w:r>
      <w:r w:rsidR="00811D9F" w:rsidRPr="00FB69FC">
        <w:rPr>
          <w:rFonts w:ascii="Times New Roman" w:hAnsi="Times New Roman" w:cs="Times New Roman"/>
          <w:color w:val="000000" w:themeColor="text1"/>
          <w:sz w:val="20"/>
          <w:szCs w:val="20"/>
        </w:rPr>
        <w:t>ese</w:t>
      </w:r>
      <w:r w:rsidR="002660FD" w:rsidRPr="00FB69FC">
        <w:rPr>
          <w:rFonts w:ascii="Times New Roman" w:hAnsi="Times New Roman" w:cs="Times New Roman"/>
          <w:color w:val="000000" w:themeColor="text1"/>
          <w:sz w:val="20"/>
          <w:szCs w:val="20"/>
        </w:rPr>
        <w:t xml:space="preserve"> issue</w:t>
      </w:r>
      <w:r w:rsidR="00811D9F" w:rsidRPr="00FB69FC">
        <w:rPr>
          <w:rFonts w:ascii="Times New Roman" w:hAnsi="Times New Roman" w:cs="Times New Roman"/>
          <w:color w:val="000000" w:themeColor="text1"/>
          <w:sz w:val="20"/>
          <w:szCs w:val="20"/>
        </w:rPr>
        <w:t>s</w:t>
      </w:r>
      <w:r w:rsidR="002660FD" w:rsidRPr="00FB69FC">
        <w:rPr>
          <w:rFonts w:ascii="Times New Roman" w:hAnsi="Times New Roman" w:cs="Times New Roman"/>
          <w:color w:val="000000" w:themeColor="text1"/>
          <w:sz w:val="20"/>
          <w:szCs w:val="20"/>
        </w:rPr>
        <w:t xml:space="preserve">. Apart from this review, there are also some other interesting </w:t>
      </w:r>
      <w:r w:rsidR="00811D9F" w:rsidRPr="00FB69FC">
        <w:rPr>
          <w:rFonts w:ascii="Times New Roman" w:hAnsi="Times New Roman" w:cs="Times New Roman"/>
          <w:color w:val="000000" w:themeColor="text1"/>
          <w:sz w:val="20"/>
          <w:szCs w:val="20"/>
        </w:rPr>
        <w:t xml:space="preserve">related </w:t>
      </w:r>
      <w:r w:rsidR="002660FD" w:rsidRPr="00FB69FC">
        <w:rPr>
          <w:rFonts w:ascii="Times New Roman" w:hAnsi="Times New Roman" w:cs="Times New Roman"/>
          <w:color w:val="000000" w:themeColor="text1"/>
          <w:sz w:val="20"/>
          <w:szCs w:val="20"/>
        </w:rPr>
        <w:t>works</w:t>
      </w:r>
      <w:r w:rsidR="00811D9F" w:rsidRPr="00FB69FC">
        <w:rPr>
          <w:rFonts w:ascii="Times New Roman" w:hAnsi="Times New Roman" w:cs="Times New Roman"/>
          <w:color w:val="000000" w:themeColor="text1"/>
          <w:sz w:val="20"/>
          <w:szCs w:val="20"/>
        </w:rPr>
        <w:t xml:space="preserve"> to our topic</w:t>
      </w:r>
      <w:r w:rsidR="002660FD" w:rsidRPr="00FB69FC">
        <w:rPr>
          <w:rFonts w:ascii="Times New Roman" w:hAnsi="Times New Roman" w:cs="Times New Roman"/>
          <w:color w:val="000000" w:themeColor="text1"/>
          <w:sz w:val="20"/>
          <w:szCs w:val="20"/>
        </w:rPr>
        <w:t>. In [</w:t>
      </w:r>
      <w:r w:rsidR="00854B48" w:rsidRPr="00FB69FC">
        <w:rPr>
          <w:rFonts w:ascii="Times New Roman" w:hAnsi="Times New Roman" w:cs="Times New Roman"/>
          <w:color w:val="000000" w:themeColor="text1"/>
          <w:sz w:val="20"/>
          <w:szCs w:val="20"/>
        </w:rPr>
        <w:t>26</w:t>
      </w:r>
      <w:r w:rsidR="002660FD" w:rsidRPr="00FB69FC">
        <w:rPr>
          <w:rFonts w:ascii="Times New Roman" w:hAnsi="Times New Roman" w:cs="Times New Roman"/>
          <w:color w:val="000000" w:themeColor="text1"/>
          <w:sz w:val="20"/>
          <w:szCs w:val="20"/>
        </w:rPr>
        <w:t xml:space="preserve">], authors show that </w:t>
      </w:r>
      <w:r w:rsidR="00DE4A2A" w:rsidRPr="00FB69FC">
        <w:rPr>
          <w:rFonts w:ascii="Times New Roman" w:hAnsi="Times New Roman" w:cs="Times New Roman"/>
          <w:color w:val="000000" w:themeColor="text1"/>
          <w:sz w:val="20"/>
          <w:szCs w:val="20"/>
        </w:rPr>
        <w:t>an appropriate</w:t>
      </w:r>
      <w:r w:rsidR="002660FD" w:rsidRPr="00FB69FC">
        <w:rPr>
          <w:rFonts w:ascii="Times New Roman" w:hAnsi="Times New Roman" w:cs="Times New Roman"/>
          <w:color w:val="000000" w:themeColor="text1"/>
          <w:sz w:val="20"/>
          <w:szCs w:val="20"/>
        </w:rPr>
        <w:t xml:space="preserve"> formulation of the reward function enable</w:t>
      </w:r>
      <w:r w:rsidR="00DE4A2A" w:rsidRPr="00FB69FC">
        <w:rPr>
          <w:rFonts w:ascii="Times New Roman" w:hAnsi="Times New Roman" w:cs="Times New Roman"/>
          <w:color w:val="000000" w:themeColor="text1"/>
          <w:sz w:val="20"/>
          <w:szCs w:val="20"/>
        </w:rPr>
        <w:t>s</w:t>
      </w:r>
      <w:r w:rsidR="002660FD" w:rsidRPr="00FB69FC">
        <w:rPr>
          <w:rFonts w:ascii="Times New Roman" w:hAnsi="Times New Roman" w:cs="Times New Roman"/>
          <w:color w:val="000000" w:themeColor="text1"/>
          <w:sz w:val="20"/>
          <w:szCs w:val="20"/>
        </w:rPr>
        <w:t xml:space="preserve"> application of deep learning and RL for </w:t>
      </w:r>
      <w:r w:rsidR="00DE4A2A" w:rsidRPr="00FB69FC">
        <w:rPr>
          <w:rFonts w:ascii="Times New Roman" w:hAnsi="Times New Roman" w:cs="Times New Roman"/>
          <w:color w:val="000000" w:themeColor="text1"/>
          <w:sz w:val="20"/>
          <w:szCs w:val="20"/>
        </w:rPr>
        <w:t xml:space="preserve">the </w:t>
      </w:r>
      <w:r w:rsidR="002660FD" w:rsidRPr="00FB69FC">
        <w:rPr>
          <w:rFonts w:ascii="Times New Roman" w:hAnsi="Times New Roman" w:cs="Times New Roman"/>
          <w:color w:val="000000" w:themeColor="text1"/>
          <w:sz w:val="20"/>
          <w:szCs w:val="20"/>
        </w:rPr>
        <w:t xml:space="preserve">industrial process control. Comparing to the approach </w:t>
      </w:r>
      <w:r w:rsidR="00DE4A2A" w:rsidRPr="00FB69FC">
        <w:rPr>
          <w:rFonts w:ascii="Times New Roman" w:hAnsi="Times New Roman" w:cs="Times New Roman"/>
          <w:color w:val="000000" w:themeColor="text1"/>
          <w:sz w:val="20"/>
          <w:szCs w:val="20"/>
        </w:rPr>
        <w:t>proposed</w:t>
      </w:r>
      <w:r w:rsidR="002660FD" w:rsidRPr="00FB69FC">
        <w:rPr>
          <w:rFonts w:ascii="Times New Roman" w:hAnsi="Times New Roman" w:cs="Times New Roman"/>
          <w:color w:val="000000" w:themeColor="text1"/>
          <w:sz w:val="20"/>
          <w:szCs w:val="20"/>
        </w:rPr>
        <w:t xml:space="preserve"> in this paper, it also </w:t>
      </w:r>
      <w:r w:rsidR="00FA6822" w:rsidRPr="00FB69FC">
        <w:rPr>
          <w:rFonts w:ascii="Times New Roman" w:hAnsi="Times New Roman" w:cs="Times New Roman"/>
          <w:color w:val="000000" w:themeColor="text1"/>
          <w:sz w:val="20"/>
          <w:szCs w:val="20"/>
        </w:rPr>
        <w:t xml:space="preserve">does not require formulation of the explicit control law, it does not require any mathematical model of the process to be controlled and the proposed learning policy with deep neural networks is acceptably fast. They demonstrate the proposed solution by </w:t>
      </w:r>
      <w:r w:rsidR="00DE4A2A" w:rsidRPr="00FB69FC">
        <w:rPr>
          <w:rFonts w:ascii="Times New Roman" w:hAnsi="Times New Roman" w:cs="Times New Roman"/>
          <w:color w:val="000000" w:themeColor="text1"/>
          <w:sz w:val="20"/>
          <w:szCs w:val="20"/>
        </w:rPr>
        <w:t xml:space="preserve">applying it to few simulated </w:t>
      </w:r>
      <w:r w:rsidR="00FA6822" w:rsidRPr="00FB69FC">
        <w:rPr>
          <w:rFonts w:ascii="Times New Roman" w:hAnsi="Times New Roman" w:cs="Times New Roman"/>
          <w:color w:val="000000" w:themeColor="text1"/>
          <w:sz w:val="20"/>
          <w:szCs w:val="20"/>
        </w:rPr>
        <w:t>example</w:t>
      </w:r>
      <w:r w:rsidR="00DE4A2A" w:rsidRPr="00FB69FC">
        <w:rPr>
          <w:rFonts w:ascii="Times New Roman" w:hAnsi="Times New Roman" w:cs="Times New Roman"/>
          <w:color w:val="000000" w:themeColor="text1"/>
          <w:sz w:val="20"/>
          <w:szCs w:val="20"/>
        </w:rPr>
        <w:t>s</w:t>
      </w:r>
      <w:r w:rsidR="00FA6822" w:rsidRPr="00FB69FC">
        <w:rPr>
          <w:rFonts w:ascii="Times New Roman" w:hAnsi="Times New Roman" w:cs="Times New Roman"/>
          <w:color w:val="000000" w:themeColor="text1"/>
          <w:sz w:val="20"/>
          <w:szCs w:val="20"/>
        </w:rPr>
        <w:t xml:space="preserve"> </w:t>
      </w:r>
      <w:r w:rsidR="00DE4A2A" w:rsidRPr="00FB69FC">
        <w:rPr>
          <w:rFonts w:ascii="Times New Roman" w:hAnsi="Times New Roman" w:cs="Times New Roman"/>
          <w:color w:val="000000" w:themeColor="text1"/>
          <w:sz w:val="20"/>
          <w:szCs w:val="20"/>
        </w:rPr>
        <w:t xml:space="preserve">of </w:t>
      </w:r>
      <w:r w:rsidR="00FA6822" w:rsidRPr="00FB69FC">
        <w:rPr>
          <w:rFonts w:ascii="Times New Roman" w:hAnsi="Times New Roman" w:cs="Times New Roman"/>
          <w:color w:val="000000" w:themeColor="text1"/>
          <w:sz w:val="20"/>
          <w:szCs w:val="20"/>
        </w:rPr>
        <w:t xml:space="preserve">dynamic processes. An interesting example of the application of a dedicated RL method to </w:t>
      </w:r>
      <w:r w:rsidR="00DE4A2A" w:rsidRPr="00FB69FC">
        <w:rPr>
          <w:rFonts w:ascii="Times New Roman" w:hAnsi="Times New Roman" w:cs="Times New Roman"/>
          <w:color w:val="000000" w:themeColor="text1"/>
          <w:sz w:val="20"/>
          <w:szCs w:val="20"/>
        </w:rPr>
        <w:t xml:space="preserve">a </w:t>
      </w:r>
      <w:r w:rsidR="00FA6822" w:rsidRPr="00FB69FC">
        <w:rPr>
          <w:rFonts w:ascii="Times New Roman" w:hAnsi="Times New Roman" w:cs="Times New Roman"/>
          <w:color w:val="000000" w:themeColor="text1"/>
          <w:sz w:val="20"/>
          <w:szCs w:val="20"/>
        </w:rPr>
        <w:t xml:space="preserve">flatness control in </w:t>
      </w:r>
      <w:r w:rsidR="00DE4A2A" w:rsidRPr="00FB69FC">
        <w:rPr>
          <w:rFonts w:ascii="Times New Roman" w:hAnsi="Times New Roman" w:cs="Times New Roman"/>
          <w:color w:val="000000" w:themeColor="text1"/>
          <w:sz w:val="20"/>
          <w:szCs w:val="20"/>
        </w:rPr>
        <w:t xml:space="preserve">the </w:t>
      </w:r>
      <w:r w:rsidR="00FA6822" w:rsidRPr="00FB69FC">
        <w:rPr>
          <w:rFonts w:ascii="Times New Roman" w:hAnsi="Times New Roman" w:cs="Times New Roman"/>
          <w:color w:val="000000" w:themeColor="text1"/>
          <w:sz w:val="20"/>
          <w:szCs w:val="20"/>
        </w:rPr>
        <w:t>steel industry is presented in [</w:t>
      </w:r>
      <w:r w:rsidR="00854B48" w:rsidRPr="00FB69FC">
        <w:rPr>
          <w:rFonts w:ascii="Times New Roman" w:hAnsi="Times New Roman" w:cs="Times New Roman"/>
          <w:color w:val="000000" w:themeColor="text1"/>
          <w:sz w:val="20"/>
          <w:szCs w:val="20"/>
        </w:rPr>
        <w:t>27</w:t>
      </w:r>
      <w:r w:rsidR="00FA6822" w:rsidRPr="00FB69FC">
        <w:rPr>
          <w:rFonts w:ascii="Times New Roman" w:hAnsi="Times New Roman" w:cs="Times New Roman"/>
          <w:color w:val="000000" w:themeColor="text1"/>
          <w:sz w:val="20"/>
          <w:szCs w:val="20"/>
        </w:rPr>
        <w:t xml:space="preserve">]. Authors draw attention to the fact that it is a very critical decision whether the initial learning should be carried out </w:t>
      </w:r>
      <w:r w:rsidR="00DE4A2A" w:rsidRPr="00FB69FC">
        <w:rPr>
          <w:rFonts w:ascii="Times New Roman" w:hAnsi="Times New Roman" w:cs="Times New Roman"/>
          <w:color w:val="000000" w:themeColor="text1"/>
          <w:sz w:val="20"/>
          <w:szCs w:val="20"/>
        </w:rPr>
        <w:t>during the</w:t>
      </w:r>
      <w:r w:rsidR="00FA6822" w:rsidRPr="00FB69FC">
        <w:rPr>
          <w:rFonts w:ascii="Times New Roman" w:hAnsi="Times New Roman" w:cs="Times New Roman"/>
          <w:color w:val="000000" w:themeColor="text1"/>
          <w:sz w:val="20"/>
          <w:szCs w:val="20"/>
        </w:rPr>
        <w:t xml:space="preserve"> normal operation of the process. Instead, they show how to use the state-space model of the </w:t>
      </w:r>
      <w:r w:rsidR="009952CA" w:rsidRPr="00FB69FC">
        <w:rPr>
          <w:rFonts w:ascii="Times New Roman" w:hAnsi="Times New Roman" w:cs="Times New Roman"/>
          <w:color w:val="000000" w:themeColor="text1"/>
          <w:sz w:val="20"/>
          <w:szCs w:val="20"/>
        </w:rPr>
        <w:t xml:space="preserve">strip rolling and they use it for learning. They also demonstrate the efficiency of the proposed solution by simulation in comparison </w:t>
      </w:r>
      <w:r w:rsidR="00DE4A2A" w:rsidRPr="00FB69FC">
        <w:rPr>
          <w:rFonts w:ascii="Times New Roman" w:hAnsi="Times New Roman" w:cs="Times New Roman"/>
          <w:color w:val="000000" w:themeColor="text1"/>
          <w:sz w:val="20"/>
          <w:szCs w:val="20"/>
        </w:rPr>
        <w:t>to</w:t>
      </w:r>
      <w:r w:rsidR="009952CA" w:rsidRPr="00FB69FC">
        <w:rPr>
          <w:rFonts w:ascii="Times New Roman" w:hAnsi="Times New Roman" w:cs="Times New Roman"/>
          <w:color w:val="000000" w:themeColor="text1"/>
          <w:sz w:val="20"/>
          <w:szCs w:val="20"/>
        </w:rPr>
        <w:t xml:space="preserve"> the conventional PI controller.</w:t>
      </w:r>
      <w:r w:rsidR="00CF03D1" w:rsidRPr="00FB69FC">
        <w:rPr>
          <w:rFonts w:ascii="Times New Roman" w:hAnsi="Times New Roman" w:cs="Times New Roman"/>
          <w:color w:val="000000" w:themeColor="text1"/>
          <w:sz w:val="20"/>
          <w:szCs w:val="20"/>
        </w:rPr>
        <w:t xml:space="preserve"> Application of </w:t>
      </w:r>
      <w:r w:rsidR="00DE4A2A" w:rsidRPr="00FB69FC">
        <w:rPr>
          <w:rFonts w:ascii="Times New Roman" w:hAnsi="Times New Roman" w:cs="Times New Roman"/>
          <w:color w:val="000000" w:themeColor="text1"/>
          <w:sz w:val="20"/>
          <w:szCs w:val="20"/>
        </w:rPr>
        <w:t xml:space="preserve">a </w:t>
      </w:r>
      <w:r w:rsidR="00CF03D1" w:rsidRPr="00FB69FC">
        <w:rPr>
          <w:rFonts w:ascii="Times New Roman" w:hAnsi="Times New Roman" w:cs="Times New Roman"/>
          <w:color w:val="000000" w:themeColor="text1"/>
          <w:sz w:val="20"/>
          <w:szCs w:val="20"/>
        </w:rPr>
        <w:t xml:space="preserve">genetic algorithm for </w:t>
      </w:r>
      <w:r w:rsidR="00DE4A2A" w:rsidRPr="00FB69FC">
        <w:rPr>
          <w:rFonts w:ascii="Times New Roman" w:hAnsi="Times New Roman" w:cs="Times New Roman"/>
          <w:color w:val="000000" w:themeColor="text1"/>
          <w:sz w:val="20"/>
          <w:szCs w:val="20"/>
        </w:rPr>
        <w:t xml:space="preserve">the </w:t>
      </w:r>
      <w:r w:rsidR="00CF03D1" w:rsidRPr="00FB69FC">
        <w:rPr>
          <w:rFonts w:ascii="Times New Roman" w:hAnsi="Times New Roman" w:cs="Times New Roman"/>
          <w:color w:val="000000" w:themeColor="text1"/>
          <w:sz w:val="20"/>
          <w:szCs w:val="20"/>
        </w:rPr>
        <w:t>optimal control of the bacterial growth is repo</w:t>
      </w:r>
      <w:r w:rsidR="00DE4A2A" w:rsidRPr="00FB69FC">
        <w:rPr>
          <w:rFonts w:ascii="Times New Roman" w:hAnsi="Times New Roman" w:cs="Times New Roman"/>
          <w:color w:val="000000" w:themeColor="text1"/>
          <w:sz w:val="20"/>
          <w:szCs w:val="20"/>
        </w:rPr>
        <w:t>r</w:t>
      </w:r>
      <w:r w:rsidR="00CF03D1" w:rsidRPr="00FB69FC">
        <w:rPr>
          <w:rFonts w:ascii="Times New Roman" w:hAnsi="Times New Roman" w:cs="Times New Roman"/>
          <w:color w:val="000000" w:themeColor="text1"/>
          <w:sz w:val="20"/>
          <w:szCs w:val="20"/>
        </w:rPr>
        <w:t>ted in [</w:t>
      </w:r>
      <w:r w:rsidR="00854B48" w:rsidRPr="00FB69FC">
        <w:rPr>
          <w:rFonts w:ascii="Times New Roman" w:hAnsi="Times New Roman" w:cs="Times New Roman"/>
          <w:color w:val="000000" w:themeColor="text1"/>
          <w:sz w:val="20"/>
          <w:szCs w:val="20"/>
        </w:rPr>
        <w:t>28</w:t>
      </w:r>
      <w:r w:rsidR="00CF03D1" w:rsidRPr="00FB69FC">
        <w:rPr>
          <w:rFonts w:ascii="Times New Roman" w:hAnsi="Times New Roman" w:cs="Times New Roman"/>
          <w:color w:val="000000" w:themeColor="text1"/>
          <w:sz w:val="20"/>
          <w:szCs w:val="20"/>
        </w:rPr>
        <w:t xml:space="preserve">]. Authors show how to use </w:t>
      </w:r>
      <w:r w:rsidR="00DE4A2A" w:rsidRPr="00FB69FC">
        <w:rPr>
          <w:rFonts w:ascii="Times New Roman" w:hAnsi="Times New Roman" w:cs="Times New Roman"/>
          <w:color w:val="000000" w:themeColor="text1"/>
          <w:sz w:val="20"/>
          <w:szCs w:val="20"/>
        </w:rPr>
        <w:t xml:space="preserve">a </w:t>
      </w:r>
      <w:r w:rsidR="00CF03D1" w:rsidRPr="00FB69FC">
        <w:rPr>
          <w:rFonts w:ascii="Times New Roman" w:hAnsi="Times New Roman" w:cs="Times New Roman"/>
          <w:color w:val="000000" w:themeColor="text1"/>
          <w:sz w:val="20"/>
          <w:szCs w:val="20"/>
        </w:rPr>
        <w:t xml:space="preserve">genetic algorithm to form the </w:t>
      </w:r>
      <w:r w:rsidR="00D738BD" w:rsidRPr="00FB69FC">
        <w:rPr>
          <w:rFonts w:ascii="Times New Roman" w:hAnsi="Times New Roman" w:cs="Times New Roman"/>
          <w:color w:val="000000" w:themeColor="text1"/>
          <w:sz w:val="20"/>
          <w:szCs w:val="20"/>
        </w:rPr>
        <w:t xml:space="preserve">bacterial growth </w:t>
      </w:r>
      <w:r w:rsidR="00CF03D1" w:rsidRPr="00FB69FC">
        <w:rPr>
          <w:rFonts w:ascii="Times New Roman" w:hAnsi="Times New Roman" w:cs="Times New Roman"/>
          <w:color w:val="000000" w:themeColor="text1"/>
          <w:sz w:val="20"/>
          <w:szCs w:val="20"/>
        </w:rPr>
        <w:t xml:space="preserve">model that allows for efficient prediction of the growth process </w:t>
      </w:r>
      <w:r w:rsidR="00D738BD" w:rsidRPr="00FB69FC">
        <w:rPr>
          <w:rFonts w:ascii="Times New Roman" w:hAnsi="Times New Roman" w:cs="Times New Roman"/>
          <w:color w:val="000000" w:themeColor="text1"/>
          <w:sz w:val="20"/>
          <w:szCs w:val="20"/>
        </w:rPr>
        <w:t xml:space="preserve">comparing to the Verhulst kinetic model. They show the prediction abilities but they also point out the limitation of the proposed approach in the lag phase. </w:t>
      </w:r>
      <w:r w:rsidR="007F446B" w:rsidRPr="00FB69FC">
        <w:rPr>
          <w:rFonts w:ascii="Times New Roman" w:hAnsi="Times New Roman" w:cs="Times New Roman"/>
          <w:color w:val="000000" w:themeColor="text1"/>
          <w:sz w:val="20"/>
          <w:szCs w:val="20"/>
        </w:rPr>
        <w:t xml:space="preserve">Another application of </w:t>
      </w:r>
      <w:r w:rsidR="00DE4A2A" w:rsidRPr="00FB69FC">
        <w:rPr>
          <w:rFonts w:ascii="Times New Roman" w:hAnsi="Times New Roman" w:cs="Times New Roman"/>
          <w:color w:val="000000" w:themeColor="text1"/>
          <w:sz w:val="20"/>
          <w:szCs w:val="20"/>
        </w:rPr>
        <w:t xml:space="preserve">the </w:t>
      </w:r>
      <w:r w:rsidR="007F446B" w:rsidRPr="00FB69FC">
        <w:rPr>
          <w:rFonts w:ascii="Times New Roman" w:hAnsi="Times New Roman" w:cs="Times New Roman"/>
          <w:color w:val="000000" w:themeColor="text1"/>
          <w:sz w:val="20"/>
          <w:szCs w:val="20"/>
        </w:rPr>
        <w:t xml:space="preserve">genetic </w:t>
      </w:r>
      <w:proofErr w:type="gramStart"/>
      <w:r w:rsidR="007F446B" w:rsidRPr="00FB69FC">
        <w:rPr>
          <w:rFonts w:ascii="Times New Roman" w:hAnsi="Times New Roman" w:cs="Times New Roman"/>
          <w:color w:val="000000" w:themeColor="text1"/>
          <w:sz w:val="20"/>
          <w:szCs w:val="20"/>
        </w:rPr>
        <w:t>algorithm</w:t>
      </w:r>
      <w:r w:rsidR="00DE4A2A" w:rsidRPr="00FB69FC">
        <w:rPr>
          <w:rFonts w:ascii="Times New Roman" w:hAnsi="Times New Roman" w:cs="Times New Roman"/>
          <w:color w:val="000000" w:themeColor="text1"/>
          <w:sz w:val="20"/>
          <w:szCs w:val="20"/>
        </w:rPr>
        <w:t xml:space="preserve"> based</w:t>
      </w:r>
      <w:proofErr w:type="gramEnd"/>
      <w:r w:rsidR="00DE4A2A" w:rsidRPr="00FB69FC">
        <w:rPr>
          <w:rFonts w:ascii="Times New Roman" w:hAnsi="Times New Roman" w:cs="Times New Roman"/>
          <w:color w:val="000000" w:themeColor="text1"/>
          <w:sz w:val="20"/>
          <w:szCs w:val="20"/>
        </w:rPr>
        <w:t xml:space="preserve"> optimization</w:t>
      </w:r>
      <w:r w:rsidR="007F446B" w:rsidRPr="00FB69FC">
        <w:rPr>
          <w:rFonts w:ascii="Times New Roman" w:hAnsi="Times New Roman" w:cs="Times New Roman"/>
          <w:color w:val="000000" w:themeColor="text1"/>
          <w:sz w:val="20"/>
          <w:szCs w:val="20"/>
        </w:rPr>
        <w:t xml:space="preserve"> is presented in [</w:t>
      </w:r>
      <w:r w:rsidR="00854B48" w:rsidRPr="00FB69FC">
        <w:rPr>
          <w:rFonts w:ascii="Times New Roman" w:hAnsi="Times New Roman" w:cs="Times New Roman"/>
          <w:color w:val="000000" w:themeColor="text1"/>
          <w:sz w:val="20"/>
          <w:szCs w:val="20"/>
        </w:rPr>
        <w:t>29</w:t>
      </w:r>
      <w:r w:rsidR="007F446B" w:rsidRPr="00FB69FC">
        <w:rPr>
          <w:rFonts w:ascii="Times New Roman" w:hAnsi="Times New Roman" w:cs="Times New Roman"/>
          <w:color w:val="000000" w:themeColor="text1"/>
          <w:sz w:val="20"/>
          <w:szCs w:val="20"/>
        </w:rPr>
        <w:t xml:space="preserve">] where authors present its improved version dedicated to </w:t>
      </w:r>
      <w:r w:rsidR="00DE4A2A" w:rsidRPr="00FB69FC">
        <w:rPr>
          <w:rFonts w:ascii="Times New Roman" w:hAnsi="Times New Roman" w:cs="Times New Roman"/>
          <w:color w:val="000000" w:themeColor="text1"/>
          <w:sz w:val="20"/>
          <w:szCs w:val="20"/>
        </w:rPr>
        <w:t xml:space="preserve">the </w:t>
      </w:r>
      <w:r w:rsidR="007F446B" w:rsidRPr="00FB69FC">
        <w:rPr>
          <w:rFonts w:ascii="Times New Roman" w:hAnsi="Times New Roman" w:cs="Times New Roman"/>
          <w:color w:val="000000" w:themeColor="text1"/>
          <w:sz w:val="20"/>
          <w:szCs w:val="20"/>
        </w:rPr>
        <w:t xml:space="preserve">permanent magnet synchronous motors </w:t>
      </w:r>
      <w:r w:rsidR="00CB4305" w:rsidRPr="00FB69FC">
        <w:rPr>
          <w:rFonts w:ascii="Times New Roman" w:hAnsi="Times New Roman" w:cs="Times New Roman"/>
          <w:color w:val="000000" w:themeColor="text1"/>
          <w:sz w:val="20"/>
          <w:szCs w:val="20"/>
        </w:rPr>
        <w:t xml:space="preserve">(PMSM) </w:t>
      </w:r>
      <w:r w:rsidR="007F446B" w:rsidRPr="00FB69FC">
        <w:rPr>
          <w:rFonts w:ascii="Times New Roman" w:hAnsi="Times New Roman" w:cs="Times New Roman"/>
          <w:color w:val="000000" w:themeColor="text1"/>
          <w:sz w:val="20"/>
          <w:szCs w:val="20"/>
        </w:rPr>
        <w:t xml:space="preserve">speed control. </w:t>
      </w:r>
      <w:r w:rsidR="00CB4305" w:rsidRPr="00FB69FC">
        <w:rPr>
          <w:rFonts w:ascii="Times New Roman" w:hAnsi="Times New Roman" w:cs="Times New Roman"/>
          <w:color w:val="000000" w:themeColor="text1"/>
          <w:sz w:val="20"/>
          <w:szCs w:val="20"/>
        </w:rPr>
        <w:t xml:space="preserve">They show superiority of their proposal over the other algorithms including </w:t>
      </w:r>
      <w:r w:rsidR="00DE4A2A" w:rsidRPr="00FB69FC">
        <w:rPr>
          <w:rFonts w:ascii="Times New Roman" w:hAnsi="Times New Roman" w:cs="Times New Roman"/>
          <w:color w:val="000000" w:themeColor="text1"/>
          <w:sz w:val="20"/>
          <w:szCs w:val="20"/>
        </w:rPr>
        <w:t xml:space="preserve">a </w:t>
      </w:r>
      <w:r w:rsidR="00CB4305" w:rsidRPr="00FB69FC">
        <w:rPr>
          <w:rFonts w:ascii="Times New Roman" w:hAnsi="Times New Roman" w:cs="Times New Roman"/>
          <w:color w:val="000000" w:themeColor="text1"/>
          <w:sz w:val="20"/>
          <w:szCs w:val="20"/>
        </w:rPr>
        <w:t>basic particle swarm optimization algorithm and then they present the results of the final validation by simulation using the model of PMSM system.</w:t>
      </w:r>
      <w:r w:rsidR="00E0442E" w:rsidRPr="00FB69FC">
        <w:rPr>
          <w:rFonts w:ascii="Times New Roman" w:hAnsi="Times New Roman" w:cs="Times New Roman"/>
          <w:color w:val="000000" w:themeColor="text1"/>
          <w:sz w:val="20"/>
          <w:szCs w:val="20"/>
        </w:rPr>
        <w:t xml:space="preserve"> </w:t>
      </w:r>
      <w:r w:rsidR="00DE4A2A" w:rsidRPr="00FB69FC">
        <w:rPr>
          <w:rFonts w:ascii="Times New Roman" w:hAnsi="Times New Roman" w:cs="Times New Roman"/>
          <w:color w:val="000000" w:themeColor="text1"/>
          <w:sz w:val="20"/>
          <w:szCs w:val="20"/>
        </w:rPr>
        <w:t>An</w:t>
      </w:r>
      <w:r w:rsidR="00E0442E" w:rsidRPr="00FB69FC">
        <w:rPr>
          <w:rFonts w:ascii="Times New Roman" w:hAnsi="Times New Roman" w:cs="Times New Roman"/>
          <w:color w:val="000000" w:themeColor="text1"/>
          <w:sz w:val="20"/>
          <w:szCs w:val="20"/>
        </w:rPr>
        <w:t xml:space="preserve"> example of the application of the adaptive fuzzy fault compensation for tracking control for unmanned aircraft vehicle (UAV) systems is presented in [</w:t>
      </w:r>
      <w:r w:rsidR="00854B48" w:rsidRPr="00FB69FC">
        <w:rPr>
          <w:rFonts w:ascii="Times New Roman" w:hAnsi="Times New Roman" w:cs="Times New Roman"/>
          <w:color w:val="000000" w:themeColor="text1"/>
          <w:sz w:val="20"/>
          <w:szCs w:val="20"/>
        </w:rPr>
        <w:t>30</w:t>
      </w:r>
      <w:r w:rsidR="00E0442E" w:rsidRPr="00FB69FC">
        <w:rPr>
          <w:rFonts w:ascii="Times New Roman" w:hAnsi="Times New Roman" w:cs="Times New Roman"/>
          <w:color w:val="000000" w:themeColor="text1"/>
          <w:sz w:val="20"/>
          <w:szCs w:val="20"/>
        </w:rPr>
        <w:t xml:space="preserve">]. </w:t>
      </w:r>
      <w:r w:rsidR="00262CAF" w:rsidRPr="00FB69FC">
        <w:rPr>
          <w:rFonts w:ascii="Times New Roman" w:hAnsi="Times New Roman" w:cs="Times New Roman"/>
          <w:color w:val="000000" w:themeColor="text1"/>
          <w:sz w:val="20"/>
          <w:szCs w:val="20"/>
        </w:rPr>
        <w:t xml:space="preserve">Authors solve the problem for which any over or </w:t>
      </w:r>
      <w:proofErr w:type="spellStart"/>
      <w:r w:rsidR="00262CAF" w:rsidRPr="00FB69FC">
        <w:rPr>
          <w:rFonts w:ascii="Times New Roman" w:hAnsi="Times New Roman" w:cs="Times New Roman"/>
          <w:color w:val="000000" w:themeColor="text1"/>
          <w:sz w:val="20"/>
          <w:szCs w:val="20"/>
        </w:rPr>
        <w:t>underregulations</w:t>
      </w:r>
      <w:proofErr w:type="spellEnd"/>
      <w:r w:rsidR="00262CAF" w:rsidRPr="00FB69FC">
        <w:rPr>
          <w:rFonts w:ascii="Times New Roman" w:hAnsi="Times New Roman" w:cs="Times New Roman"/>
          <w:color w:val="000000" w:themeColor="text1"/>
          <w:sz w:val="20"/>
          <w:szCs w:val="20"/>
        </w:rPr>
        <w:t xml:space="preserve"> in tracking are not allowed due to limitations resulting from </w:t>
      </w:r>
      <w:r w:rsidR="00DE4A2A" w:rsidRPr="00FB69FC">
        <w:rPr>
          <w:rFonts w:ascii="Times New Roman" w:hAnsi="Times New Roman" w:cs="Times New Roman"/>
          <w:color w:val="000000" w:themeColor="text1"/>
          <w:sz w:val="20"/>
          <w:szCs w:val="20"/>
        </w:rPr>
        <w:t xml:space="preserve">the </w:t>
      </w:r>
      <w:r w:rsidR="00262CAF" w:rsidRPr="00FB69FC">
        <w:rPr>
          <w:rFonts w:ascii="Times New Roman" w:hAnsi="Times New Roman" w:cs="Times New Roman"/>
          <w:color w:val="000000" w:themeColor="text1"/>
          <w:sz w:val="20"/>
          <w:szCs w:val="20"/>
        </w:rPr>
        <w:t xml:space="preserve">mission scenarios. After detailed theoretical analysis including design of safety flight controller and its stability analysis, they present the results of </w:t>
      </w:r>
      <w:proofErr w:type="gramStart"/>
      <w:r w:rsidR="00262CAF" w:rsidRPr="00FB69FC">
        <w:rPr>
          <w:rFonts w:ascii="Times New Roman" w:hAnsi="Times New Roman" w:cs="Times New Roman"/>
          <w:color w:val="000000" w:themeColor="text1"/>
          <w:sz w:val="20"/>
          <w:szCs w:val="20"/>
        </w:rPr>
        <w:t xml:space="preserve">simulation </w:t>
      </w:r>
      <w:r w:rsidR="00DE4A2A" w:rsidRPr="00FB69FC">
        <w:rPr>
          <w:rFonts w:ascii="Times New Roman" w:hAnsi="Times New Roman" w:cs="Times New Roman"/>
          <w:color w:val="000000" w:themeColor="text1"/>
          <w:sz w:val="20"/>
          <w:szCs w:val="20"/>
        </w:rPr>
        <w:t>based</w:t>
      </w:r>
      <w:proofErr w:type="gramEnd"/>
      <w:r w:rsidR="00DE4A2A" w:rsidRPr="00FB69FC">
        <w:rPr>
          <w:rFonts w:ascii="Times New Roman" w:hAnsi="Times New Roman" w:cs="Times New Roman"/>
          <w:color w:val="000000" w:themeColor="text1"/>
          <w:sz w:val="20"/>
          <w:szCs w:val="20"/>
        </w:rPr>
        <w:t xml:space="preserve"> </w:t>
      </w:r>
      <w:r w:rsidR="00262CAF" w:rsidRPr="00FB69FC">
        <w:rPr>
          <w:rFonts w:ascii="Times New Roman" w:hAnsi="Times New Roman" w:cs="Times New Roman"/>
          <w:color w:val="000000" w:themeColor="text1"/>
          <w:sz w:val="20"/>
          <w:szCs w:val="20"/>
        </w:rPr>
        <w:t xml:space="preserve">validation for </w:t>
      </w:r>
      <w:r w:rsidR="00DE4A2A" w:rsidRPr="00FB69FC">
        <w:rPr>
          <w:rFonts w:ascii="Times New Roman" w:hAnsi="Times New Roman" w:cs="Times New Roman"/>
          <w:color w:val="000000" w:themeColor="text1"/>
          <w:sz w:val="20"/>
          <w:szCs w:val="20"/>
        </w:rPr>
        <w:t xml:space="preserve">a </w:t>
      </w:r>
      <w:r w:rsidR="00B755DC" w:rsidRPr="00FB69FC">
        <w:rPr>
          <w:rFonts w:ascii="Times New Roman" w:hAnsi="Times New Roman" w:cs="Times New Roman"/>
          <w:color w:val="000000" w:themeColor="text1"/>
          <w:sz w:val="20"/>
          <w:szCs w:val="20"/>
        </w:rPr>
        <w:t xml:space="preserve">mission of the long-distance bridge inspection. They define </w:t>
      </w:r>
      <w:r w:rsidR="00262CAF" w:rsidRPr="00FB69FC">
        <w:rPr>
          <w:rFonts w:ascii="Times New Roman" w:hAnsi="Times New Roman" w:cs="Times New Roman"/>
          <w:color w:val="000000" w:themeColor="text1"/>
          <w:sz w:val="20"/>
          <w:szCs w:val="20"/>
        </w:rPr>
        <w:t xml:space="preserve">exponential reference trajectory of </w:t>
      </w:r>
      <w:r w:rsidR="00DE4A2A" w:rsidRPr="00FB69FC">
        <w:rPr>
          <w:rFonts w:ascii="Times New Roman" w:hAnsi="Times New Roman" w:cs="Times New Roman"/>
          <w:color w:val="000000" w:themeColor="text1"/>
          <w:sz w:val="20"/>
          <w:szCs w:val="20"/>
        </w:rPr>
        <w:t xml:space="preserve">the </w:t>
      </w:r>
      <w:r w:rsidR="00262CAF" w:rsidRPr="00FB69FC">
        <w:rPr>
          <w:rFonts w:ascii="Times New Roman" w:hAnsi="Times New Roman" w:cs="Times New Roman"/>
          <w:color w:val="000000" w:themeColor="text1"/>
          <w:sz w:val="20"/>
          <w:szCs w:val="20"/>
        </w:rPr>
        <w:t xml:space="preserve">flight and </w:t>
      </w:r>
      <w:r w:rsidR="00B755DC" w:rsidRPr="00FB69FC">
        <w:rPr>
          <w:rFonts w:ascii="Times New Roman" w:hAnsi="Times New Roman" w:cs="Times New Roman"/>
          <w:color w:val="000000" w:themeColor="text1"/>
          <w:sz w:val="20"/>
          <w:szCs w:val="20"/>
        </w:rPr>
        <w:t>introduce the actuator faults, which brings the simulation results closer to practice. The results show superiority of the proposed approach comparing to previous solutions.</w:t>
      </w:r>
      <w:r w:rsidR="00B32FE8" w:rsidRPr="00FB69FC">
        <w:rPr>
          <w:rFonts w:ascii="Times New Roman" w:hAnsi="Times New Roman" w:cs="Times New Roman"/>
          <w:color w:val="000000" w:themeColor="text1"/>
          <w:sz w:val="20"/>
          <w:szCs w:val="20"/>
        </w:rPr>
        <w:t xml:space="preserve"> </w:t>
      </w:r>
      <w:r w:rsidR="00592A79" w:rsidRPr="00FB69FC">
        <w:rPr>
          <w:rFonts w:ascii="Times New Roman" w:hAnsi="Times New Roman" w:cs="Times New Roman"/>
          <w:color w:val="000000" w:themeColor="text1"/>
          <w:sz w:val="20"/>
          <w:szCs w:val="20"/>
        </w:rPr>
        <w:t xml:space="preserve">The Q-learning approach is based on the </w:t>
      </w:r>
      <w:r w:rsidR="00592A79" w:rsidRPr="00FB69FC">
        <w:rPr>
          <w:rFonts w:ascii="Times New Roman" w:hAnsi="Times New Roman" w:cs="Times New Roman"/>
          <w:i/>
          <w:color w:val="000000" w:themeColor="text1"/>
          <w:sz w:val="20"/>
          <w:szCs w:val="20"/>
        </w:rPr>
        <w:t>agent</w:t>
      </w:r>
      <w:r w:rsidR="00592A79" w:rsidRPr="00FB69FC">
        <w:rPr>
          <w:rFonts w:ascii="Times New Roman" w:hAnsi="Times New Roman" w:cs="Times New Roman"/>
          <w:color w:val="000000" w:themeColor="text1"/>
          <w:sz w:val="20"/>
          <w:szCs w:val="20"/>
        </w:rPr>
        <w:t xml:space="preserve"> – </w:t>
      </w:r>
      <w:r w:rsidR="00592A79" w:rsidRPr="00FB69FC">
        <w:rPr>
          <w:rFonts w:ascii="Times New Roman" w:hAnsi="Times New Roman" w:cs="Times New Roman"/>
          <w:i/>
          <w:color w:val="000000" w:themeColor="text1"/>
          <w:sz w:val="20"/>
          <w:szCs w:val="20"/>
        </w:rPr>
        <w:t>environment</w:t>
      </w:r>
      <w:r w:rsidR="00592A79" w:rsidRPr="00FB69FC">
        <w:rPr>
          <w:rFonts w:ascii="Times New Roman" w:hAnsi="Times New Roman" w:cs="Times New Roman"/>
          <w:color w:val="000000" w:themeColor="text1"/>
          <w:sz w:val="20"/>
          <w:szCs w:val="20"/>
        </w:rPr>
        <w:t xml:space="preserve"> interaction, in </w:t>
      </w:r>
      <w:proofErr w:type="spellStart"/>
      <w:r w:rsidR="00592A79" w:rsidRPr="00FB69FC">
        <w:rPr>
          <w:rFonts w:ascii="Times New Roman" w:hAnsi="Times New Roman" w:cs="Times New Roman"/>
          <w:color w:val="000000" w:themeColor="text1"/>
          <w:sz w:val="20"/>
          <w:szCs w:val="20"/>
        </w:rPr>
        <w:t>which</w:t>
      </w:r>
      <w:r w:rsidR="009A7C94" w:rsidRPr="00FB69FC">
        <w:rPr>
          <w:rFonts w:ascii="Times New Roman" w:hAnsi="Times New Roman" w:cs="Times New Roman"/>
          <w:color w:val="000000" w:themeColor="text1"/>
          <w:sz w:val="20"/>
          <w:szCs w:val="20"/>
        </w:rPr>
        <w:t>the</w:t>
      </w:r>
      <w:proofErr w:type="spellEnd"/>
      <w:r w:rsidR="00592A79" w:rsidRPr="00FB69FC">
        <w:rPr>
          <w:rFonts w:ascii="Times New Roman" w:hAnsi="Times New Roman" w:cs="Times New Roman"/>
          <w:color w:val="000000" w:themeColor="text1"/>
          <w:sz w:val="20"/>
          <w:szCs w:val="20"/>
        </w:rPr>
        <w:t xml:space="preserve"> </w:t>
      </w:r>
      <w:r w:rsidR="00592A79" w:rsidRPr="00FB69FC">
        <w:rPr>
          <w:rFonts w:ascii="Times New Roman" w:hAnsi="Times New Roman" w:cs="Times New Roman"/>
          <w:i/>
          <w:iCs/>
          <w:color w:val="000000" w:themeColor="text1"/>
          <w:sz w:val="20"/>
          <w:szCs w:val="20"/>
        </w:rPr>
        <w:t>agent</w:t>
      </w:r>
      <w:r w:rsidR="00592A79" w:rsidRPr="00FB69FC">
        <w:rPr>
          <w:rFonts w:ascii="Times New Roman" w:hAnsi="Times New Roman" w:cs="Times New Roman"/>
          <w:color w:val="000000" w:themeColor="text1"/>
          <w:sz w:val="20"/>
          <w:szCs w:val="20"/>
        </w:rPr>
        <w:t xml:space="preserve"> share</w:t>
      </w:r>
      <w:r w:rsidR="009A7C94" w:rsidRPr="00FB69FC">
        <w:rPr>
          <w:rFonts w:ascii="Times New Roman" w:hAnsi="Times New Roman" w:cs="Times New Roman"/>
          <w:color w:val="000000" w:themeColor="text1"/>
          <w:sz w:val="20"/>
          <w:szCs w:val="20"/>
        </w:rPr>
        <w:t>s</w:t>
      </w:r>
      <w:r w:rsidR="00592A79" w:rsidRPr="00FB69FC">
        <w:rPr>
          <w:rFonts w:ascii="Times New Roman" w:hAnsi="Times New Roman" w:cs="Times New Roman"/>
          <w:color w:val="000000" w:themeColor="text1"/>
          <w:sz w:val="20"/>
          <w:szCs w:val="20"/>
        </w:rPr>
        <w:t xml:space="preserve"> information with </w:t>
      </w:r>
      <w:r w:rsidR="009A7C94" w:rsidRPr="00FB69FC">
        <w:rPr>
          <w:rFonts w:ascii="Times New Roman" w:hAnsi="Times New Roman" w:cs="Times New Roman"/>
          <w:color w:val="000000" w:themeColor="text1"/>
          <w:sz w:val="20"/>
          <w:szCs w:val="20"/>
        </w:rPr>
        <w:t xml:space="preserve">the </w:t>
      </w:r>
      <w:r w:rsidR="00592A79" w:rsidRPr="00FB69FC">
        <w:rPr>
          <w:rFonts w:ascii="Times New Roman" w:hAnsi="Times New Roman" w:cs="Times New Roman"/>
          <w:color w:val="000000" w:themeColor="text1"/>
          <w:sz w:val="20"/>
          <w:szCs w:val="20"/>
        </w:rPr>
        <w:t>environment and improves its</w:t>
      </w:r>
      <w:r w:rsidR="00CD117B" w:rsidRPr="00FB69FC">
        <w:rPr>
          <w:rFonts w:ascii="Times New Roman" w:hAnsi="Times New Roman" w:cs="Times New Roman"/>
          <w:color w:val="000000" w:themeColor="text1"/>
          <w:sz w:val="20"/>
          <w:szCs w:val="20"/>
        </w:rPr>
        <w:t xml:space="preserve"> impact on the </w:t>
      </w:r>
      <w:r w:rsidR="00CD117B" w:rsidRPr="00FB69FC">
        <w:rPr>
          <w:rFonts w:ascii="Times New Roman" w:hAnsi="Times New Roman" w:cs="Times New Roman"/>
          <w:i/>
          <w:iCs/>
          <w:color w:val="000000" w:themeColor="text1"/>
          <w:sz w:val="20"/>
          <w:szCs w:val="20"/>
        </w:rPr>
        <w:t>environment</w:t>
      </w:r>
      <w:r w:rsidR="00CD117B" w:rsidRPr="00FB69FC">
        <w:rPr>
          <w:rFonts w:ascii="Times New Roman" w:hAnsi="Times New Roman" w:cs="Times New Roman"/>
          <w:color w:val="000000" w:themeColor="text1"/>
          <w:sz w:val="20"/>
          <w:szCs w:val="20"/>
        </w:rPr>
        <w:t xml:space="preserve"> by the on-line learning. Thus, from </w:t>
      </w:r>
      <w:r w:rsidR="009A7C94" w:rsidRPr="00FB69FC">
        <w:rPr>
          <w:rFonts w:ascii="Times New Roman" w:hAnsi="Times New Roman" w:cs="Times New Roman"/>
          <w:color w:val="000000" w:themeColor="text1"/>
          <w:sz w:val="20"/>
          <w:szCs w:val="20"/>
        </w:rPr>
        <w:t xml:space="preserve">a </w:t>
      </w:r>
      <w:r w:rsidR="00CD117B" w:rsidRPr="00FB69FC">
        <w:rPr>
          <w:rFonts w:ascii="Times New Roman" w:hAnsi="Times New Roman" w:cs="Times New Roman"/>
          <w:color w:val="000000" w:themeColor="text1"/>
          <w:sz w:val="20"/>
          <w:szCs w:val="20"/>
        </w:rPr>
        <w:t xml:space="preserve">practical viewpoint, the problem of communication is crucial. In [31], authors propose how to deal with the problem of communication burden by applying a privacy preservation mechanism and a gain iterative disturbance observer for multiagent dynamic systems. They provide detailed theoretical analysis of the proposed approach and they show its superiority by simulation in the application to the control of the single torsion pendulum system. The results clearly show that the approach </w:t>
      </w:r>
      <w:r w:rsidR="00B32FE8" w:rsidRPr="00FB69FC">
        <w:rPr>
          <w:rFonts w:ascii="Times New Roman" w:hAnsi="Times New Roman" w:cs="Times New Roman"/>
          <w:color w:val="000000" w:themeColor="text1"/>
          <w:sz w:val="20"/>
          <w:szCs w:val="20"/>
        </w:rPr>
        <w:t>proposed there improves tracking control performance.</w:t>
      </w:r>
    </w:p>
    <w:bookmarkEnd w:id="13"/>
    <w:p w14:paraId="387770A4" w14:textId="23E179D1" w:rsidR="00F049C4" w:rsidRPr="00F049C4" w:rsidRDefault="004474AB" w:rsidP="00F049C4">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A significant practical issue is the initialization of the Q-matrix because it directly determines the initial performance </w:t>
      </w:r>
      <w:r>
        <w:rPr>
          <w:rFonts w:ascii="Times New Roman" w:hAnsi="Times New Roman" w:cs="Times New Roman"/>
          <w:color w:val="000000" w:themeColor="text1"/>
          <w:sz w:val="20"/>
          <w:szCs w:val="20"/>
        </w:rPr>
        <w:t>of the Q-learning-based controller</w:t>
      </w:r>
      <w:r w:rsidRPr="00F049C4">
        <w:rPr>
          <w:rFonts w:ascii="Times New Roman" w:hAnsi="Times New Roman" w:cs="Times New Roman"/>
          <w:color w:val="000000" w:themeColor="text1"/>
          <w:sz w:val="20"/>
          <w:szCs w:val="20"/>
        </w:rPr>
        <w:t xml:space="preserve">. According to </w:t>
      </w:r>
      <w:r>
        <w:rPr>
          <w:rFonts w:ascii="Times New Roman" w:hAnsi="Times New Roman" w:cs="Times New Roman"/>
          <w:color w:val="000000" w:themeColor="text1"/>
          <w:sz w:val="20"/>
          <w:szCs w:val="20"/>
        </w:rPr>
        <w:t xml:space="preserve">previous research </w:t>
      </w:r>
      <w:r w:rsidR="00AC5E34">
        <w:rPr>
          <w:rFonts w:ascii="Times New Roman" w:hAnsi="Times New Roman" w:cs="Times New Roman"/>
          <w:color w:val="000000" w:themeColor="text1"/>
          <w:sz w:val="20"/>
          <w:szCs w:val="20"/>
        </w:rPr>
        <w:t>[</w:t>
      </w:r>
      <w:r w:rsidR="001624C6">
        <w:rPr>
          <w:rFonts w:ascii="Times New Roman" w:hAnsi="Times New Roman" w:cs="Times New Roman"/>
          <w:color w:val="000000" w:themeColor="text1"/>
          <w:sz w:val="20"/>
          <w:szCs w:val="20"/>
        </w:rPr>
        <w:t>3</w:t>
      </w:r>
      <w:r w:rsidR="00014B3C">
        <w:rPr>
          <w:rFonts w:ascii="Times New Roman" w:hAnsi="Times New Roman" w:cs="Times New Roman"/>
          <w:color w:val="000000" w:themeColor="text1"/>
          <w:sz w:val="20"/>
          <w:szCs w:val="20"/>
        </w:rPr>
        <w:t>2</w:t>
      </w:r>
      <w:r w:rsidR="00AC5E34">
        <w:rPr>
          <w:rFonts w:ascii="Times New Roman" w:hAnsi="Times New Roman" w:cs="Times New Roman"/>
          <w:color w:val="000000" w:themeColor="text1"/>
          <w:sz w:val="20"/>
          <w:szCs w:val="20"/>
        </w:rPr>
        <w:t>],</w:t>
      </w:r>
      <w:r w:rsidRPr="00F049C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 xml:space="preserve">there is a </w:t>
      </w:r>
      <w:r w:rsidRPr="00F049C4">
        <w:rPr>
          <w:rFonts w:ascii="Times New Roman" w:hAnsi="Times New Roman" w:cs="Times New Roman"/>
          <w:color w:val="000000" w:themeColor="text1"/>
          <w:sz w:val="20"/>
          <w:szCs w:val="20"/>
        </w:rPr>
        <w:t xml:space="preserve">convergence of </w:t>
      </w:r>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Q-matrix</w:t>
      </w:r>
      <w:r>
        <w:rPr>
          <w:rFonts w:ascii="Times New Roman" w:hAnsi="Times New Roman" w:cs="Times New Roman"/>
          <w:color w:val="000000" w:themeColor="text1"/>
          <w:sz w:val="20"/>
          <w:szCs w:val="20"/>
        </w:rPr>
        <w:t>,</w:t>
      </w:r>
      <w:r w:rsidRPr="00F049C4">
        <w:rPr>
          <w:rFonts w:ascii="Times New Roman" w:hAnsi="Times New Roman" w:cs="Times New Roman"/>
          <w:color w:val="000000" w:themeColor="text1"/>
          <w:sz w:val="20"/>
          <w:szCs w:val="20"/>
        </w:rPr>
        <w:t xml:space="preserve"> and thus</w:t>
      </w:r>
      <w:r>
        <w:rPr>
          <w:rFonts w:ascii="Times New Roman" w:hAnsi="Times New Roman" w:cs="Times New Roman"/>
          <w:color w:val="000000" w:themeColor="text1"/>
          <w:sz w:val="20"/>
          <w:szCs w:val="20"/>
        </w:rPr>
        <w:t>,</w:t>
      </w:r>
      <w:r w:rsidRPr="00F049C4">
        <w:rPr>
          <w:rFonts w:ascii="Times New Roman" w:hAnsi="Times New Roman" w:cs="Times New Roman"/>
          <w:color w:val="000000" w:themeColor="text1"/>
          <w:sz w:val="20"/>
          <w:szCs w:val="20"/>
        </w:rPr>
        <w:t xml:space="preserve"> the learning rate depends on its initial value. In th</w:t>
      </w:r>
      <w:r>
        <w:rPr>
          <w:rFonts w:ascii="Times New Roman" w:hAnsi="Times New Roman" w:cs="Times New Roman"/>
          <w:color w:val="000000" w:themeColor="text1"/>
          <w:sz w:val="20"/>
          <w:szCs w:val="20"/>
        </w:rPr>
        <w:t>at</w:t>
      </w:r>
      <w:r w:rsidRPr="00F049C4">
        <w:rPr>
          <w:rFonts w:ascii="Times New Roman" w:hAnsi="Times New Roman" w:cs="Times New Roman"/>
          <w:color w:val="000000" w:themeColor="text1"/>
          <w:sz w:val="20"/>
          <w:szCs w:val="20"/>
        </w:rPr>
        <w:t xml:space="preserve"> work, th</w:t>
      </w:r>
      <w:r>
        <w:rPr>
          <w:rFonts w:ascii="Times New Roman" w:hAnsi="Times New Roman" w:cs="Times New Roman"/>
          <w:color w:val="000000" w:themeColor="text1"/>
          <w:sz w:val="20"/>
          <w:szCs w:val="20"/>
        </w:rPr>
        <w:t>e</w:t>
      </w:r>
      <w:r w:rsidRPr="00F049C4">
        <w:rPr>
          <w:rFonts w:ascii="Times New Roman" w:hAnsi="Times New Roman" w:cs="Times New Roman"/>
          <w:color w:val="000000" w:themeColor="text1"/>
          <w:sz w:val="20"/>
          <w:szCs w:val="20"/>
        </w:rPr>
        <w:t xml:space="preserve"> initial value is determined by learning based on simulation</w:t>
      </w:r>
      <w:r>
        <w:rPr>
          <w:rFonts w:ascii="Times New Roman" w:hAnsi="Times New Roman" w:cs="Times New Roman"/>
          <w:color w:val="000000" w:themeColor="text1"/>
          <w:sz w:val="20"/>
          <w:szCs w:val="20"/>
        </w:rPr>
        <w:t>s</w:t>
      </w:r>
      <w:r w:rsidRPr="00F049C4">
        <w:rPr>
          <w:rFonts w:ascii="Times New Roman" w:hAnsi="Times New Roman" w:cs="Times New Roman"/>
          <w:color w:val="000000" w:themeColor="text1"/>
          <w:sz w:val="20"/>
          <w:szCs w:val="20"/>
        </w:rPr>
        <w:t xml:space="preserve">, which is an important practical limitation due to the </w:t>
      </w:r>
      <w:r>
        <w:rPr>
          <w:rFonts w:ascii="Times New Roman" w:hAnsi="Times New Roman" w:cs="Times New Roman"/>
          <w:color w:val="000000" w:themeColor="text1"/>
          <w:sz w:val="20"/>
          <w:szCs w:val="20"/>
        </w:rPr>
        <w:t xml:space="preserve">aforementioned </w:t>
      </w:r>
      <w:r w:rsidRPr="00F049C4">
        <w:rPr>
          <w:rFonts w:ascii="Times New Roman" w:hAnsi="Times New Roman" w:cs="Times New Roman"/>
          <w:color w:val="000000" w:themeColor="text1"/>
          <w:sz w:val="20"/>
          <w:szCs w:val="20"/>
        </w:rPr>
        <w:t>lack of a detailed model of the process to be controlled. In</w:t>
      </w:r>
      <w:r>
        <w:rPr>
          <w:rFonts w:ascii="Times New Roman" w:hAnsi="Times New Roman" w:cs="Times New Roman"/>
          <w:color w:val="000000" w:themeColor="text1"/>
          <w:sz w:val="20"/>
          <w:szCs w:val="20"/>
        </w:rPr>
        <w:t xml:space="preserve"> another paper </w:t>
      </w:r>
      <w:r w:rsidR="00AC5E34">
        <w:rPr>
          <w:rFonts w:ascii="Times New Roman" w:hAnsi="Times New Roman" w:cs="Times New Roman"/>
          <w:color w:val="000000" w:themeColor="text1"/>
          <w:sz w:val="20"/>
          <w:szCs w:val="20"/>
        </w:rPr>
        <w:t>[</w:t>
      </w:r>
      <w:r w:rsidR="001624C6">
        <w:rPr>
          <w:rFonts w:ascii="Times New Roman" w:hAnsi="Times New Roman" w:cs="Times New Roman"/>
          <w:color w:val="000000" w:themeColor="text1"/>
          <w:sz w:val="20"/>
          <w:szCs w:val="20"/>
        </w:rPr>
        <w:t>3</w:t>
      </w:r>
      <w:r w:rsidR="00014B3C">
        <w:rPr>
          <w:rFonts w:ascii="Times New Roman" w:hAnsi="Times New Roman" w:cs="Times New Roman"/>
          <w:color w:val="000000" w:themeColor="text1"/>
          <w:sz w:val="20"/>
          <w:szCs w:val="20"/>
        </w:rPr>
        <w:t>3</w:t>
      </w:r>
      <w:r w:rsidR="00AC5E34">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 the</w:t>
      </w:r>
      <w:r w:rsidRPr="00F049C4">
        <w:rPr>
          <w:rFonts w:ascii="Times New Roman" w:hAnsi="Times New Roman" w:cs="Times New Roman"/>
          <w:color w:val="000000" w:themeColor="text1"/>
          <w:sz w:val="20"/>
          <w:szCs w:val="20"/>
        </w:rPr>
        <w:t xml:space="preserve"> authors also deal with the problem of initialization of </w:t>
      </w:r>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 xml:space="preserve">Q-matrix and propose </w:t>
      </w:r>
      <w:r>
        <w:rPr>
          <w:rFonts w:ascii="Times New Roman" w:hAnsi="Times New Roman" w:cs="Times New Roman"/>
          <w:color w:val="000000" w:themeColor="text1"/>
          <w:sz w:val="20"/>
          <w:szCs w:val="20"/>
        </w:rPr>
        <w:t>the f</w:t>
      </w:r>
      <w:r w:rsidRPr="00F049C4">
        <w:rPr>
          <w:rFonts w:ascii="Times New Roman" w:hAnsi="Times New Roman" w:cs="Times New Roman"/>
          <w:color w:val="000000" w:themeColor="text1"/>
          <w:sz w:val="20"/>
          <w:szCs w:val="20"/>
        </w:rPr>
        <w:t xml:space="preserve">lower </w:t>
      </w:r>
      <w:r>
        <w:rPr>
          <w:rFonts w:ascii="Times New Roman" w:hAnsi="Times New Roman" w:cs="Times New Roman"/>
          <w:color w:val="000000" w:themeColor="text1"/>
          <w:sz w:val="20"/>
          <w:szCs w:val="20"/>
        </w:rPr>
        <w:t>p</w:t>
      </w:r>
      <w:r w:rsidRPr="00F049C4">
        <w:rPr>
          <w:rFonts w:ascii="Times New Roman" w:hAnsi="Times New Roman" w:cs="Times New Roman"/>
          <w:color w:val="000000" w:themeColor="text1"/>
          <w:sz w:val="20"/>
          <w:szCs w:val="20"/>
        </w:rPr>
        <w:t xml:space="preserve">ollination </w:t>
      </w:r>
      <w:r>
        <w:rPr>
          <w:rFonts w:ascii="Times New Roman" w:hAnsi="Times New Roman" w:cs="Times New Roman"/>
          <w:color w:val="000000" w:themeColor="text1"/>
          <w:sz w:val="20"/>
          <w:szCs w:val="20"/>
        </w:rPr>
        <w:t>a</w:t>
      </w:r>
      <w:r w:rsidRPr="00F049C4">
        <w:rPr>
          <w:rFonts w:ascii="Times New Roman" w:hAnsi="Times New Roman" w:cs="Times New Roman"/>
          <w:color w:val="000000" w:themeColor="text1"/>
          <w:sz w:val="20"/>
          <w:szCs w:val="20"/>
        </w:rPr>
        <w:t xml:space="preserve">lgorithm (FPA) for this purpose. That approach </w:t>
      </w:r>
      <w:r>
        <w:rPr>
          <w:rFonts w:ascii="Times New Roman" w:hAnsi="Times New Roman" w:cs="Times New Roman"/>
          <w:color w:val="000000" w:themeColor="text1"/>
          <w:sz w:val="20"/>
          <w:szCs w:val="20"/>
        </w:rPr>
        <w:t>enables the consideration of the</w:t>
      </w:r>
      <w:r w:rsidRPr="00F049C4">
        <w:rPr>
          <w:rFonts w:ascii="Times New Roman" w:hAnsi="Times New Roman" w:cs="Times New Roman"/>
          <w:color w:val="000000" w:themeColor="text1"/>
          <w:sz w:val="20"/>
          <w:szCs w:val="20"/>
        </w:rPr>
        <w:t xml:space="preserve"> forbidden zones </w:t>
      </w:r>
      <w:r>
        <w:rPr>
          <w:rFonts w:ascii="Times New Roman" w:hAnsi="Times New Roman" w:cs="Times New Roman"/>
          <w:color w:val="000000" w:themeColor="text1"/>
          <w:sz w:val="20"/>
          <w:szCs w:val="20"/>
        </w:rPr>
        <w:t>that</w:t>
      </w:r>
      <w:r w:rsidRPr="00F049C4">
        <w:rPr>
          <w:rFonts w:ascii="Times New Roman" w:hAnsi="Times New Roman" w:cs="Times New Roman"/>
          <w:color w:val="000000" w:themeColor="text1"/>
          <w:sz w:val="20"/>
          <w:szCs w:val="20"/>
        </w:rPr>
        <w:t xml:space="preserve"> are important for robot control. Another work</w:t>
      </w:r>
      <w:r>
        <w:rPr>
          <w:rFonts w:ascii="Times New Roman" w:hAnsi="Times New Roman" w:cs="Times New Roman"/>
          <w:color w:val="000000" w:themeColor="text1"/>
          <w:sz w:val="20"/>
          <w:szCs w:val="20"/>
        </w:rPr>
        <w:t xml:space="preserve"> </w:t>
      </w:r>
      <w:r w:rsidR="00B2734C">
        <w:rPr>
          <w:rFonts w:ascii="Times New Roman" w:hAnsi="Times New Roman" w:cs="Times New Roman"/>
          <w:color w:val="000000" w:themeColor="text1"/>
          <w:sz w:val="20"/>
          <w:szCs w:val="20"/>
        </w:rPr>
        <w:t>[</w:t>
      </w:r>
      <w:r w:rsidR="001624C6">
        <w:rPr>
          <w:rFonts w:ascii="Times New Roman" w:hAnsi="Times New Roman" w:cs="Times New Roman"/>
          <w:color w:val="000000" w:themeColor="text1"/>
          <w:sz w:val="20"/>
          <w:szCs w:val="20"/>
        </w:rPr>
        <w:t>3</w:t>
      </w:r>
      <w:r w:rsidR="00014B3C">
        <w:rPr>
          <w:rFonts w:ascii="Times New Roman" w:hAnsi="Times New Roman" w:cs="Times New Roman"/>
          <w:color w:val="000000" w:themeColor="text1"/>
          <w:sz w:val="20"/>
          <w:szCs w:val="20"/>
        </w:rPr>
        <w:t>4</w:t>
      </w:r>
      <w:r w:rsidR="00B2734C">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w:t>
      </w:r>
      <w:r w:rsidRPr="00F049C4">
        <w:rPr>
          <w:rFonts w:ascii="Times New Roman" w:hAnsi="Times New Roman" w:cs="Times New Roman"/>
          <w:color w:val="000000" w:themeColor="text1"/>
          <w:sz w:val="20"/>
          <w:szCs w:val="20"/>
        </w:rPr>
        <w:t xml:space="preserve"> dealing with </w:t>
      </w:r>
      <w:r>
        <w:rPr>
          <w:rFonts w:ascii="Times New Roman" w:hAnsi="Times New Roman" w:cs="Times New Roman"/>
          <w:color w:val="000000" w:themeColor="text1"/>
          <w:sz w:val="20"/>
          <w:szCs w:val="20"/>
        </w:rPr>
        <w:t xml:space="preserve">the problem of the initialization of the Q-matrix, </w:t>
      </w:r>
      <w:r w:rsidRPr="00F049C4">
        <w:rPr>
          <w:rFonts w:ascii="Times New Roman" w:hAnsi="Times New Roman" w:cs="Times New Roman"/>
          <w:color w:val="000000" w:themeColor="text1"/>
          <w:sz w:val="20"/>
          <w:szCs w:val="20"/>
        </w:rPr>
        <w:t>proposed</w:t>
      </w:r>
      <w:r>
        <w:rPr>
          <w:rFonts w:ascii="Times New Roman" w:hAnsi="Times New Roman" w:cs="Times New Roman"/>
          <w:color w:val="000000" w:themeColor="text1"/>
          <w:sz w:val="20"/>
          <w:szCs w:val="20"/>
        </w:rPr>
        <w:t xml:space="preserve"> </w:t>
      </w:r>
      <w:r w:rsidRPr="00F049C4">
        <w:rPr>
          <w:rFonts w:ascii="Times New Roman" w:hAnsi="Times New Roman" w:cs="Times New Roman"/>
          <w:color w:val="000000" w:themeColor="text1"/>
          <w:sz w:val="20"/>
          <w:szCs w:val="20"/>
        </w:rPr>
        <w:t xml:space="preserve">an algorithm for industrial furnace control. </w:t>
      </w:r>
      <w:r>
        <w:rPr>
          <w:rFonts w:ascii="Times New Roman" w:hAnsi="Times New Roman" w:cs="Times New Roman"/>
          <w:color w:val="000000" w:themeColor="text1"/>
          <w:sz w:val="20"/>
          <w:szCs w:val="20"/>
        </w:rPr>
        <w:t>These a</w:t>
      </w:r>
      <w:r w:rsidRPr="00F049C4">
        <w:rPr>
          <w:rFonts w:ascii="Times New Roman" w:hAnsi="Times New Roman" w:cs="Times New Roman"/>
          <w:color w:val="000000" w:themeColor="text1"/>
          <w:sz w:val="20"/>
          <w:szCs w:val="20"/>
        </w:rPr>
        <w:t xml:space="preserve">uthors indicate that the problem of Q-matrix initialization for systems with unknown dynamics </w:t>
      </w:r>
      <w:r>
        <w:rPr>
          <w:rFonts w:ascii="Times New Roman" w:hAnsi="Times New Roman" w:cs="Times New Roman"/>
          <w:color w:val="000000" w:themeColor="text1"/>
          <w:sz w:val="20"/>
          <w:szCs w:val="20"/>
        </w:rPr>
        <w:t>has</w:t>
      </w:r>
      <w:r w:rsidRPr="00F049C4">
        <w:rPr>
          <w:rFonts w:ascii="Times New Roman" w:hAnsi="Times New Roman" w:cs="Times New Roman"/>
          <w:color w:val="000000" w:themeColor="text1"/>
          <w:sz w:val="20"/>
          <w:szCs w:val="20"/>
        </w:rPr>
        <w:t xml:space="preserve"> not </w:t>
      </w:r>
      <w:r>
        <w:rPr>
          <w:rFonts w:ascii="Times New Roman" w:hAnsi="Times New Roman" w:cs="Times New Roman"/>
          <w:color w:val="000000" w:themeColor="text1"/>
          <w:sz w:val="20"/>
          <w:szCs w:val="20"/>
        </w:rPr>
        <w:t xml:space="preserve">been </w:t>
      </w:r>
      <w:r w:rsidRPr="00F049C4">
        <w:rPr>
          <w:rFonts w:ascii="Times New Roman" w:hAnsi="Times New Roman" w:cs="Times New Roman"/>
          <w:color w:val="000000" w:themeColor="text1"/>
          <w:sz w:val="20"/>
          <w:szCs w:val="20"/>
        </w:rPr>
        <w:t>developed so far, which creates a critical research gap. At the same time, initialization based on knowledge of the process operator is proposed. Namely, the decision tree of actions and results is reconstructed from historical process data</w:t>
      </w:r>
      <w:r>
        <w:rPr>
          <w:rFonts w:ascii="Times New Roman" w:hAnsi="Times New Roman" w:cs="Times New Roman"/>
          <w:color w:val="000000" w:themeColor="text1"/>
          <w:sz w:val="20"/>
          <w:szCs w:val="20"/>
        </w:rPr>
        <w:t>,</w:t>
      </w:r>
      <w:r w:rsidRPr="00F049C4">
        <w:rPr>
          <w:rFonts w:ascii="Times New Roman" w:hAnsi="Times New Roman" w:cs="Times New Roman"/>
          <w:color w:val="000000" w:themeColor="text1"/>
          <w:sz w:val="20"/>
          <w:szCs w:val="20"/>
        </w:rPr>
        <w:t xml:space="preserve"> and then the complex algorithm </w:t>
      </w:r>
      <w:r>
        <w:rPr>
          <w:rFonts w:ascii="Times New Roman" w:hAnsi="Times New Roman" w:cs="Times New Roman"/>
          <w:color w:val="000000" w:themeColor="text1"/>
          <w:sz w:val="20"/>
          <w:szCs w:val="20"/>
        </w:rPr>
        <w:lastRenderedPageBreak/>
        <w:t>enables a</w:t>
      </w:r>
      <w:r w:rsidRPr="00F049C4">
        <w:rPr>
          <w:rFonts w:ascii="Times New Roman" w:hAnsi="Times New Roman" w:cs="Times New Roman"/>
          <w:color w:val="000000" w:themeColor="text1"/>
          <w:sz w:val="20"/>
          <w:szCs w:val="20"/>
        </w:rPr>
        <w:t xml:space="preserve"> proper initialization of </w:t>
      </w:r>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 xml:space="preserve">Q-matrix. However, from a practical viewpoint, </w:t>
      </w:r>
      <w:r>
        <w:rPr>
          <w:rFonts w:ascii="Times New Roman" w:hAnsi="Times New Roman" w:cs="Times New Roman"/>
          <w:color w:val="000000" w:themeColor="text1"/>
          <w:sz w:val="20"/>
          <w:szCs w:val="20"/>
        </w:rPr>
        <w:t>this</w:t>
      </w:r>
      <w:r w:rsidRPr="00F049C4">
        <w:rPr>
          <w:rFonts w:ascii="Times New Roman" w:hAnsi="Times New Roman" w:cs="Times New Roman"/>
          <w:color w:val="000000" w:themeColor="text1"/>
          <w:sz w:val="20"/>
          <w:szCs w:val="20"/>
        </w:rPr>
        <w:t xml:space="preserve"> approach has many limitations and is very complex.</w:t>
      </w:r>
    </w:p>
    <w:p w14:paraId="6818836A" w14:textId="6BD30525" w:rsidR="007F16C9" w:rsidRPr="007F16C9" w:rsidRDefault="00167F11" w:rsidP="00CB4305">
      <w:pPr>
        <w:pStyle w:val="PARA"/>
        <w:spacing w:after="200" w:line="276" w:lineRule="auto"/>
        <w:rPr>
          <w:rFonts w:ascii="Times New Roman" w:hAnsi="Times New Roman"/>
          <w:color w:val="FF0000"/>
        </w:rPr>
      </w:pPr>
      <w:bookmarkStart w:id="15" w:name="_Hlk123885499"/>
      <w:r w:rsidRPr="00167F11">
        <w:rPr>
          <w:rFonts w:ascii="Times New Roman" w:hAnsi="Times New Roman"/>
          <w:color w:val="FF0000"/>
        </w:rPr>
        <w:t xml:space="preserve">After </w:t>
      </w:r>
      <w:ins w:id="16" w:author="Bogdan Gabrys" w:date="2023-12-05T14:49:00Z">
        <w:r w:rsidR="00681783">
          <w:rPr>
            <w:rFonts w:ascii="Times New Roman" w:hAnsi="Times New Roman"/>
            <w:color w:val="FF0000"/>
          </w:rPr>
          <w:t xml:space="preserve">the above </w:t>
        </w:r>
      </w:ins>
      <w:r w:rsidRPr="00167F11">
        <w:rPr>
          <w:rFonts w:ascii="Times New Roman" w:hAnsi="Times New Roman"/>
          <w:color w:val="FF0000"/>
        </w:rPr>
        <w:t xml:space="preserve">critical review of the </w:t>
      </w:r>
      <w:ins w:id="17" w:author="Bogdan Gabrys" w:date="2023-12-05T14:49:00Z">
        <w:r w:rsidR="00681783">
          <w:rPr>
            <w:rFonts w:ascii="Times New Roman" w:hAnsi="Times New Roman"/>
            <w:color w:val="FF0000"/>
          </w:rPr>
          <w:t>relevant literature</w:t>
        </w:r>
      </w:ins>
      <w:del w:id="18" w:author="Bogdan Gabrys" w:date="2023-12-05T14:49:00Z">
        <w:r w:rsidDel="00681783">
          <w:rPr>
            <w:rFonts w:ascii="Times New Roman" w:hAnsi="Times New Roman"/>
            <w:color w:val="FF0000"/>
          </w:rPr>
          <w:delText>publications presented above</w:delText>
        </w:r>
      </w:del>
      <w:r>
        <w:rPr>
          <w:rFonts w:ascii="Times New Roman" w:hAnsi="Times New Roman"/>
          <w:color w:val="FF0000"/>
        </w:rPr>
        <w:t xml:space="preserve">, from the practical viewpoint, there is still an important research gap between </w:t>
      </w:r>
      <w:ins w:id="19" w:author="Bogdan Gabrys" w:date="2023-12-05T14:49:00Z">
        <w:r w:rsidR="00681783">
          <w:rPr>
            <w:rFonts w:ascii="Times New Roman" w:hAnsi="Times New Roman"/>
            <w:color w:val="FF0000"/>
          </w:rPr>
          <w:t xml:space="preserve">the </w:t>
        </w:r>
      </w:ins>
      <w:r>
        <w:rPr>
          <w:rFonts w:ascii="Times New Roman" w:hAnsi="Times New Roman"/>
          <w:color w:val="FF0000"/>
        </w:rPr>
        <w:t xml:space="preserve">theoretical achievements and practical applicability of the Q-learning methodology as </w:t>
      </w:r>
      <w:ins w:id="20" w:author="Bogdan Gabrys" w:date="2023-12-05T14:50:00Z">
        <w:r w:rsidR="00681783">
          <w:rPr>
            <w:rFonts w:ascii="Times New Roman" w:hAnsi="Times New Roman"/>
            <w:color w:val="FF0000"/>
          </w:rPr>
          <w:t>a</w:t>
        </w:r>
      </w:ins>
      <w:del w:id="21" w:author="Bogdan Gabrys" w:date="2023-12-05T14:50:00Z">
        <w:r w:rsidDel="00681783">
          <w:rPr>
            <w:rFonts w:ascii="Times New Roman" w:hAnsi="Times New Roman"/>
            <w:color w:val="FF0000"/>
          </w:rPr>
          <w:delText>the</w:delText>
        </w:r>
      </w:del>
      <w:r>
        <w:rPr>
          <w:rFonts w:ascii="Times New Roman" w:hAnsi="Times New Roman"/>
          <w:color w:val="FF0000"/>
        </w:rPr>
        <w:t xml:space="preserve"> tool for design</w:t>
      </w:r>
      <w:ins w:id="22" w:author="Bogdan Gabrys" w:date="2023-12-05T14:50:00Z">
        <w:r w:rsidR="00681783">
          <w:rPr>
            <w:rFonts w:ascii="Times New Roman" w:hAnsi="Times New Roman"/>
            <w:color w:val="FF0000"/>
          </w:rPr>
          <w:t>ing</w:t>
        </w:r>
      </w:ins>
      <w:r>
        <w:rPr>
          <w:rFonts w:ascii="Times New Roman" w:hAnsi="Times New Roman"/>
          <w:color w:val="FF0000"/>
        </w:rPr>
        <w:t xml:space="preserve"> a practically acceptable closed loop controller with self-improving </w:t>
      </w:r>
      <w:r w:rsidR="00E82930">
        <w:rPr>
          <w:rFonts w:ascii="Times New Roman" w:hAnsi="Times New Roman"/>
          <w:color w:val="FF0000"/>
        </w:rPr>
        <w:t xml:space="preserve">property. Practitioners expect a reliable solution that provides predictable closed loop behavior in terms of both </w:t>
      </w:r>
      <w:ins w:id="23" w:author="Bogdan Gabrys" w:date="2023-12-05T14:50:00Z">
        <w:r w:rsidR="00681783">
          <w:rPr>
            <w:rFonts w:ascii="Times New Roman" w:hAnsi="Times New Roman"/>
            <w:color w:val="FF0000"/>
          </w:rPr>
          <w:t xml:space="preserve">the </w:t>
        </w:r>
      </w:ins>
      <w:r w:rsidR="00E82930">
        <w:rPr>
          <w:rFonts w:ascii="Times New Roman" w:hAnsi="Times New Roman"/>
          <w:color w:val="FF0000"/>
        </w:rPr>
        <w:t xml:space="preserve">initial operation and its consecutive improvement resulting from </w:t>
      </w:r>
      <w:ins w:id="24" w:author="Bogdan Gabrys" w:date="2023-12-05T14:50:00Z">
        <w:r w:rsidR="00681783">
          <w:rPr>
            <w:rFonts w:ascii="Times New Roman" w:hAnsi="Times New Roman"/>
            <w:color w:val="FF0000"/>
          </w:rPr>
          <w:t xml:space="preserve">an </w:t>
        </w:r>
      </w:ins>
      <w:r w:rsidR="00E82930">
        <w:rPr>
          <w:rFonts w:ascii="Times New Roman" w:hAnsi="Times New Roman"/>
          <w:color w:val="FF0000"/>
        </w:rPr>
        <w:t xml:space="preserve">on-line learning based on </w:t>
      </w:r>
      <w:ins w:id="25" w:author="Bogdan Gabrys" w:date="2023-12-05T14:51:00Z">
        <w:r w:rsidR="00681783">
          <w:rPr>
            <w:rFonts w:ascii="Times New Roman" w:hAnsi="Times New Roman"/>
            <w:color w:val="FF0000"/>
          </w:rPr>
          <w:t xml:space="preserve">the </w:t>
        </w:r>
      </w:ins>
      <w:r w:rsidR="00E82930">
        <w:rPr>
          <w:rFonts w:ascii="Times New Roman" w:hAnsi="Times New Roman"/>
          <w:color w:val="FF0000"/>
        </w:rPr>
        <w:t xml:space="preserve">normal closed loop operation. </w:t>
      </w:r>
      <w:ins w:id="26" w:author="Bogdan Gabrys" w:date="2023-12-05T14:51:00Z">
        <w:r w:rsidR="00681783">
          <w:rPr>
            <w:rFonts w:ascii="Times New Roman" w:hAnsi="Times New Roman"/>
            <w:color w:val="FF0000"/>
          </w:rPr>
          <w:t>The i</w:t>
        </w:r>
      </w:ins>
      <w:del w:id="27" w:author="Bogdan Gabrys" w:date="2023-12-05T14:51:00Z">
        <w:r w:rsidR="00E82930" w:rsidDel="00681783">
          <w:rPr>
            <w:rFonts w:ascii="Times New Roman" w:hAnsi="Times New Roman"/>
            <w:color w:val="FF0000"/>
          </w:rPr>
          <w:delText>I</w:delText>
        </w:r>
      </w:del>
      <w:r w:rsidR="00E82930">
        <w:rPr>
          <w:rFonts w:ascii="Times New Roman" w:hAnsi="Times New Roman"/>
          <w:color w:val="FF0000"/>
        </w:rPr>
        <w:t xml:space="preserve">nitial learning stage based on the process model is not acceptable from </w:t>
      </w:r>
      <w:ins w:id="28" w:author="Bogdan Gabrys" w:date="2023-12-05T14:51:00Z">
        <w:r w:rsidR="00681783">
          <w:rPr>
            <w:rFonts w:ascii="Times New Roman" w:hAnsi="Times New Roman"/>
            <w:color w:val="FF0000"/>
          </w:rPr>
          <w:t xml:space="preserve">the </w:t>
        </w:r>
      </w:ins>
      <w:r w:rsidR="00E82930">
        <w:rPr>
          <w:rFonts w:ascii="Times New Roman" w:hAnsi="Times New Roman"/>
          <w:color w:val="FF0000"/>
        </w:rPr>
        <w:t xml:space="preserve">practical viewpoint so there is a need to propose </w:t>
      </w:r>
      <w:ins w:id="29" w:author="Bogdan Gabrys" w:date="2023-12-05T14:51:00Z">
        <w:r w:rsidR="00681783">
          <w:rPr>
            <w:rFonts w:ascii="Times New Roman" w:hAnsi="Times New Roman"/>
            <w:color w:val="FF0000"/>
          </w:rPr>
          <w:t xml:space="preserve">a </w:t>
        </w:r>
      </w:ins>
      <w:r w:rsidR="00E82930">
        <w:rPr>
          <w:rFonts w:ascii="Times New Roman" w:hAnsi="Times New Roman"/>
          <w:color w:val="FF0000"/>
        </w:rPr>
        <w:t xml:space="preserve">deterministic method for easy and reliable initialization of the designed Q-learning controller. This initialization should be designed to ensure that the initial closed loop behavior corresponds to strictly defined technological requirements because there is no room for even a temporary deterioration compared to the closed loop operation before the Q-learning controller was implemented. Then, the on-line learning should take place also in a controlled (acceptable) way. It is especially important for the Q-learning methodology when </w:t>
      </w:r>
      <w:ins w:id="30" w:author="Bogdan Gabrys" w:date="2023-12-05T14:52:00Z">
        <w:r w:rsidR="00681783">
          <w:rPr>
            <w:rFonts w:ascii="Times New Roman" w:hAnsi="Times New Roman"/>
            <w:color w:val="FF0000"/>
          </w:rPr>
          <w:t xml:space="preserve">the </w:t>
        </w:r>
      </w:ins>
      <w:r w:rsidR="00E82930">
        <w:rPr>
          <w:rFonts w:ascii="Times New Roman" w:hAnsi="Times New Roman"/>
          <w:color w:val="FF0000"/>
        </w:rPr>
        <w:t xml:space="preserve">on-line learning is based on random variations of the </w:t>
      </w:r>
      <w:r w:rsidR="004C1B66">
        <w:rPr>
          <w:rFonts w:ascii="Times New Roman" w:hAnsi="Times New Roman"/>
          <w:color w:val="FF0000"/>
        </w:rPr>
        <w:t>actions. In the normally operated closed loop systems, these actions correspond to</w:t>
      </w:r>
      <w:del w:id="31" w:author="Bogdan Gabrys" w:date="2023-12-05T14:53:00Z">
        <w:r w:rsidR="004C1B66" w:rsidDel="00681783">
          <w:rPr>
            <w:rFonts w:ascii="Times New Roman" w:hAnsi="Times New Roman"/>
            <w:color w:val="FF0000"/>
          </w:rPr>
          <w:delText xml:space="preserve"> the</w:delText>
        </w:r>
      </w:del>
      <w:r w:rsidR="004C1B66">
        <w:rPr>
          <w:rFonts w:ascii="Times New Roman" w:hAnsi="Times New Roman"/>
          <w:color w:val="FF0000"/>
        </w:rPr>
        <w:t xml:space="preserve"> manipulating actions and they determine the quality of the final product and the efficiency of the production so there is no room for their significant deterioration. Thus, from the practical viewpoint, there is a need to propose how to limit the spread of the randomly selected actions to, on one hand, preserve the learning abilities</w:t>
      </w:r>
      <w:ins w:id="32" w:author="Bogdan Gabrys" w:date="2023-12-05T14:54:00Z">
        <w:r w:rsidR="00681783">
          <w:rPr>
            <w:rFonts w:ascii="Times New Roman" w:hAnsi="Times New Roman"/>
            <w:color w:val="FF0000"/>
          </w:rPr>
          <w:t xml:space="preserve"> of the Q-learning algorithm</w:t>
        </w:r>
      </w:ins>
      <w:r w:rsidR="004C1B66">
        <w:rPr>
          <w:rFonts w:ascii="Times New Roman" w:hAnsi="Times New Roman"/>
          <w:color w:val="FF0000"/>
        </w:rPr>
        <w:t xml:space="preserve"> and, on the other hand, limit the interference of the closed loop system. Finally, all the proposed solutions should require as little memory and computing resources as possible.</w:t>
      </w:r>
      <w:r w:rsidR="007F16C9" w:rsidRPr="007F16C9">
        <w:rPr>
          <w:rFonts w:ascii="Times New Roman" w:hAnsi="Times New Roman"/>
          <w:color w:val="FF0000"/>
        </w:rPr>
        <w:t xml:space="preserve"> </w:t>
      </w:r>
      <w:r w:rsidR="007F16C9" w:rsidRPr="004C1B66">
        <w:rPr>
          <w:rFonts w:ascii="Times New Roman" w:hAnsi="Times New Roman"/>
          <w:color w:val="FF0000"/>
        </w:rPr>
        <w:t xml:space="preserve">Consequently, the proposed </w:t>
      </w:r>
      <w:r w:rsidR="007F16C9">
        <w:rPr>
          <w:rFonts w:ascii="Times New Roman" w:hAnsi="Times New Roman"/>
          <w:color w:val="FF0000"/>
        </w:rPr>
        <w:t xml:space="preserve">solution </w:t>
      </w:r>
      <w:r w:rsidR="007F16C9" w:rsidRPr="004C1B66">
        <w:rPr>
          <w:rFonts w:ascii="Times New Roman" w:hAnsi="Times New Roman"/>
          <w:color w:val="FF0000"/>
        </w:rPr>
        <w:t>is a significant step towards closing the research gap described above.</w:t>
      </w:r>
      <w:r w:rsidR="007F16C9">
        <w:rPr>
          <w:rFonts w:ascii="Times New Roman" w:hAnsi="Times New Roman"/>
          <w:color w:val="FF0000"/>
        </w:rPr>
        <w:t xml:space="preserve"> Its main goal is to propose </w:t>
      </w:r>
      <w:r w:rsidR="007F16C9" w:rsidRPr="007F16C9">
        <w:rPr>
          <w:rFonts w:ascii="Times New Roman" w:hAnsi="Times New Roman"/>
          <w:color w:val="FF0000"/>
        </w:rPr>
        <w:t xml:space="preserve">practically acceptable methods for the implementation of a Q-learning-based controller that could potentially be directly used in various industrial control closed-loop systems as an individual self-improving controller. These methods are proposed assuming all the </w:t>
      </w:r>
      <w:bookmarkStart w:id="33" w:name="_GoBack"/>
      <w:bookmarkEnd w:id="33"/>
      <w:del w:id="34" w:author="Bogdan Gabrys" w:date="2023-12-05T14:55:00Z">
        <w:r w:rsidR="007F16C9" w:rsidRPr="007F16C9" w:rsidDel="00395862">
          <w:rPr>
            <w:rFonts w:ascii="Times New Roman" w:hAnsi="Times New Roman"/>
            <w:color w:val="FF0000"/>
          </w:rPr>
          <w:delText xml:space="preserve">practical </w:delText>
        </w:r>
      </w:del>
      <w:r w:rsidR="007F16C9" w:rsidRPr="007F16C9">
        <w:rPr>
          <w:rFonts w:ascii="Times New Roman" w:hAnsi="Times New Roman"/>
          <w:color w:val="FF0000"/>
        </w:rPr>
        <w:t>described practical expectations.</w:t>
      </w:r>
    </w:p>
    <w:p w14:paraId="387770A5" w14:textId="21F75054" w:rsidR="00F049C4" w:rsidRDefault="004474AB" w:rsidP="00CB4305">
      <w:pPr>
        <w:pStyle w:val="PARA"/>
        <w:spacing w:after="200" w:line="276" w:lineRule="auto"/>
        <w:rPr>
          <w:rFonts w:ascii="Times New Roman" w:hAnsi="Times New Roman"/>
          <w:color w:val="000000" w:themeColor="text1"/>
        </w:rPr>
      </w:pPr>
      <w:r w:rsidRPr="00F049C4">
        <w:rPr>
          <w:rFonts w:ascii="Times New Roman" w:hAnsi="Times New Roman"/>
          <w:color w:val="000000" w:themeColor="text1"/>
        </w:rPr>
        <w:t xml:space="preserve">In </w:t>
      </w:r>
      <w:r w:rsidR="00B2734C">
        <w:rPr>
          <w:rFonts w:ascii="Times New Roman" w:hAnsi="Times New Roman"/>
          <w:color w:val="000000" w:themeColor="text1"/>
        </w:rPr>
        <w:t xml:space="preserve">the </w:t>
      </w:r>
      <w:r>
        <w:rPr>
          <w:rFonts w:ascii="Times New Roman" w:hAnsi="Times New Roman"/>
          <w:color w:val="000000" w:themeColor="text1"/>
        </w:rPr>
        <w:t>article</w:t>
      </w:r>
      <w:r w:rsidR="00B2734C">
        <w:rPr>
          <w:rFonts w:ascii="Times New Roman" w:hAnsi="Times New Roman"/>
          <w:color w:val="000000" w:themeColor="text1"/>
        </w:rPr>
        <w:t>s</w:t>
      </w:r>
      <w:r>
        <w:rPr>
          <w:rFonts w:ascii="Times New Roman" w:hAnsi="Times New Roman"/>
          <w:color w:val="000000" w:themeColor="text1"/>
        </w:rPr>
        <w:t xml:space="preserve"> </w:t>
      </w:r>
      <w:r w:rsidR="00B2734C">
        <w:rPr>
          <w:rFonts w:ascii="Times New Roman" w:hAnsi="Times New Roman"/>
          <w:color w:val="000000" w:themeColor="text1"/>
        </w:rPr>
        <w:t>[</w:t>
      </w:r>
      <w:r w:rsidR="001624C6">
        <w:rPr>
          <w:rFonts w:ascii="Times New Roman" w:hAnsi="Times New Roman"/>
          <w:color w:val="000000" w:themeColor="text1"/>
        </w:rPr>
        <w:t>3</w:t>
      </w:r>
      <w:r w:rsidR="00014B3C">
        <w:rPr>
          <w:rFonts w:ascii="Times New Roman" w:hAnsi="Times New Roman"/>
          <w:color w:val="000000" w:themeColor="text1"/>
        </w:rPr>
        <w:t>5</w:t>
      </w:r>
      <w:r w:rsidR="00B2734C">
        <w:rPr>
          <w:rFonts w:ascii="Times New Roman" w:hAnsi="Times New Roman"/>
          <w:color w:val="000000" w:themeColor="text1"/>
        </w:rPr>
        <w:t>]-[</w:t>
      </w:r>
      <w:r w:rsidR="001624C6">
        <w:rPr>
          <w:rFonts w:ascii="Times New Roman" w:hAnsi="Times New Roman"/>
          <w:color w:val="000000" w:themeColor="text1"/>
        </w:rPr>
        <w:t>3</w:t>
      </w:r>
      <w:r w:rsidR="00014B3C">
        <w:rPr>
          <w:rFonts w:ascii="Times New Roman" w:hAnsi="Times New Roman"/>
          <w:color w:val="000000" w:themeColor="text1"/>
        </w:rPr>
        <w:t>6</w:t>
      </w:r>
      <w:r w:rsidR="00B2734C">
        <w:rPr>
          <w:rFonts w:ascii="Times New Roman" w:hAnsi="Times New Roman"/>
          <w:color w:val="000000" w:themeColor="text1"/>
        </w:rPr>
        <w:t>]</w:t>
      </w:r>
      <w:r>
        <w:rPr>
          <w:rFonts w:ascii="Times New Roman" w:hAnsi="Times New Roman"/>
          <w:color w:val="000000" w:themeColor="text1"/>
        </w:rPr>
        <w:t>,</w:t>
      </w:r>
      <w:r w:rsidRPr="00F049C4">
        <w:rPr>
          <w:rFonts w:ascii="Times New Roman" w:hAnsi="Times New Roman"/>
          <w:color w:val="000000" w:themeColor="text1"/>
        </w:rPr>
        <w:t xml:space="preserve"> it was shown that the classical Q-learning</w:t>
      </w:r>
      <w:r>
        <w:rPr>
          <w:rFonts w:ascii="Times New Roman" w:hAnsi="Times New Roman"/>
          <w:color w:val="000000" w:themeColor="text1"/>
        </w:rPr>
        <w:t>-based</w:t>
      </w:r>
      <w:r w:rsidRPr="00F049C4">
        <w:rPr>
          <w:rFonts w:ascii="Times New Roman" w:hAnsi="Times New Roman"/>
          <w:color w:val="000000" w:themeColor="text1"/>
        </w:rPr>
        <w:t xml:space="preserve"> controller </w:t>
      </w:r>
      <w:r>
        <w:rPr>
          <w:rFonts w:ascii="Times New Roman" w:hAnsi="Times New Roman"/>
          <w:color w:val="000000" w:themeColor="text1"/>
        </w:rPr>
        <w:t xml:space="preserve">design proposed </w:t>
      </w:r>
      <w:r w:rsidR="00B2734C">
        <w:rPr>
          <w:rFonts w:ascii="Times New Roman" w:hAnsi="Times New Roman"/>
          <w:color w:val="000000" w:themeColor="text1"/>
        </w:rPr>
        <w:t>in [19]-[21]</w:t>
      </w:r>
      <w:r w:rsidRPr="00F049C4">
        <w:rPr>
          <w:rFonts w:ascii="Times New Roman" w:hAnsi="Times New Roman"/>
          <w:color w:val="000000" w:themeColor="text1"/>
        </w:rPr>
        <w:t xml:space="preserve"> is analogous to </w:t>
      </w:r>
      <w:r>
        <w:rPr>
          <w:rFonts w:ascii="Times New Roman" w:hAnsi="Times New Roman"/>
          <w:color w:val="000000" w:themeColor="text1"/>
        </w:rPr>
        <w:t>the</w:t>
      </w:r>
      <w:r w:rsidRPr="00F049C4">
        <w:rPr>
          <w:rFonts w:ascii="Times New Roman" w:hAnsi="Times New Roman"/>
          <w:color w:val="000000" w:themeColor="text1"/>
        </w:rPr>
        <w:t xml:space="preserve"> integral controller (I) with variable gain. This classical approach operates only on the current value of the closed</w:t>
      </w:r>
      <w:r>
        <w:rPr>
          <w:rFonts w:ascii="Times New Roman" w:hAnsi="Times New Roman"/>
          <w:color w:val="000000" w:themeColor="text1"/>
        </w:rPr>
        <w:t>-</w:t>
      </w:r>
      <w:r w:rsidRPr="00F049C4">
        <w:rPr>
          <w:rFonts w:ascii="Times New Roman" w:hAnsi="Times New Roman"/>
          <w:color w:val="000000" w:themeColor="text1"/>
        </w:rPr>
        <w:t>loop control error calculated from the process instantaneous value of</w:t>
      </w:r>
      <w:r>
        <w:rPr>
          <w:rFonts w:ascii="Times New Roman" w:hAnsi="Times New Roman"/>
          <w:color w:val="000000" w:themeColor="text1"/>
        </w:rPr>
        <w:t>,</w:t>
      </w:r>
      <w:r w:rsidRPr="00F049C4">
        <w:rPr>
          <w:rFonts w:ascii="Times New Roman" w:hAnsi="Times New Roman"/>
          <w:color w:val="000000" w:themeColor="text1"/>
        </w:rPr>
        <w:t xml:space="preserve"> e.g.</w:t>
      </w:r>
      <w:r>
        <w:rPr>
          <w:rFonts w:ascii="Times New Roman" w:hAnsi="Times New Roman"/>
          <w:color w:val="000000" w:themeColor="text1"/>
        </w:rPr>
        <w:t>,</w:t>
      </w:r>
      <w:r w:rsidRPr="00F049C4">
        <w:rPr>
          <w:rFonts w:ascii="Times New Roman" w:hAnsi="Times New Roman"/>
          <w:color w:val="000000" w:themeColor="text1"/>
        </w:rPr>
        <w:t xml:space="preserve"> temperature, displacement, voltage</w:t>
      </w:r>
      <w:r>
        <w:rPr>
          <w:rFonts w:ascii="Times New Roman" w:hAnsi="Times New Roman"/>
          <w:color w:val="000000" w:themeColor="text1"/>
        </w:rPr>
        <w:t>,</w:t>
      </w:r>
      <w:r w:rsidRPr="00F049C4">
        <w:rPr>
          <w:rFonts w:ascii="Times New Roman" w:hAnsi="Times New Roman"/>
          <w:color w:val="000000" w:themeColor="text1"/>
        </w:rPr>
        <w:t xml:space="preserve"> or any other quantity that accurately characterizes the static properties of the process. The definition of the closed</w:t>
      </w:r>
      <w:r>
        <w:rPr>
          <w:rFonts w:ascii="Times New Roman" w:hAnsi="Times New Roman"/>
          <w:color w:val="000000" w:themeColor="text1"/>
        </w:rPr>
        <w:t>-</w:t>
      </w:r>
      <w:r w:rsidRPr="00F049C4">
        <w:rPr>
          <w:rFonts w:ascii="Times New Roman" w:hAnsi="Times New Roman"/>
          <w:color w:val="000000" w:themeColor="text1"/>
        </w:rPr>
        <w:t>loop state</w:t>
      </w:r>
      <w:r>
        <w:rPr>
          <w:rFonts w:ascii="Times New Roman" w:hAnsi="Times New Roman"/>
          <w:color w:val="000000" w:themeColor="text1"/>
        </w:rPr>
        <w:t>,</w:t>
      </w:r>
      <w:r w:rsidRPr="00F049C4">
        <w:rPr>
          <w:rFonts w:ascii="Times New Roman" w:hAnsi="Times New Roman"/>
          <w:color w:val="000000" w:themeColor="text1"/>
        </w:rPr>
        <w:t xml:space="preserve"> based only on the current value of the control error</w:t>
      </w:r>
      <w:r>
        <w:rPr>
          <w:rFonts w:ascii="Times New Roman" w:hAnsi="Times New Roman"/>
          <w:color w:val="000000" w:themeColor="text1"/>
        </w:rPr>
        <w:t>,</w:t>
      </w:r>
      <w:r w:rsidRPr="00F049C4">
        <w:rPr>
          <w:rFonts w:ascii="Times New Roman" w:hAnsi="Times New Roman"/>
          <w:color w:val="000000" w:themeColor="text1"/>
        </w:rPr>
        <w:t xml:space="preserve"> is popular in many works</w:t>
      </w:r>
      <w:r>
        <w:rPr>
          <w:rFonts w:ascii="Times New Roman" w:hAnsi="Times New Roman"/>
          <w:color w:val="000000" w:themeColor="text1"/>
        </w:rPr>
        <w:t xml:space="preserve"> due to its intuitive justification</w:t>
      </w:r>
      <w:r w:rsidRPr="00F049C4">
        <w:rPr>
          <w:rFonts w:ascii="Times New Roman" w:hAnsi="Times New Roman"/>
          <w:color w:val="000000" w:themeColor="text1"/>
        </w:rPr>
        <w:t xml:space="preserve">. However, from the point of view of control theory, it is very important not only to regulate the control error to zero but also to ensure that the regulation </w:t>
      </w:r>
      <w:r>
        <w:rPr>
          <w:rFonts w:ascii="Times New Roman" w:hAnsi="Times New Roman"/>
          <w:color w:val="000000" w:themeColor="text1"/>
        </w:rPr>
        <w:t>occurs</w:t>
      </w:r>
      <w:r w:rsidRPr="00F049C4">
        <w:rPr>
          <w:rFonts w:ascii="Times New Roman" w:hAnsi="Times New Roman"/>
          <w:color w:val="000000" w:themeColor="text1"/>
        </w:rPr>
        <w:t xml:space="preserve"> according to </w:t>
      </w:r>
      <w:r>
        <w:rPr>
          <w:rFonts w:ascii="Times New Roman" w:hAnsi="Times New Roman"/>
          <w:color w:val="000000" w:themeColor="text1"/>
        </w:rPr>
        <w:t xml:space="preserve">a </w:t>
      </w:r>
      <w:r w:rsidRPr="00F049C4">
        <w:rPr>
          <w:rFonts w:ascii="Times New Roman" w:hAnsi="Times New Roman"/>
          <w:color w:val="000000" w:themeColor="text1"/>
        </w:rPr>
        <w:t>predefined closed</w:t>
      </w:r>
      <w:r>
        <w:rPr>
          <w:rFonts w:ascii="Times New Roman" w:hAnsi="Times New Roman"/>
          <w:color w:val="000000" w:themeColor="text1"/>
        </w:rPr>
        <w:t>-</w:t>
      </w:r>
      <w:r w:rsidRPr="00F049C4">
        <w:rPr>
          <w:rFonts w:ascii="Times New Roman" w:hAnsi="Times New Roman"/>
          <w:color w:val="000000" w:themeColor="text1"/>
        </w:rPr>
        <w:t xml:space="preserve">loop reference trajectory. </w:t>
      </w:r>
      <w:r>
        <w:rPr>
          <w:rFonts w:ascii="Times New Roman" w:hAnsi="Times New Roman"/>
          <w:color w:val="000000" w:themeColor="text1"/>
        </w:rPr>
        <w:t xml:space="preserve">It has been proposed by Musial </w:t>
      </w:r>
      <w:r w:rsidRPr="00D376E4">
        <w:rPr>
          <w:rFonts w:ascii="Times New Roman" w:hAnsi="Times New Roman"/>
          <w:i/>
          <w:iCs/>
          <w:color w:val="000000" w:themeColor="text1"/>
        </w:rPr>
        <w:t>et al</w:t>
      </w:r>
      <w:r>
        <w:rPr>
          <w:rFonts w:ascii="Times New Roman" w:hAnsi="Times New Roman"/>
          <w:color w:val="000000" w:themeColor="text1"/>
        </w:rPr>
        <w:t xml:space="preserve">. </w:t>
      </w:r>
      <w:r w:rsidR="00B2734C">
        <w:rPr>
          <w:rFonts w:ascii="Times New Roman" w:hAnsi="Times New Roman"/>
          <w:color w:val="000000" w:themeColor="text1"/>
        </w:rPr>
        <w:t>[</w:t>
      </w:r>
      <w:r w:rsidR="001624C6">
        <w:rPr>
          <w:rFonts w:ascii="Times New Roman" w:hAnsi="Times New Roman"/>
          <w:color w:val="000000" w:themeColor="text1"/>
        </w:rPr>
        <w:t>3</w:t>
      </w:r>
      <w:r w:rsidR="00014B3C">
        <w:rPr>
          <w:rFonts w:ascii="Times New Roman" w:hAnsi="Times New Roman"/>
          <w:color w:val="000000" w:themeColor="text1"/>
        </w:rPr>
        <w:t>6</w:t>
      </w:r>
      <w:r w:rsidR="00B2734C">
        <w:rPr>
          <w:rFonts w:ascii="Times New Roman" w:hAnsi="Times New Roman"/>
          <w:color w:val="000000" w:themeColor="text1"/>
        </w:rPr>
        <w:t>]</w:t>
      </w:r>
      <w:r>
        <w:rPr>
          <w:rFonts w:ascii="Times New Roman" w:hAnsi="Times New Roman"/>
          <w:color w:val="000000" w:themeColor="text1"/>
        </w:rPr>
        <w:t xml:space="preserve"> that,</w:t>
      </w:r>
      <w:r w:rsidRPr="00F049C4">
        <w:rPr>
          <w:rFonts w:ascii="Times New Roman" w:hAnsi="Times New Roman"/>
          <w:color w:val="000000" w:themeColor="text1"/>
        </w:rPr>
        <w:t xml:space="preserve"> after defining the </w:t>
      </w:r>
      <w:r>
        <w:rPr>
          <w:rFonts w:ascii="Times New Roman" w:hAnsi="Times New Roman"/>
          <w:color w:val="000000" w:themeColor="text1"/>
        </w:rPr>
        <w:t xml:space="preserve">closed-loop current </w:t>
      </w:r>
      <w:r w:rsidRPr="00F049C4">
        <w:rPr>
          <w:rFonts w:ascii="Times New Roman" w:hAnsi="Times New Roman"/>
          <w:color w:val="000000" w:themeColor="text1"/>
        </w:rPr>
        <w:t xml:space="preserve">state based not only on the control error value but also on its time derivative, there is a possibility of defining </w:t>
      </w:r>
      <w:r>
        <w:rPr>
          <w:rFonts w:ascii="Times New Roman" w:hAnsi="Times New Roman"/>
          <w:color w:val="000000" w:themeColor="text1"/>
        </w:rPr>
        <w:t xml:space="preserve">the </w:t>
      </w:r>
      <w:r w:rsidRPr="00F049C4">
        <w:rPr>
          <w:rFonts w:ascii="Times New Roman" w:hAnsi="Times New Roman"/>
          <w:color w:val="000000" w:themeColor="text1"/>
        </w:rPr>
        <w:t>goal state by a desired closed</w:t>
      </w:r>
      <w:r>
        <w:rPr>
          <w:rFonts w:ascii="Times New Roman" w:hAnsi="Times New Roman"/>
          <w:color w:val="000000" w:themeColor="text1"/>
        </w:rPr>
        <w:t>-</w:t>
      </w:r>
      <w:r w:rsidRPr="00F049C4">
        <w:rPr>
          <w:rFonts w:ascii="Times New Roman" w:hAnsi="Times New Roman"/>
          <w:color w:val="000000" w:themeColor="text1"/>
        </w:rPr>
        <w:t xml:space="preserve">loop reference trajectory along which the control system should move </w:t>
      </w:r>
      <w:r>
        <w:rPr>
          <w:rFonts w:ascii="Times New Roman" w:hAnsi="Times New Roman"/>
          <w:color w:val="000000" w:themeColor="text1"/>
        </w:rPr>
        <w:t xml:space="preserve">(track) </w:t>
      </w:r>
      <w:r w:rsidRPr="00F049C4">
        <w:rPr>
          <w:rFonts w:ascii="Times New Roman" w:hAnsi="Times New Roman"/>
          <w:color w:val="000000" w:themeColor="text1"/>
        </w:rPr>
        <w:t>towards the steady state. In many industrial applications, the ability to specify such a</w:t>
      </w:r>
      <w:r>
        <w:rPr>
          <w:rFonts w:ascii="Times New Roman" w:hAnsi="Times New Roman"/>
          <w:color w:val="000000" w:themeColor="text1"/>
        </w:rPr>
        <w:t xml:space="preserve"> </w:t>
      </w:r>
      <w:r w:rsidRPr="00F049C4">
        <w:rPr>
          <w:rFonts w:ascii="Times New Roman" w:hAnsi="Times New Roman"/>
          <w:color w:val="000000" w:themeColor="text1"/>
        </w:rPr>
        <w:t>trajectory as a required closed</w:t>
      </w:r>
      <w:r>
        <w:rPr>
          <w:rFonts w:ascii="Times New Roman" w:hAnsi="Times New Roman"/>
          <w:color w:val="000000" w:themeColor="text1"/>
        </w:rPr>
        <w:t>-</w:t>
      </w:r>
      <w:r w:rsidRPr="00F049C4">
        <w:rPr>
          <w:rFonts w:ascii="Times New Roman" w:hAnsi="Times New Roman"/>
          <w:color w:val="000000" w:themeColor="text1"/>
        </w:rPr>
        <w:t>loop performance is a key implementation requirement.</w:t>
      </w:r>
      <w:bookmarkEnd w:id="15"/>
      <w:r>
        <w:rPr>
          <w:rFonts w:ascii="Times New Roman" w:hAnsi="Times New Roman"/>
          <w:color w:val="000000" w:themeColor="text1"/>
        </w:rPr>
        <w:t xml:space="preserve"> A proper definition of such a trajectory ensures that, after successful learning, the closed-loop system operates with the desired properties providing not only stability but also the required robustness.</w:t>
      </w:r>
    </w:p>
    <w:p w14:paraId="387770A6" w14:textId="4FBB5700" w:rsidR="00F049C4" w:rsidRPr="00F049C4" w:rsidRDefault="00322763" w:rsidP="00C54512">
      <w:pPr>
        <w:jc w:val="both"/>
        <w:rPr>
          <w:rFonts w:ascii="Times New Roman" w:hAnsi="Times New Roman" w:cs="Times New Roman"/>
          <w:b/>
          <w:bCs/>
          <w:i/>
          <w:sz w:val="20"/>
          <w:szCs w:val="20"/>
        </w:rPr>
      </w:pPr>
      <w:r w:rsidRPr="00D376E4">
        <w:rPr>
          <w:rFonts w:ascii="Times New Roman" w:hAnsi="Times New Roman" w:cs="Times New Roman"/>
          <w:color w:val="000000" w:themeColor="text1"/>
          <w:sz w:val="20"/>
          <w:szCs w:val="20"/>
        </w:rPr>
        <w:t xml:space="preserve">This paper </w:t>
      </w:r>
      <w:r>
        <w:rPr>
          <w:rFonts w:ascii="Times New Roman" w:hAnsi="Times New Roman" w:cs="Times New Roman"/>
          <w:color w:val="000000" w:themeColor="text1"/>
          <w:sz w:val="20"/>
          <w:szCs w:val="20"/>
        </w:rPr>
        <w:t xml:space="preserve">significantly </w:t>
      </w:r>
      <w:r w:rsidRPr="00D376E4">
        <w:rPr>
          <w:rFonts w:ascii="Times New Roman" w:hAnsi="Times New Roman" w:cs="Times New Roman"/>
          <w:color w:val="000000" w:themeColor="text1"/>
          <w:sz w:val="20"/>
          <w:szCs w:val="20"/>
        </w:rPr>
        <w:t xml:space="preserve">extends the results </w:t>
      </w:r>
      <w:r w:rsidR="00B2734C">
        <w:rPr>
          <w:rFonts w:ascii="Times New Roman" w:hAnsi="Times New Roman" w:cs="Times New Roman"/>
          <w:color w:val="000000" w:themeColor="text1"/>
          <w:sz w:val="20"/>
          <w:szCs w:val="20"/>
        </w:rPr>
        <w:t>previously presented in [</w:t>
      </w:r>
      <w:r w:rsidR="001624C6">
        <w:rPr>
          <w:rFonts w:ascii="Times New Roman" w:hAnsi="Times New Roman" w:cs="Times New Roman"/>
          <w:color w:val="000000" w:themeColor="text1"/>
          <w:sz w:val="20"/>
          <w:szCs w:val="20"/>
        </w:rPr>
        <w:t>3</w:t>
      </w:r>
      <w:r w:rsidR="00014B3C">
        <w:rPr>
          <w:rFonts w:ascii="Times New Roman" w:hAnsi="Times New Roman" w:cs="Times New Roman"/>
          <w:color w:val="000000" w:themeColor="text1"/>
          <w:sz w:val="20"/>
          <w:szCs w:val="20"/>
        </w:rPr>
        <w:t>6</w:t>
      </w:r>
      <w:r w:rsidR="00B2734C">
        <w:rPr>
          <w:rFonts w:ascii="Times New Roman" w:hAnsi="Times New Roman" w:cs="Times New Roman"/>
          <w:color w:val="000000" w:themeColor="text1"/>
          <w:sz w:val="20"/>
          <w:szCs w:val="20"/>
        </w:rPr>
        <w:t>]</w:t>
      </w:r>
      <w:r w:rsidRPr="00D376E4">
        <w:rPr>
          <w:rFonts w:ascii="Times New Roman" w:hAnsi="Times New Roman"/>
          <w:color w:val="000000" w:themeColor="text1"/>
          <w:sz w:val="20"/>
          <w:szCs w:val="20"/>
        </w:rPr>
        <w:t xml:space="preserve"> </w:t>
      </w:r>
      <w:r w:rsidRPr="00D376E4">
        <w:rPr>
          <w:rFonts w:ascii="Times New Roman" w:hAnsi="Times New Roman" w:cs="Times New Roman"/>
          <w:color w:val="000000" w:themeColor="text1"/>
          <w:sz w:val="20"/>
          <w:szCs w:val="20"/>
        </w:rPr>
        <w:t>towards practical applicability. In</w:t>
      </w:r>
      <w:r w:rsidRPr="00F049C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this earlier work</w:t>
      </w:r>
      <w:r w:rsidRPr="00F049C4">
        <w:rPr>
          <w:rFonts w:ascii="Times New Roman" w:hAnsi="Times New Roman" w:cs="Times New Roman"/>
          <w:color w:val="000000" w:themeColor="text1"/>
          <w:sz w:val="20"/>
          <w:szCs w:val="20"/>
        </w:rPr>
        <w:t xml:space="preserve">, some preliminary modifications for the application of </w:t>
      </w:r>
      <w:r>
        <w:rPr>
          <w:rFonts w:ascii="Times New Roman" w:hAnsi="Times New Roman" w:cs="Times New Roman"/>
          <w:color w:val="000000" w:themeColor="text1"/>
          <w:sz w:val="20"/>
          <w:szCs w:val="20"/>
        </w:rPr>
        <w:t xml:space="preserve">a </w:t>
      </w:r>
      <w:r w:rsidRPr="00F049C4">
        <w:rPr>
          <w:rFonts w:ascii="Times New Roman" w:hAnsi="Times New Roman" w:cs="Times New Roman"/>
          <w:color w:val="000000" w:themeColor="text1"/>
          <w:sz w:val="20"/>
          <w:szCs w:val="20"/>
        </w:rPr>
        <w:t xml:space="preserve">Q-learning controller </w:t>
      </w:r>
      <w:r>
        <w:rPr>
          <w:rFonts w:ascii="Times New Roman" w:hAnsi="Times New Roman" w:cs="Times New Roman"/>
          <w:color w:val="000000" w:themeColor="text1"/>
          <w:sz w:val="20"/>
          <w:szCs w:val="20"/>
        </w:rPr>
        <w:t>for</w:t>
      </w:r>
      <w:r w:rsidRPr="00F049C4">
        <w:rPr>
          <w:rFonts w:ascii="Times New Roman" w:hAnsi="Times New Roman" w:cs="Times New Roman"/>
          <w:color w:val="000000" w:themeColor="text1"/>
          <w:sz w:val="20"/>
          <w:szCs w:val="20"/>
        </w:rPr>
        <w:t xml:space="preserve"> process automation were reported. </w:t>
      </w:r>
      <w:r>
        <w:rPr>
          <w:rFonts w:ascii="Times New Roman" w:hAnsi="Times New Roman" w:cs="Times New Roman"/>
          <w:color w:val="000000" w:themeColor="text1"/>
          <w:sz w:val="20"/>
          <w:szCs w:val="20"/>
        </w:rPr>
        <w:t>Namely,</w:t>
      </w:r>
      <w:r w:rsidRPr="00F049C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 xml:space="preserve">a </w:t>
      </w:r>
      <w:r w:rsidRPr="00F049C4">
        <w:rPr>
          <w:rFonts w:ascii="Times New Roman" w:hAnsi="Times New Roman" w:cs="Times New Roman"/>
          <w:color w:val="000000" w:themeColor="text1"/>
          <w:sz w:val="20"/>
          <w:szCs w:val="20"/>
        </w:rPr>
        <w:t>3-dimen</w:t>
      </w:r>
      <w:r>
        <w:rPr>
          <w:rFonts w:ascii="Times New Roman" w:hAnsi="Times New Roman" w:cs="Times New Roman"/>
          <w:color w:val="000000" w:themeColor="text1"/>
          <w:sz w:val="20"/>
          <w:szCs w:val="20"/>
        </w:rPr>
        <w:t>s</w:t>
      </w:r>
      <w:r w:rsidRPr="00F049C4">
        <w:rPr>
          <w:rFonts w:ascii="Times New Roman" w:hAnsi="Times New Roman" w:cs="Times New Roman"/>
          <w:color w:val="000000" w:themeColor="text1"/>
          <w:sz w:val="20"/>
          <w:szCs w:val="20"/>
        </w:rPr>
        <w:t>ional Q-matrix was proposed (</w:t>
      </w:r>
      <w:r>
        <w:rPr>
          <w:rFonts w:ascii="Times New Roman" w:hAnsi="Times New Roman" w:cs="Times New Roman"/>
          <w:color w:val="000000" w:themeColor="text1"/>
          <w:sz w:val="20"/>
          <w:szCs w:val="20"/>
        </w:rPr>
        <w:t xml:space="preserve">an approach that they </w:t>
      </w:r>
      <w:r w:rsidRPr="00F049C4">
        <w:rPr>
          <w:rFonts w:ascii="Times New Roman" w:hAnsi="Times New Roman" w:cs="Times New Roman"/>
          <w:color w:val="000000" w:themeColor="text1"/>
          <w:sz w:val="20"/>
          <w:szCs w:val="20"/>
        </w:rPr>
        <w:t xml:space="preserve">call Q3d) to include information about </w:t>
      </w:r>
      <w:r>
        <w:rPr>
          <w:rFonts w:ascii="Times New Roman" w:hAnsi="Times New Roman" w:cs="Times New Roman"/>
          <w:color w:val="000000" w:themeColor="text1"/>
          <w:sz w:val="20"/>
          <w:szCs w:val="20"/>
        </w:rPr>
        <w:t xml:space="preserve">values of </w:t>
      </w:r>
      <w:r w:rsidRPr="00F049C4">
        <w:rPr>
          <w:rFonts w:ascii="Times New Roman" w:hAnsi="Times New Roman" w:cs="Times New Roman"/>
          <w:color w:val="000000" w:themeColor="text1"/>
          <w:sz w:val="20"/>
          <w:szCs w:val="20"/>
        </w:rPr>
        <w:t xml:space="preserve">both </w:t>
      </w:r>
      <w:r>
        <w:rPr>
          <w:rFonts w:ascii="Times New Roman" w:hAnsi="Times New Roman" w:cs="Times New Roman"/>
          <w:color w:val="000000" w:themeColor="text1"/>
          <w:sz w:val="20"/>
          <w:szCs w:val="20"/>
        </w:rPr>
        <w:t xml:space="preserve">the </w:t>
      </w:r>
      <w:r w:rsidRPr="00F049C4">
        <w:rPr>
          <w:rFonts w:ascii="Times New Roman" w:hAnsi="Times New Roman" w:cs="Times New Roman"/>
          <w:color w:val="000000" w:themeColor="text1"/>
          <w:sz w:val="20"/>
          <w:szCs w:val="20"/>
        </w:rPr>
        <w:t>closed</w:t>
      </w:r>
      <w:r>
        <w:rPr>
          <w:rFonts w:ascii="Times New Roman" w:hAnsi="Times New Roman" w:cs="Times New Roman"/>
          <w:color w:val="000000" w:themeColor="text1"/>
          <w:sz w:val="20"/>
          <w:szCs w:val="20"/>
        </w:rPr>
        <w:t>-</w:t>
      </w:r>
      <w:r w:rsidRPr="00F049C4">
        <w:rPr>
          <w:rFonts w:ascii="Times New Roman" w:hAnsi="Times New Roman" w:cs="Times New Roman"/>
          <w:color w:val="000000" w:themeColor="text1"/>
          <w:sz w:val="20"/>
          <w:szCs w:val="20"/>
        </w:rPr>
        <w:t xml:space="preserve">loop control error and its time derivative. </w:t>
      </w:r>
      <w:r>
        <w:rPr>
          <w:rFonts w:ascii="Times New Roman" w:hAnsi="Times New Roman" w:cs="Times New Roman"/>
          <w:color w:val="000000" w:themeColor="text1"/>
          <w:sz w:val="20"/>
          <w:szCs w:val="20"/>
        </w:rPr>
        <w:t>Next</w:t>
      </w:r>
      <w:r w:rsidRPr="00F049C4">
        <w:rPr>
          <w:rFonts w:ascii="Times New Roman" w:hAnsi="Times New Roman" w:cs="Times New Roman"/>
          <w:color w:val="000000" w:themeColor="text1"/>
          <w:sz w:val="20"/>
          <w:szCs w:val="20"/>
        </w:rPr>
        <w:t>, for such a 3-dime</w:t>
      </w:r>
      <w:r>
        <w:rPr>
          <w:rFonts w:ascii="Times New Roman" w:hAnsi="Times New Roman" w:cs="Times New Roman"/>
          <w:color w:val="000000" w:themeColor="text1"/>
          <w:sz w:val="20"/>
          <w:szCs w:val="20"/>
        </w:rPr>
        <w:t>ns</w:t>
      </w:r>
      <w:r w:rsidRPr="00F049C4">
        <w:rPr>
          <w:rFonts w:ascii="Times New Roman" w:hAnsi="Times New Roman" w:cs="Times New Roman"/>
          <w:color w:val="000000" w:themeColor="text1"/>
          <w:sz w:val="20"/>
          <w:szCs w:val="20"/>
        </w:rPr>
        <w:t>ional Q-matrix, initialization based on the tunings of the existing PI-controller was proposed</w:t>
      </w:r>
      <w:r>
        <w:rPr>
          <w:rFonts w:ascii="Times New Roman" w:hAnsi="Times New Roman" w:cs="Times New Roman"/>
          <w:color w:val="000000" w:themeColor="text1"/>
          <w:sz w:val="20"/>
          <w:szCs w:val="20"/>
        </w:rPr>
        <w:t xml:space="preserve"> to ensure that immediately after switching between PI and Q-learning controller, the latter provides the closed-loop control performance very similar to the existing PI controller.</w:t>
      </w:r>
      <w:r w:rsidRPr="00F049C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Then i</w:t>
      </w:r>
      <w:r w:rsidRPr="00F049C4">
        <w:rPr>
          <w:rFonts w:ascii="Times New Roman" w:hAnsi="Times New Roman" w:cs="Times New Roman"/>
          <w:color w:val="000000" w:themeColor="text1"/>
          <w:sz w:val="20"/>
          <w:szCs w:val="20"/>
        </w:rPr>
        <w:t>t was shown</w:t>
      </w:r>
      <w:r>
        <w:rPr>
          <w:rFonts w:ascii="Times New Roman" w:hAnsi="Times New Roman" w:cs="Times New Roman"/>
          <w:color w:val="000000" w:themeColor="text1"/>
          <w:sz w:val="20"/>
          <w:szCs w:val="20"/>
        </w:rPr>
        <w:t>,</w:t>
      </w:r>
      <w:r w:rsidRPr="00F049C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 xml:space="preserve">by simulation, </w:t>
      </w:r>
      <w:r w:rsidRPr="00F049C4">
        <w:rPr>
          <w:rFonts w:ascii="Times New Roman" w:hAnsi="Times New Roman" w:cs="Times New Roman"/>
          <w:color w:val="000000" w:themeColor="text1"/>
          <w:sz w:val="20"/>
          <w:szCs w:val="20"/>
        </w:rPr>
        <w:t>that that</w:t>
      </w:r>
      <w:r w:rsidRPr="00F049C4">
        <w:rPr>
          <w:rFonts w:ascii="Times New Roman" w:hAnsi="Times New Roman" w:cs="Times New Roman"/>
          <w:sz w:val="20"/>
          <w:szCs w:val="20"/>
        </w:rPr>
        <w:t xml:space="preserve"> approach provides continuous improvement in </w:t>
      </w:r>
      <w:r>
        <w:rPr>
          <w:rFonts w:ascii="Times New Roman" w:hAnsi="Times New Roman" w:cs="Times New Roman"/>
          <w:sz w:val="20"/>
          <w:szCs w:val="20"/>
        </w:rPr>
        <w:t xml:space="preserve">the </w:t>
      </w:r>
      <w:r w:rsidRPr="00F049C4">
        <w:rPr>
          <w:rFonts w:ascii="Times New Roman" w:hAnsi="Times New Roman" w:cs="Times New Roman"/>
          <w:sz w:val="20"/>
          <w:szCs w:val="20"/>
        </w:rPr>
        <w:t>control performance compar</w:t>
      </w:r>
      <w:r>
        <w:rPr>
          <w:rFonts w:ascii="Times New Roman" w:hAnsi="Times New Roman" w:cs="Times New Roman"/>
          <w:sz w:val="20"/>
          <w:szCs w:val="20"/>
        </w:rPr>
        <w:t>ed</w:t>
      </w:r>
      <w:r w:rsidRPr="00F049C4">
        <w:rPr>
          <w:rFonts w:ascii="Times New Roman" w:hAnsi="Times New Roman" w:cs="Times New Roman"/>
          <w:sz w:val="20"/>
          <w:szCs w:val="20"/>
        </w:rPr>
        <w:t xml:space="preserve"> to the initial performance with the existing PI controller. An important limitation was that the proposed solution is difficult </w:t>
      </w:r>
      <w:r>
        <w:rPr>
          <w:rFonts w:ascii="Times New Roman" w:hAnsi="Times New Roman" w:cs="Times New Roman"/>
          <w:sz w:val="20"/>
          <w:szCs w:val="20"/>
        </w:rPr>
        <w:t>for</w:t>
      </w:r>
      <w:r w:rsidRPr="00F049C4">
        <w:rPr>
          <w:rFonts w:ascii="Times New Roman" w:hAnsi="Times New Roman" w:cs="Times New Roman"/>
          <w:sz w:val="20"/>
          <w:szCs w:val="20"/>
        </w:rPr>
        <w:t xml:space="preserve"> practical industrial implementations, e.g.</w:t>
      </w:r>
      <w:r>
        <w:rPr>
          <w:rFonts w:ascii="Times New Roman" w:hAnsi="Times New Roman" w:cs="Times New Roman"/>
          <w:sz w:val="20"/>
          <w:szCs w:val="20"/>
        </w:rPr>
        <w:t>,</w:t>
      </w:r>
      <w:r w:rsidRPr="00F049C4">
        <w:rPr>
          <w:rFonts w:ascii="Times New Roman" w:hAnsi="Times New Roman" w:cs="Times New Roman"/>
          <w:sz w:val="20"/>
          <w:szCs w:val="20"/>
        </w:rPr>
        <w:t xml:space="preserve"> in </w:t>
      </w:r>
      <w:r>
        <w:rPr>
          <w:rFonts w:ascii="Times New Roman" w:hAnsi="Times New Roman" w:cs="Times New Roman"/>
          <w:sz w:val="20"/>
          <w:szCs w:val="20"/>
        </w:rPr>
        <w:t>a p</w:t>
      </w:r>
      <w:r w:rsidRPr="00F049C4">
        <w:rPr>
          <w:rFonts w:ascii="Times New Roman" w:hAnsi="Times New Roman" w:cs="Times New Roman"/>
          <w:sz w:val="20"/>
          <w:szCs w:val="20"/>
        </w:rPr>
        <w:t xml:space="preserve">rogrammable </w:t>
      </w:r>
      <w:r>
        <w:rPr>
          <w:rFonts w:ascii="Times New Roman" w:hAnsi="Times New Roman" w:cs="Times New Roman"/>
          <w:sz w:val="20"/>
          <w:szCs w:val="20"/>
        </w:rPr>
        <w:t>l</w:t>
      </w:r>
      <w:r w:rsidRPr="00F049C4">
        <w:rPr>
          <w:rFonts w:ascii="Times New Roman" w:hAnsi="Times New Roman" w:cs="Times New Roman"/>
          <w:sz w:val="20"/>
          <w:szCs w:val="20"/>
        </w:rPr>
        <w:t xml:space="preserve">ogic </w:t>
      </w:r>
      <w:r>
        <w:rPr>
          <w:rFonts w:ascii="Times New Roman" w:hAnsi="Times New Roman" w:cs="Times New Roman"/>
          <w:sz w:val="20"/>
          <w:szCs w:val="20"/>
        </w:rPr>
        <w:t>c</w:t>
      </w:r>
      <w:r w:rsidRPr="00F049C4">
        <w:rPr>
          <w:rFonts w:ascii="Times New Roman" w:hAnsi="Times New Roman" w:cs="Times New Roman"/>
          <w:sz w:val="20"/>
          <w:szCs w:val="20"/>
        </w:rPr>
        <w:t xml:space="preserve">ontroller (PLC), due to </w:t>
      </w:r>
      <w:r>
        <w:rPr>
          <w:rFonts w:ascii="Times New Roman" w:hAnsi="Times New Roman" w:cs="Times New Roman"/>
          <w:sz w:val="20"/>
          <w:szCs w:val="20"/>
        </w:rPr>
        <w:t xml:space="preserve">the high demand on </w:t>
      </w:r>
      <w:r w:rsidRPr="00F049C4">
        <w:rPr>
          <w:rFonts w:ascii="Times New Roman" w:hAnsi="Times New Roman" w:cs="Times New Roman"/>
          <w:sz w:val="20"/>
          <w:szCs w:val="20"/>
        </w:rPr>
        <w:t>memory and computati</w:t>
      </w:r>
      <w:r>
        <w:rPr>
          <w:rFonts w:ascii="Times New Roman" w:hAnsi="Times New Roman" w:cs="Times New Roman"/>
          <w:sz w:val="20"/>
          <w:szCs w:val="20"/>
        </w:rPr>
        <w:t>on resources. Additionally, the 3-dimensional Q-</w:t>
      </w:r>
      <w:r w:rsidRPr="00F049C4">
        <w:rPr>
          <w:rFonts w:ascii="Times New Roman" w:hAnsi="Times New Roman" w:cs="Times New Roman"/>
          <w:sz w:val="20"/>
          <w:szCs w:val="20"/>
        </w:rPr>
        <w:t xml:space="preserve">matrix </w:t>
      </w:r>
      <w:r w:rsidRPr="00F049C4">
        <w:rPr>
          <w:rFonts w:ascii="Times New Roman" w:hAnsi="Times New Roman" w:cs="Times New Roman"/>
          <w:sz w:val="20"/>
          <w:szCs w:val="20"/>
        </w:rPr>
        <w:lastRenderedPageBreak/>
        <w:t xml:space="preserve">ensures </w:t>
      </w:r>
      <w:r>
        <w:rPr>
          <w:rFonts w:ascii="Times New Roman" w:hAnsi="Times New Roman" w:cs="Times New Roman"/>
          <w:sz w:val="20"/>
          <w:szCs w:val="20"/>
        </w:rPr>
        <w:t xml:space="preserve">a </w:t>
      </w:r>
      <w:r w:rsidRPr="00F049C4">
        <w:rPr>
          <w:rFonts w:ascii="Times New Roman" w:hAnsi="Times New Roman" w:cs="Times New Roman"/>
          <w:sz w:val="20"/>
          <w:szCs w:val="20"/>
        </w:rPr>
        <w:t xml:space="preserve">highly accurate distinction between </w:t>
      </w:r>
      <w:r>
        <w:rPr>
          <w:rFonts w:ascii="Times New Roman" w:hAnsi="Times New Roman" w:cs="Times New Roman"/>
          <w:sz w:val="20"/>
          <w:szCs w:val="20"/>
        </w:rPr>
        <w:t xml:space="preserve">the closed-loop </w:t>
      </w:r>
      <w:r w:rsidRPr="00F049C4">
        <w:rPr>
          <w:rFonts w:ascii="Times New Roman" w:hAnsi="Times New Roman" w:cs="Times New Roman"/>
          <w:sz w:val="20"/>
          <w:szCs w:val="20"/>
        </w:rPr>
        <w:t>states</w:t>
      </w:r>
      <w:r>
        <w:rPr>
          <w:rFonts w:ascii="Times New Roman" w:hAnsi="Times New Roman" w:cs="Times New Roman"/>
          <w:sz w:val="20"/>
          <w:szCs w:val="20"/>
        </w:rPr>
        <w:t>. However,</w:t>
      </w:r>
      <w:r w:rsidRPr="00F049C4">
        <w:rPr>
          <w:rFonts w:ascii="Times New Roman" w:hAnsi="Times New Roman" w:cs="Times New Roman"/>
          <w:sz w:val="20"/>
          <w:szCs w:val="20"/>
        </w:rPr>
        <w:t xml:space="preserve"> a large amount of required data significantly extends the learning process</w:t>
      </w:r>
      <w:r>
        <w:rPr>
          <w:rFonts w:ascii="Times New Roman" w:hAnsi="Times New Roman" w:cs="Times New Roman"/>
          <w:sz w:val="20"/>
          <w:szCs w:val="20"/>
        </w:rPr>
        <w:t>, which is a significant practical limitation if learning is to occur online</w:t>
      </w:r>
      <w:r w:rsidRPr="00F049C4">
        <w:rPr>
          <w:rFonts w:ascii="Times New Roman" w:hAnsi="Times New Roman" w:cs="Times New Roman"/>
          <w:sz w:val="20"/>
          <w:szCs w:val="20"/>
        </w:rPr>
        <w:t xml:space="preserve">. At the same time, </w:t>
      </w:r>
      <w:r>
        <w:rPr>
          <w:rFonts w:ascii="Times New Roman" w:hAnsi="Times New Roman" w:cs="Times New Roman"/>
          <w:sz w:val="20"/>
          <w:szCs w:val="20"/>
        </w:rPr>
        <w:t>the Q3d approach</w:t>
      </w:r>
      <w:r w:rsidRPr="00F049C4">
        <w:rPr>
          <w:rFonts w:ascii="Times New Roman" w:hAnsi="Times New Roman" w:cs="Times New Roman"/>
          <w:sz w:val="20"/>
          <w:szCs w:val="20"/>
        </w:rPr>
        <w:t xml:space="preserve"> requires the adjustment of many parameters that are case-dependent and</w:t>
      </w:r>
      <w:r>
        <w:rPr>
          <w:rFonts w:ascii="Times New Roman" w:hAnsi="Times New Roman" w:cs="Times New Roman"/>
          <w:sz w:val="20"/>
          <w:szCs w:val="20"/>
        </w:rPr>
        <w:t>,</w:t>
      </w:r>
      <w:r w:rsidRPr="00F049C4">
        <w:rPr>
          <w:rFonts w:ascii="Times New Roman" w:hAnsi="Times New Roman" w:cs="Times New Roman"/>
          <w:sz w:val="20"/>
          <w:szCs w:val="20"/>
        </w:rPr>
        <w:t xml:space="preserve"> in practice, their values are highly uncertain.</w:t>
      </w:r>
    </w:p>
    <w:p w14:paraId="387770A7" w14:textId="77777777" w:rsidR="00F049C4" w:rsidRPr="00F049C4" w:rsidRDefault="00322763" w:rsidP="00B2734C">
      <w:pPr>
        <w:pStyle w:val="PARA"/>
        <w:spacing w:after="200" w:line="276" w:lineRule="auto"/>
        <w:rPr>
          <w:rFonts w:ascii="Times New Roman" w:hAnsi="Times New Roman"/>
        </w:rPr>
      </w:pPr>
      <w:r w:rsidRPr="00F049C4">
        <w:rPr>
          <w:rFonts w:ascii="Times New Roman" w:hAnsi="Times New Roman"/>
        </w:rPr>
        <w:t>The new approach proposed in this paper (called Q2d</w:t>
      </w:r>
      <w:r w:rsidRPr="00A9231C">
        <w:rPr>
          <w:rFonts w:ascii="Times New Roman" w:hAnsi="Times New Roman"/>
        </w:rPr>
        <w:t xml:space="preserve"> </w:t>
      </w:r>
      <w:r w:rsidRPr="00F049C4">
        <w:rPr>
          <w:rFonts w:ascii="Times New Roman" w:hAnsi="Times New Roman"/>
        </w:rPr>
        <w:t>here) successfully solves most of the aforementioned difficulties</w:t>
      </w:r>
      <w:r>
        <w:rPr>
          <w:rFonts w:ascii="Times New Roman" w:hAnsi="Times New Roman"/>
        </w:rPr>
        <w:t xml:space="preserve"> and obstacles</w:t>
      </w:r>
      <w:r w:rsidRPr="00F049C4">
        <w:rPr>
          <w:rFonts w:ascii="Times New Roman" w:hAnsi="Times New Roman"/>
        </w:rPr>
        <w:t>. The control goal remains unchanged and consists</w:t>
      </w:r>
      <w:r>
        <w:rPr>
          <w:rFonts w:ascii="Times New Roman" w:hAnsi="Times New Roman"/>
        </w:rPr>
        <w:t xml:space="preserve"> of</w:t>
      </w:r>
      <w:r w:rsidRPr="00F049C4">
        <w:rPr>
          <w:rFonts w:ascii="Times New Roman" w:hAnsi="Times New Roman"/>
        </w:rPr>
        <w:t xml:space="preserve"> stabilizing </w:t>
      </w:r>
      <w:r>
        <w:rPr>
          <w:rFonts w:ascii="Times New Roman" w:hAnsi="Times New Roman"/>
        </w:rPr>
        <w:t xml:space="preserve">the </w:t>
      </w:r>
      <w:r w:rsidRPr="00F049C4">
        <w:rPr>
          <w:rFonts w:ascii="Times New Roman" w:hAnsi="Times New Roman"/>
        </w:rPr>
        <w:t>process output at the setpoint</w:t>
      </w:r>
      <w:r>
        <w:rPr>
          <w:rFonts w:ascii="Times New Roman" w:hAnsi="Times New Roman"/>
        </w:rPr>
        <w:t xml:space="preserve"> that preserves the predefined closed-loop reference trajectory</w:t>
      </w:r>
      <w:r w:rsidRPr="00F049C4">
        <w:rPr>
          <w:rFonts w:ascii="Times New Roman" w:hAnsi="Times New Roman"/>
        </w:rPr>
        <w:t xml:space="preserve">. </w:t>
      </w:r>
      <w:r>
        <w:rPr>
          <w:rFonts w:ascii="Times New Roman" w:hAnsi="Times New Roman"/>
        </w:rPr>
        <w:t xml:space="preserve">Identical to the Q3d method, the definition of the closed-loop state is based on the values of both closed-loop control error and its time derivative but for Q2d, this information is included in the 2-dimensional Q-matrix. </w:t>
      </w:r>
      <w:r w:rsidRPr="00F049C4">
        <w:rPr>
          <w:rFonts w:ascii="Times New Roman" w:hAnsi="Times New Roman"/>
        </w:rPr>
        <w:t xml:space="preserve">It is still assumed that </w:t>
      </w:r>
      <w:r>
        <w:rPr>
          <w:rFonts w:ascii="Times New Roman" w:hAnsi="Times New Roman"/>
        </w:rPr>
        <w:t xml:space="preserve">the </w:t>
      </w:r>
      <w:r w:rsidRPr="00F049C4">
        <w:rPr>
          <w:rFonts w:ascii="Times New Roman" w:hAnsi="Times New Roman"/>
        </w:rPr>
        <w:t xml:space="preserve">Q2d </w:t>
      </w:r>
      <w:r>
        <w:rPr>
          <w:rFonts w:ascii="Times New Roman" w:hAnsi="Times New Roman"/>
        </w:rPr>
        <w:t xml:space="preserve">scheme </w:t>
      </w:r>
      <w:r w:rsidRPr="00F049C4">
        <w:rPr>
          <w:rFonts w:ascii="Times New Roman" w:hAnsi="Times New Roman"/>
        </w:rPr>
        <w:t xml:space="preserve">should be able to </w:t>
      </w:r>
      <w:proofErr w:type="spellStart"/>
      <w:r w:rsidRPr="00F049C4">
        <w:rPr>
          <w:rFonts w:ascii="Times New Roman" w:hAnsi="Times New Roman"/>
        </w:rPr>
        <w:t>bumplessly</w:t>
      </w:r>
      <w:proofErr w:type="spellEnd"/>
      <w:r w:rsidRPr="00F049C4">
        <w:rPr>
          <w:rFonts w:ascii="Times New Roman" w:hAnsi="Times New Roman"/>
        </w:rPr>
        <w:t xml:space="preserve"> replace the existing PI controller with acceptable accuracy</w:t>
      </w:r>
      <w:r>
        <w:rPr>
          <w:rFonts w:ascii="Times New Roman" w:hAnsi="Times New Roman"/>
        </w:rPr>
        <w:t>, so a procedure for the efficient initialization of the Q-matrix based only on the tunings of the existing PI controller is proposed</w:t>
      </w:r>
      <w:r w:rsidRPr="00F049C4">
        <w:rPr>
          <w:rFonts w:ascii="Times New Roman" w:hAnsi="Times New Roman"/>
        </w:rPr>
        <w:t>. Finally, compar</w:t>
      </w:r>
      <w:r>
        <w:rPr>
          <w:rFonts w:ascii="Times New Roman" w:hAnsi="Times New Roman"/>
        </w:rPr>
        <w:t>ed</w:t>
      </w:r>
      <w:r w:rsidRPr="00F049C4">
        <w:rPr>
          <w:rFonts w:ascii="Times New Roman" w:hAnsi="Times New Roman"/>
        </w:rPr>
        <w:t xml:space="preserve"> to </w:t>
      </w:r>
      <w:r>
        <w:rPr>
          <w:rFonts w:ascii="Times New Roman" w:hAnsi="Times New Roman"/>
        </w:rPr>
        <w:t xml:space="preserve">the </w:t>
      </w:r>
      <w:r w:rsidRPr="00F049C4">
        <w:rPr>
          <w:rFonts w:ascii="Times New Roman" w:hAnsi="Times New Roman"/>
        </w:rPr>
        <w:t>Q3d approach</w:t>
      </w:r>
      <w:r>
        <w:rPr>
          <w:rFonts w:ascii="Times New Roman" w:hAnsi="Times New Roman"/>
        </w:rPr>
        <w:t xml:space="preserve">, a </w:t>
      </w:r>
      <w:r w:rsidRPr="00F049C4">
        <w:rPr>
          <w:rFonts w:ascii="Times New Roman" w:hAnsi="Times New Roman"/>
        </w:rPr>
        <w:t xml:space="preserve">very similar generality and </w:t>
      </w:r>
      <w:r>
        <w:rPr>
          <w:rFonts w:ascii="Times New Roman" w:hAnsi="Times New Roman"/>
        </w:rPr>
        <w:t xml:space="preserve">faster </w:t>
      </w:r>
      <w:r w:rsidRPr="00F049C4">
        <w:rPr>
          <w:rFonts w:ascii="Times New Roman" w:hAnsi="Times New Roman"/>
        </w:rPr>
        <w:t xml:space="preserve">improvement in the control performance </w:t>
      </w:r>
      <w:r>
        <w:rPr>
          <w:rFonts w:ascii="Times New Roman" w:hAnsi="Times New Roman"/>
        </w:rPr>
        <w:t>is demonstrated</w:t>
      </w:r>
      <w:r w:rsidRPr="00F049C4">
        <w:rPr>
          <w:rFonts w:ascii="Times New Roman" w:hAnsi="Times New Roman"/>
        </w:rPr>
        <w:t xml:space="preserve"> by online learning</w:t>
      </w:r>
      <w:r>
        <w:rPr>
          <w:rFonts w:ascii="Times New Roman" w:hAnsi="Times New Roman"/>
        </w:rPr>
        <w:t>.</w:t>
      </w:r>
    </w:p>
    <w:p w14:paraId="387770A8" w14:textId="2B34B8B3" w:rsidR="00322763" w:rsidRPr="00F049C4" w:rsidRDefault="00322763" w:rsidP="00B2734C">
      <w:pPr>
        <w:pStyle w:val="PARA"/>
        <w:spacing w:line="276" w:lineRule="auto"/>
        <w:rPr>
          <w:rFonts w:ascii="Times New Roman" w:hAnsi="Times New Roman"/>
        </w:rPr>
      </w:pPr>
      <w:r>
        <w:rPr>
          <w:rFonts w:ascii="Times New Roman" w:hAnsi="Times New Roman"/>
        </w:rPr>
        <w:t>To s</w:t>
      </w:r>
      <w:r w:rsidRPr="00F049C4">
        <w:rPr>
          <w:rFonts w:ascii="Times New Roman" w:hAnsi="Times New Roman"/>
        </w:rPr>
        <w:t>ummariz</w:t>
      </w:r>
      <w:r>
        <w:rPr>
          <w:rFonts w:ascii="Times New Roman" w:hAnsi="Times New Roman"/>
        </w:rPr>
        <w:t>e</w:t>
      </w:r>
      <w:r w:rsidRPr="00F049C4">
        <w:rPr>
          <w:rFonts w:ascii="Times New Roman" w:hAnsi="Times New Roman"/>
        </w:rPr>
        <w:t>, the novelty of this paper consists of the following new practical modification</w:t>
      </w:r>
      <w:r>
        <w:rPr>
          <w:rFonts w:ascii="Times New Roman" w:hAnsi="Times New Roman"/>
        </w:rPr>
        <w:t>s</w:t>
      </w:r>
      <w:r w:rsidRPr="00F049C4">
        <w:rPr>
          <w:rFonts w:ascii="Times New Roman" w:hAnsi="Times New Roman"/>
        </w:rPr>
        <w:t xml:space="preserve"> </w:t>
      </w:r>
      <w:r>
        <w:rPr>
          <w:rFonts w:ascii="Times New Roman" w:hAnsi="Times New Roman"/>
        </w:rPr>
        <w:t xml:space="preserve">that </w:t>
      </w:r>
      <w:r w:rsidRPr="00F049C4">
        <w:rPr>
          <w:rFonts w:ascii="Times New Roman" w:hAnsi="Times New Roman"/>
        </w:rPr>
        <w:t>partially reduc</w:t>
      </w:r>
      <w:r>
        <w:rPr>
          <w:rFonts w:ascii="Times New Roman" w:hAnsi="Times New Roman"/>
        </w:rPr>
        <w:t>e</w:t>
      </w:r>
      <w:r w:rsidRPr="00F049C4">
        <w:rPr>
          <w:rFonts w:ascii="Times New Roman" w:hAnsi="Times New Roman"/>
        </w:rPr>
        <w:t xml:space="preserve"> implementation obstacles, compar</w:t>
      </w:r>
      <w:r>
        <w:rPr>
          <w:rFonts w:ascii="Times New Roman" w:hAnsi="Times New Roman"/>
        </w:rPr>
        <w:t>ed</w:t>
      </w:r>
      <w:r w:rsidRPr="00F049C4">
        <w:rPr>
          <w:rFonts w:ascii="Times New Roman" w:hAnsi="Times New Roman"/>
        </w:rPr>
        <w:t xml:space="preserve"> to the </w:t>
      </w:r>
      <w:r>
        <w:rPr>
          <w:rFonts w:ascii="Times New Roman" w:hAnsi="Times New Roman"/>
        </w:rPr>
        <w:t xml:space="preserve">Q3d </w:t>
      </w:r>
      <w:r w:rsidRPr="00F049C4">
        <w:rPr>
          <w:rFonts w:ascii="Times New Roman" w:hAnsi="Times New Roman"/>
        </w:rPr>
        <w:t xml:space="preserve">approach proposed </w:t>
      </w:r>
      <w:r>
        <w:rPr>
          <w:rFonts w:ascii="Times New Roman" w:hAnsi="Times New Roman"/>
        </w:rPr>
        <w:t>elsewhere</w:t>
      </w:r>
      <w:r w:rsidRPr="00F049C4">
        <w:rPr>
          <w:rFonts w:ascii="Times New Roman" w:hAnsi="Times New Roman"/>
        </w:rPr>
        <w:t xml:space="preserve"> </w:t>
      </w:r>
      <w:r w:rsidR="00B2734C">
        <w:rPr>
          <w:rFonts w:ascii="Times New Roman" w:hAnsi="Times New Roman"/>
        </w:rPr>
        <w:t>[</w:t>
      </w:r>
      <w:r w:rsidR="001624C6">
        <w:rPr>
          <w:rFonts w:ascii="Times New Roman" w:hAnsi="Times New Roman"/>
        </w:rPr>
        <w:t>3</w:t>
      </w:r>
      <w:r w:rsidR="00014B3C">
        <w:rPr>
          <w:rFonts w:ascii="Times New Roman" w:hAnsi="Times New Roman"/>
        </w:rPr>
        <w:t>6</w:t>
      </w:r>
      <w:r w:rsidR="00B2734C">
        <w:rPr>
          <w:rFonts w:ascii="Times New Roman" w:hAnsi="Times New Roman"/>
        </w:rPr>
        <w:t>]</w:t>
      </w:r>
      <w:r w:rsidRPr="00F049C4">
        <w:rPr>
          <w:rFonts w:ascii="Times New Roman" w:hAnsi="Times New Roman"/>
        </w:rPr>
        <w:t>:</w:t>
      </w:r>
    </w:p>
    <w:p w14:paraId="387770A9" w14:textId="77777777" w:rsidR="00322763" w:rsidRPr="00F049C4" w:rsidRDefault="00322763" w:rsidP="00B2734C">
      <w:pPr>
        <w:pStyle w:val="PARA"/>
        <w:numPr>
          <w:ilvl w:val="0"/>
          <w:numId w:val="1"/>
        </w:numPr>
        <w:spacing w:line="276" w:lineRule="auto"/>
        <w:ind w:left="357" w:firstLine="0"/>
        <w:rPr>
          <w:rFonts w:ascii="Times New Roman" w:hAnsi="Times New Roman"/>
        </w:rPr>
      </w:pPr>
      <w:r>
        <w:rPr>
          <w:rFonts w:ascii="Times New Roman" w:hAnsi="Times New Roman"/>
        </w:rPr>
        <w:t xml:space="preserve">a </w:t>
      </w:r>
      <w:r w:rsidRPr="00F049C4">
        <w:rPr>
          <w:rFonts w:ascii="Times New Roman" w:hAnsi="Times New Roman"/>
        </w:rPr>
        <w:t>significant decreas</w:t>
      </w:r>
      <w:r>
        <w:rPr>
          <w:rFonts w:ascii="Times New Roman" w:hAnsi="Times New Roman"/>
        </w:rPr>
        <w:t>e</w:t>
      </w:r>
      <w:r w:rsidRPr="00F049C4">
        <w:rPr>
          <w:rFonts w:ascii="Times New Roman" w:hAnsi="Times New Roman"/>
        </w:rPr>
        <w:t xml:space="preserve"> </w:t>
      </w:r>
      <w:r>
        <w:rPr>
          <w:rFonts w:ascii="Times New Roman" w:hAnsi="Times New Roman"/>
        </w:rPr>
        <w:t xml:space="preserve">of the </w:t>
      </w:r>
      <w:r w:rsidRPr="00F049C4">
        <w:rPr>
          <w:rFonts w:ascii="Times New Roman" w:hAnsi="Times New Roman"/>
        </w:rPr>
        <w:t>memory and computation requirement by reducing the dimension</w:t>
      </w:r>
      <w:r>
        <w:rPr>
          <w:rFonts w:ascii="Times New Roman" w:hAnsi="Times New Roman"/>
        </w:rPr>
        <w:t>s</w:t>
      </w:r>
      <w:r w:rsidRPr="00F049C4">
        <w:rPr>
          <w:rFonts w:ascii="Times New Roman" w:hAnsi="Times New Roman"/>
        </w:rPr>
        <w:t xml:space="preserve"> of </w:t>
      </w:r>
      <w:r>
        <w:rPr>
          <w:rFonts w:ascii="Times New Roman" w:hAnsi="Times New Roman"/>
        </w:rPr>
        <w:t xml:space="preserve">the </w:t>
      </w:r>
      <w:r w:rsidRPr="00F049C4">
        <w:rPr>
          <w:rFonts w:ascii="Times New Roman" w:hAnsi="Times New Roman"/>
        </w:rPr>
        <w:t xml:space="preserve">Q-matrix to two, without any loss of generality; the proposed approach improves learning abilities </w:t>
      </w:r>
      <w:r>
        <w:rPr>
          <w:rFonts w:ascii="Times New Roman" w:hAnsi="Times New Roman"/>
        </w:rPr>
        <w:t>due to</w:t>
      </w:r>
      <w:r w:rsidRPr="00F049C4">
        <w:rPr>
          <w:rFonts w:ascii="Times New Roman" w:hAnsi="Times New Roman"/>
        </w:rPr>
        <w:t xml:space="preserve"> a significant acceleration of the learning process,</w:t>
      </w:r>
    </w:p>
    <w:p w14:paraId="387770AA" w14:textId="77777777" w:rsidR="00322763" w:rsidRPr="00F049C4" w:rsidRDefault="00322763" w:rsidP="00B2734C">
      <w:pPr>
        <w:pStyle w:val="PARA"/>
        <w:numPr>
          <w:ilvl w:val="0"/>
          <w:numId w:val="1"/>
        </w:numPr>
        <w:spacing w:line="276" w:lineRule="auto"/>
        <w:ind w:left="357" w:firstLine="0"/>
        <w:rPr>
          <w:rFonts w:ascii="Times New Roman" w:hAnsi="Times New Roman"/>
        </w:rPr>
      </w:pPr>
      <w:r>
        <w:rPr>
          <w:rFonts w:ascii="Times New Roman" w:hAnsi="Times New Roman"/>
        </w:rPr>
        <w:t>a</w:t>
      </w:r>
      <w:r w:rsidRPr="00F049C4">
        <w:rPr>
          <w:rFonts w:ascii="Times New Roman" w:hAnsi="Times New Roman"/>
        </w:rPr>
        <w:t xml:space="preserve"> method for generating (reducing) the number of states, designed directly for the proposed modification,</w:t>
      </w:r>
    </w:p>
    <w:p w14:paraId="387770AB" w14:textId="0BC401F3" w:rsidR="00322763" w:rsidRPr="00FB69FC" w:rsidRDefault="00322763" w:rsidP="00B2734C">
      <w:pPr>
        <w:pStyle w:val="PARA"/>
        <w:numPr>
          <w:ilvl w:val="0"/>
          <w:numId w:val="1"/>
        </w:numPr>
        <w:spacing w:line="276" w:lineRule="auto"/>
        <w:ind w:left="357" w:firstLine="0"/>
        <w:rPr>
          <w:rFonts w:ascii="Times New Roman" w:hAnsi="Times New Roman"/>
          <w:color w:val="000000" w:themeColor="text1"/>
        </w:rPr>
      </w:pPr>
      <w:r>
        <w:rPr>
          <w:rFonts w:ascii="Times New Roman" w:hAnsi="Times New Roman"/>
        </w:rPr>
        <w:t>a</w:t>
      </w:r>
      <w:r w:rsidRPr="00F049C4">
        <w:rPr>
          <w:rFonts w:ascii="Times New Roman" w:hAnsi="Times New Roman"/>
        </w:rPr>
        <w:t xml:space="preserve"> method for initialization of </w:t>
      </w:r>
      <w:r>
        <w:rPr>
          <w:rFonts w:ascii="Times New Roman" w:hAnsi="Times New Roman"/>
        </w:rPr>
        <w:t xml:space="preserve">the </w:t>
      </w:r>
      <w:r w:rsidRPr="00F049C4">
        <w:rPr>
          <w:rFonts w:ascii="Times New Roman" w:hAnsi="Times New Roman"/>
        </w:rPr>
        <w:t>Q-matrix based only on</w:t>
      </w:r>
      <w:r>
        <w:rPr>
          <w:rFonts w:ascii="Times New Roman" w:hAnsi="Times New Roman"/>
        </w:rPr>
        <w:t xml:space="preserve"> the</w:t>
      </w:r>
      <w:r w:rsidRPr="00F049C4">
        <w:rPr>
          <w:rFonts w:ascii="Times New Roman" w:hAnsi="Times New Roman"/>
        </w:rPr>
        <w:t xml:space="preserve"> tunings of the existing PI controller, </w:t>
      </w:r>
      <w:r>
        <w:rPr>
          <w:rFonts w:ascii="Times New Roman" w:hAnsi="Times New Roman"/>
        </w:rPr>
        <w:t xml:space="preserve">without </w:t>
      </w:r>
      <w:r w:rsidRPr="00FB69FC">
        <w:rPr>
          <w:rFonts w:ascii="Times New Roman" w:hAnsi="Times New Roman"/>
          <w:color w:val="000000" w:themeColor="text1"/>
        </w:rPr>
        <w:t>any knowledge of the process dynamics</w:t>
      </w:r>
      <w:r w:rsidR="001F1F28" w:rsidRPr="00FB69FC">
        <w:rPr>
          <w:rFonts w:ascii="Times New Roman" w:hAnsi="Times New Roman"/>
          <w:color w:val="000000" w:themeColor="text1"/>
        </w:rPr>
        <w:t>, such as process time constants, its gain, etc.</w:t>
      </w:r>
    </w:p>
    <w:p w14:paraId="387770AC" w14:textId="4B759DF2" w:rsidR="00CC7DD7" w:rsidRDefault="00322763" w:rsidP="00B2734C">
      <w:pPr>
        <w:pStyle w:val="PARA"/>
        <w:spacing w:after="200" w:line="276" w:lineRule="auto"/>
        <w:rPr>
          <w:rFonts w:ascii="Times New Roman" w:hAnsi="Times New Roman"/>
          <w:color w:val="000000" w:themeColor="text1"/>
        </w:rPr>
      </w:pPr>
      <w:r w:rsidRPr="00F049C4">
        <w:rPr>
          <w:rFonts w:ascii="Times New Roman" w:hAnsi="Times New Roman"/>
          <w:color w:val="000000" w:themeColor="text1"/>
        </w:rPr>
        <w:t xml:space="preserve">This paper is </w:t>
      </w:r>
      <w:r>
        <w:rPr>
          <w:rFonts w:ascii="Times New Roman" w:hAnsi="Times New Roman"/>
          <w:color w:val="000000" w:themeColor="text1"/>
        </w:rPr>
        <w:t xml:space="preserve">also </w:t>
      </w:r>
      <w:r w:rsidRPr="00F049C4">
        <w:rPr>
          <w:rFonts w:ascii="Times New Roman" w:hAnsi="Times New Roman"/>
          <w:color w:val="000000" w:themeColor="text1"/>
        </w:rPr>
        <w:t>a</w:t>
      </w:r>
      <w:r>
        <w:rPr>
          <w:rFonts w:ascii="Times New Roman" w:hAnsi="Times New Roman"/>
          <w:color w:val="000000" w:themeColor="text1"/>
        </w:rPr>
        <w:t xml:space="preserve"> greatly</w:t>
      </w:r>
      <w:r w:rsidRPr="00F049C4">
        <w:rPr>
          <w:rFonts w:ascii="Times New Roman" w:hAnsi="Times New Roman"/>
          <w:color w:val="000000" w:themeColor="text1"/>
        </w:rPr>
        <w:t xml:space="preserve"> extended version</w:t>
      </w:r>
      <w:r w:rsidRPr="00F049C4">
        <w:rPr>
          <w:rFonts w:ascii="Times New Roman" w:hAnsi="Times New Roman"/>
        </w:rPr>
        <w:t xml:space="preserve"> of the conference paper </w:t>
      </w:r>
      <w:r w:rsidR="00B2734C">
        <w:rPr>
          <w:rFonts w:ascii="Times New Roman" w:hAnsi="Times New Roman"/>
        </w:rPr>
        <w:t>[</w:t>
      </w:r>
      <w:r w:rsidR="001624C6">
        <w:rPr>
          <w:rFonts w:ascii="Times New Roman" w:hAnsi="Times New Roman"/>
        </w:rPr>
        <w:t>3</w:t>
      </w:r>
      <w:r w:rsidR="00014B3C">
        <w:rPr>
          <w:rFonts w:ascii="Times New Roman" w:hAnsi="Times New Roman"/>
        </w:rPr>
        <w:t>7</w:t>
      </w:r>
      <w:r w:rsidR="00B2734C">
        <w:rPr>
          <w:rFonts w:ascii="Times New Roman" w:hAnsi="Times New Roman"/>
        </w:rPr>
        <w:t>]</w:t>
      </w:r>
      <w:r w:rsidRPr="00F049C4">
        <w:rPr>
          <w:rFonts w:ascii="Times New Roman" w:hAnsi="Times New Roman"/>
        </w:rPr>
        <w:t>, in which</w:t>
      </w:r>
      <w:r>
        <w:rPr>
          <w:rFonts w:ascii="Times New Roman" w:hAnsi="Times New Roman"/>
        </w:rPr>
        <w:t xml:space="preserve"> the initial </w:t>
      </w:r>
      <w:r w:rsidRPr="00F049C4">
        <w:rPr>
          <w:rFonts w:ascii="Times New Roman" w:hAnsi="Times New Roman"/>
        </w:rPr>
        <w:t>Q2d concept was introduce</w:t>
      </w:r>
      <w:r>
        <w:rPr>
          <w:rFonts w:ascii="Times New Roman" w:hAnsi="Times New Roman"/>
        </w:rPr>
        <w:t>d,</w:t>
      </w:r>
      <w:r w:rsidRPr="00F049C4">
        <w:rPr>
          <w:rFonts w:ascii="Times New Roman" w:hAnsi="Times New Roman"/>
        </w:rPr>
        <w:t xml:space="preserve"> and </w:t>
      </w:r>
      <w:r>
        <w:rPr>
          <w:rFonts w:ascii="Times New Roman" w:hAnsi="Times New Roman"/>
        </w:rPr>
        <w:t xml:space="preserve">some </w:t>
      </w:r>
      <w:r w:rsidRPr="00F049C4">
        <w:rPr>
          <w:rFonts w:ascii="Times New Roman" w:hAnsi="Times New Roman"/>
        </w:rPr>
        <w:t>preliminary simulation validation</w:t>
      </w:r>
      <w:r>
        <w:rPr>
          <w:rFonts w:ascii="Times New Roman" w:hAnsi="Times New Roman"/>
        </w:rPr>
        <w:t>s</w:t>
      </w:r>
      <w:r w:rsidRPr="00F049C4">
        <w:rPr>
          <w:rFonts w:ascii="Times New Roman" w:hAnsi="Times New Roman"/>
        </w:rPr>
        <w:t xml:space="preserve"> w</w:t>
      </w:r>
      <w:r>
        <w:rPr>
          <w:rFonts w:ascii="Times New Roman" w:hAnsi="Times New Roman"/>
        </w:rPr>
        <w:t>ere</w:t>
      </w:r>
      <w:r w:rsidRPr="00F049C4">
        <w:rPr>
          <w:rFonts w:ascii="Times New Roman" w:hAnsi="Times New Roman"/>
        </w:rPr>
        <w:t xml:space="preserve"> present</w:t>
      </w:r>
      <w:r>
        <w:rPr>
          <w:rFonts w:ascii="Times New Roman" w:hAnsi="Times New Roman"/>
        </w:rPr>
        <w:t>ed</w:t>
      </w:r>
      <w:r w:rsidRPr="00F049C4">
        <w:rPr>
          <w:rFonts w:ascii="Times New Roman" w:hAnsi="Times New Roman"/>
        </w:rPr>
        <w:t>.</w:t>
      </w:r>
      <w:r>
        <w:rPr>
          <w:rFonts w:ascii="Times New Roman" w:hAnsi="Times New Roman"/>
        </w:rPr>
        <w:t xml:space="preserve"> In this paper, the proposed modifications are systematized and validated more rigorously by a simulation for two example processes showing that </w:t>
      </w:r>
      <w:r w:rsidRPr="00F049C4">
        <w:rPr>
          <w:rFonts w:ascii="Times New Roman" w:hAnsi="Times New Roman"/>
        </w:rPr>
        <w:t xml:space="preserve">the proposed Q2d </w:t>
      </w:r>
      <w:r>
        <w:rPr>
          <w:rFonts w:ascii="Times New Roman" w:hAnsi="Times New Roman"/>
        </w:rPr>
        <w:t xml:space="preserve">method </w:t>
      </w:r>
      <w:r w:rsidRPr="00F049C4">
        <w:rPr>
          <w:rFonts w:ascii="Times New Roman" w:hAnsi="Times New Roman"/>
        </w:rPr>
        <w:t xml:space="preserve">meets the requirements, even when learning </w:t>
      </w:r>
      <w:r>
        <w:rPr>
          <w:rFonts w:ascii="Times New Roman" w:hAnsi="Times New Roman"/>
        </w:rPr>
        <w:t>occurs</w:t>
      </w:r>
      <w:r w:rsidRPr="00F049C4">
        <w:rPr>
          <w:rFonts w:ascii="Times New Roman" w:hAnsi="Times New Roman"/>
        </w:rPr>
        <w:t xml:space="preserve"> based only on </w:t>
      </w:r>
      <w:r>
        <w:rPr>
          <w:rFonts w:ascii="Times New Roman" w:hAnsi="Times New Roman"/>
        </w:rPr>
        <w:t xml:space="preserve">a </w:t>
      </w:r>
      <w:r w:rsidRPr="00F049C4">
        <w:rPr>
          <w:rFonts w:ascii="Times New Roman" w:hAnsi="Times New Roman"/>
        </w:rPr>
        <w:t xml:space="preserve">realistic successive excitation by </w:t>
      </w:r>
      <w:r>
        <w:rPr>
          <w:rFonts w:ascii="Times New Roman" w:hAnsi="Times New Roman"/>
        </w:rPr>
        <w:t xml:space="preserve">a </w:t>
      </w:r>
      <w:r w:rsidRPr="00F049C4">
        <w:rPr>
          <w:rFonts w:ascii="Times New Roman" w:hAnsi="Times New Roman"/>
        </w:rPr>
        <w:t>disturbing signal</w:t>
      </w:r>
      <w:r>
        <w:rPr>
          <w:rFonts w:ascii="Times New Roman" w:hAnsi="Times New Roman"/>
        </w:rPr>
        <w:t xml:space="preserve">. An important supplement not considered </w:t>
      </w:r>
      <w:r w:rsidR="00486C56">
        <w:rPr>
          <w:rFonts w:ascii="Times New Roman" w:hAnsi="Times New Roman"/>
        </w:rPr>
        <w:t xml:space="preserve">in </w:t>
      </w:r>
      <w:r>
        <w:rPr>
          <w:rFonts w:ascii="Times New Roman" w:hAnsi="Times New Roman"/>
        </w:rPr>
        <w:t>previous</w:t>
      </w:r>
      <w:r w:rsidR="00486C56">
        <w:rPr>
          <w:rFonts w:ascii="Times New Roman" w:hAnsi="Times New Roman"/>
        </w:rPr>
        <w:t xml:space="preserve"> conference paper</w:t>
      </w:r>
      <w:r>
        <w:rPr>
          <w:rFonts w:ascii="Times New Roman" w:hAnsi="Times New Roman"/>
        </w:rPr>
        <w:t xml:space="preserve"> </w:t>
      </w:r>
      <w:r w:rsidR="00B2734C">
        <w:rPr>
          <w:rFonts w:ascii="Times New Roman" w:hAnsi="Times New Roman"/>
        </w:rPr>
        <w:t>[3</w:t>
      </w:r>
      <w:r w:rsidR="00014B3C">
        <w:rPr>
          <w:rFonts w:ascii="Times New Roman" w:hAnsi="Times New Roman"/>
        </w:rPr>
        <w:t>7</w:t>
      </w:r>
      <w:r w:rsidR="00B2734C">
        <w:rPr>
          <w:rFonts w:ascii="Times New Roman" w:hAnsi="Times New Roman"/>
        </w:rPr>
        <w:t>]</w:t>
      </w:r>
      <w:r>
        <w:rPr>
          <w:rFonts w:ascii="Times New Roman" w:hAnsi="Times New Roman"/>
        </w:rPr>
        <w:t xml:space="preserve"> is the </w:t>
      </w:r>
      <w:r w:rsidRPr="00F049C4">
        <w:rPr>
          <w:rFonts w:ascii="Times New Roman" w:hAnsi="Times New Roman"/>
        </w:rPr>
        <w:t xml:space="preserve">practical experimental </w:t>
      </w:r>
      <w:r>
        <w:rPr>
          <w:rFonts w:ascii="Times New Roman" w:hAnsi="Times New Roman"/>
        </w:rPr>
        <w:t xml:space="preserve">validation in the application to control the asynchronous motor system. To the best knowledge of the authors, this is the first presentation of the complete results of the practical application of the Q-learning in the controlling of a real experimental setup when initialization ensures the desired initial performance. It is then shown how the control performance is gradually improved by online learning </w:t>
      </w:r>
      <w:r w:rsidRPr="00F049C4">
        <w:rPr>
          <w:rFonts w:ascii="Times New Roman" w:hAnsi="Times New Roman"/>
        </w:rPr>
        <w:t xml:space="preserve">based only on successive excitation by </w:t>
      </w:r>
      <w:r>
        <w:rPr>
          <w:rFonts w:ascii="Times New Roman" w:hAnsi="Times New Roman"/>
        </w:rPr>
        <w:t xml:space="preserve">a </w:t>
      </w:r>
      <w:r w:rsidRPr="00F049C4">
        <w:rPr>
          <w:rFonts w:ascii="Times New Roman" w:hAnsi="Times New Roman"/>
        </w:rPr>
        <w:t>disturbing signal</w:t>
      </w:r>
      <w:r>
        <w:rPr>
          <w:rFonts w:ascii="Times New Roman" w:hAnsi="Times New Roman"/>
        </w:rPr>
        <w:t xml:space="preserve"> and without even </w:t>
      </w:r>
      <w:r w:rsidRPr="003E6C80">
        <w:rPr>
          <w:rFonts w:ascii="Times New Roman" w:hAnsi="Times New Roman"/>
          <w:color w:val="000000" w:themeColor="text1"/>
        </w:rPr>
        <w:t xml:space="preserve">temporary </w:t>
      </w:r>
      <w:r>
        <w:rPr>
          <w:rFonts w:ascii="Times New Roman" w:hAnsi="Times New Roman"/>
          <w:color w:val="000000" w:themeColor="text1"/>
        </w:rPr>
        <w:t xml:space="preserve">significant </w:t>
      </w:r>
      <w:r w:rsidRPr="003E6C80">
        <w:rPr>
          <w:rFonts w:ascii="Times New Roman" w:hAnsi="Times New Roman"/>
          <w:color w:val="000000" w:themeColor="text1"/>
        </w:rPr>
        <w:t>degradation</w:t>
      </w:r>
      <w:r>
        <w:rPr>
          <w:rFonts w:ascii="Times New Roman" w:hAnsi="Times New Roman"/>
          <w:color w:val="000000" w:themeColor="text1"/>
        </w:rPr>
        <w:t xml:space="preserve"> of the control performance.</w:t>
      </w:r>
    </w:p>
    <w:p w14:paraId="387770AD" w14:textId="77777777" w:rsidR="003E3048" w:rsidRPr="00F049C4" w:rsidRDefault="003E3048" w:rsidP="00C54512">
      <w:pPr>
        <w:jc w:val="both"/>
        <w:rPr>
          <w:rFonts w:ascii="Times New Roman" w:hAnsi="Times New Roman" w:cs="Times New Roman"/>
          <w:sz w:val="20"/>
          <w:szCs w:val="20"/>
        </w:rPr>
      </w:pPr>
    </w:p>
    <w:p w14:paraId="387770AE" w14:textId="77777777" w:rsidR="003E3048" w:rsidRPr="009C2AE1" w:rsidRDefault="009C2AE1" w:rsidP="00C54512">
      <w:pPr>
        <w:jc w:val="both"/>
        <w:rPr>
          <w:rFonts w:ascii="Times New Roman" w:hAnsi="Times New Roman" w:cs="Times New Roman"/>
          <w:b/>
          <w:bCs/>
          <w:sz w:val="20"/>
          <w:szCs w:val="20"/>
        </w:rPr>
      </w:pPr>
      <w:r w:rsidRPr="009C2AE1">
        <w:rPr>
          <w:rFonts w:ascii="Times New Roman" w:hAnsi="Times New Roman" w:cs="Times New Roman"/>
          <w:b/>
          <w:bCs/>
          <w:sz w:val="20"/>
          <w:szCs w:val="20"/>
        </w:rPr>
        <w:t>2. STATEMENT OF THE PROBLEM</w:t>
      </w:r>
    </w:p>
    <w:p w14:paraId="387770AF" w14:textId="77777777" w:rsidR="000B0D36" w:rsidRPr="000B0D36" w:rsidRDefault="000B0D36" w:rsidP="006E1833">
      <w:pPr>
        <w:jc w:val="both"/>
        <w:rPr>
          <w:rFonts w:ascii="Times New Roman" w:hAnsi="Times New Roman" w:cs="Times New Roman"/>
          <w:i/>
          <w:iCs/>
          <w:sz w:val="20"/>
          <w:szCs w:val="20"/>
        </w:rPr>
      </w:pPr>
      <w:r w:rsidRPr="000B0D36">
        <w:rPr>
          <w:rFonts w:ascii="Times New Roman" w:hAnsi="Times New Roman" w:cs="Times New Roman"/>
          <w:i/>
          <w:iCs/>
          <w:sz w:val="20"/>
          <w:szCs w:val="20"/>
        </w:rPr>
        <w:t xml:space="preserve">2.1. Short introduction to </w:t>
      </w:r>
      <w:r w:rsidR="00322763">
        <w:rPr>
          <w:rFonts w:ascii="Times New Roman" w:hAnsi="Times New Roman" w:cs="Times New Roman"/>
          <w:i/>
          <w:iCs/>
          <w:sz w:val="20"/>
          <w:szCs w:val="20"/>
        </w:rPr>
        <w:t xml:space="preserve">the </w:t>
      </w:r>
      <w:r w:rsidRPr="000B0D36">
        <w:rPr>
          <w:rFonts w:ascii="Times New Roman" w:hAnsi="Times New Roman" w:cs="Times New Roman"/>
          <w:i/>
          <w:iCs/>
          <w:sz w:val="20"/>
          <w:szCs w:val="20"/>
        </w:rPr>
        <w:t>Q-learning technique</w:t>
      </w:r>
    </w:p>
    <w:p w14:paraId="387770B0" w14:textId="77777777" w:rsidR="00322763" w:rsidRPr="006E1833" w:rsidRDefault="00322763" w:rsidP="00322763">
      <w:pPr>
        <w:jc w:val="both"/>
        <w:rPr>
          <w:rFonts w:ascii="Times New Roman" w:hAnsi="Times New Roman" w:cs="Times New Roman"/>
          <w:color w:val="000000" w:themeColor="text1"/>
          <w:sz w:val="20"/>
          <w:szCs w:val="20"/>
        </w:rPr>
      </w:pPr>
      <w:r>
        <w:rPr>
          <w:rFonts w:ascii="Times New Roman" w:hAnsi="Times New Roman" w:cs="Times New Roman"/>
          <w:sz w:val="20"/>
          <w:szCs w:val="20"/>
        </w:rPr>
        <w:t>Generally</w:t>
      </w:r>
      <w:r w:rsidRPr="009C2AE1">
        <w:rPr>
          <w:rFonts w:ascii="Times New Roman" w:hAnsi="Times New Roman" w:cs="Times New Roman"/>
          <w:sz w:val="20"/>
          <w:szCs w:val="20"/>
        </w:rPr>
        <w:t xml:space="preserve">, </w:t>
      </w:r>
      <w:r>
        <w:rPr>
          <w:rFonts w:ascii="Times New Roman" w:hAnsi="Times New Roman" w:cs="Times New Roman"/>
          <w:sz w:val="20"/>
          <w:szCs w:val="20"/>
        </w:rPr>
        <w:t xml:space="preserve">the </w:t>
      </w:r>
      <w:r w:rsidRPr="009C2AE1">
        <w:rPr>
          <w:rFonts w:ascii="Times New Roman" w:hAnsi="Times New Roman" w:cs="Times New Roman"/>
          <w:sz w:val="20"/>
          <w:szCs w:val="20"/>
        </w:rPr>
        <w:t xml:space="preserve">Q-learning algorithm applies the reward/punishment policy to find an optimal sequence of actions </w:t>
      </w:r>
      <w:r>
        <w:rPr>
          <w:rFonts w:ascii="Times New Roman" w:hAnsi="Times New Roman" w:cs="Times New Roman"/>
          <w:sz w:val="20"/>
          <w:szCs w:val="20"/>
        </w:rPr>
        <w:t xml:space="preserve">to move the system to the </w:t>
      </w:r>
      <w:r w:rsidRPr="009C2AE1">
        <w:rPr>
          <w:rFonts w:ascii="Times New Roman" w:hAnsi="Times New Roman" w:cs="Times New Roman"/>
          <w:sz w:val="20"/>
          <w:szCs w:val="20"/>
        </w:rPr>
        <w:t xml:space="preserve">so-called </w:t>
      </w:r>
      <w:r w:rsidRPr="009C2AE1">
        <w:rPr>
          <w:rFonts w:ascii="Times New Roman" w:hAnsi="Times New Roman" w:cs="Times New Roman"/>
          <w:i/>
          <w:sz w:val="20"/>
          <w:szCs w:val="20"/>
        </w:rPr>
        <w:t>goal state</w:t>
      </w:r>
      <w:r w:rsidRPr="009C2AE1">
        <w:rPr>
          <w:rFonts w:ascii="Times New Roman" w:hAnsi="Times New Roman" w:cs="Times New Roman"/>
          <w:sz w:val="20"/>
          <w:szCs w:val="20"/>
        </w:rPr>
        <w:t xml:space="preserve"> regardless of from which state</w:t>
      </w:r>
      <w:r>
        <w:rPr>
          <w:rFonts w:ascii="Times New Roman" w:hAnsi="Times New Roman" w:cs="Times New Roman"/>
          <w:sz w:val="20"/>
          <w:szCs w:val="20"/>
        </w:rPr>
        <w:t xml:space="preserve"> it </w:t>
      </w:r>
      <w:r w:rsidRPr="009C2AE1">
        <w:rPr>
          <w:rFonts w:ascii="Times New Roman" w:hAnsi="Times New Roman" w:cs="Times New Roman"/>
          <w:sz w:val="20"/>
          <w:szCs w:val="20"/>
        </w:rPr>
        <w:t>starts.</w:t>
      </w:r>
      <w:r>
        <w:rPr>
          <w:rFonts w:ascii="Times New Roman" w:hAnsi="Times New Roman" w:cs="Times New Roman"/>
          <w:sz w:val="20"/>
          <w:szCs w:val="20"/>
        </w:rPr>
        <w:t xml:space="preserve"> In the simplest and most intuitive way, the Q-learning algorithm can be implemented as a single </w:t>
      </w:r>
      <w:r w:rsidRPr="00886357">
        <w:rPr>
          <w:rFonts w:ascii="Times New Roman" w:hAnsi="Times New Roman" w:cs="Times New Roman"/>
          <w:i/>
          <w:sz w:val="20"/>
          <w:szCs w:val="20"/>
        </w:rPr>
        <w:t>agent</w:t>
      </w:r>
      <w:r>
        <w:rPr>
          <w:rFonts w:ascii="Times New Roman" w:hAnsi="Times New Roman" w:cs="Times New Roman"/>
          <w:sz w:val="20"/>
          <w:szCs w:val="20"/>
        </w:rPr>
        <w:t xml:space="preserve"> that </w:t>
      </w:r>
      <w:r w:rsidRPr="006E1833">
        <w:rPr>
          <w:rFonts w:ascii="Times New Roman" w:hAnsi="Times New Roman" w:cs="Times New Roman"/>
          <w:color w:val="000000" w:themeColor="text1"/>
          <w:sz w:val="20"/>
          <w:szCs w:val="20"/>
        </w:rPr>
        <w:t xml:space="preserve">learns directly from interaction with </w:t>
      </w:r>
      <w:r>
        <w:rPr>
          <w:rFonts w:ascii="Times New Roman" w:hAnsi="Times New Roman" w:cs="Times New Roman"/>
          <w:color w:val="000000" w:themeColor="text1"/>
          <w:sz w:val="20"/>
          <w:szCs w:val="20"/>
        </w:rPr>
        <w:t>its</w:t>
      </w:r>
      <w:r w:rsidRPr="006E1833">
        <w:rPr>
          <w:rFonts w:ascii="Times New Roman" w:hAnsi="Times New Roman" w:cs="Times New Roman"/>
          <w:color w:val="000000" w:themeColor="text1"/>
          <w:sz w:val="20"/>
          <w:szCs w:val="20"/>
        </w:rPr>
        <w:t xml:space="preserve"> </w:t>
      </w:r>
      <w:r w:rsidRPr="006E1833">
        <w:rPr>
          <w:rFonts w:ascii="Times New Roman" w:hAnsi="Times New Roman" w:cs="Times New Roman"/>
          <w:i/>
          <w:color w:val="000000" w:themeColor="text1"/>
          <w:sz w:val="20"/>
          <w:szCs w:val="20"/>
        </w:rPr>
        <w:t>environment</w:t>
      </w:r>
      <w:r w:rsidRPr="006E1833">
        <w:rPr>
          <w:rFonts w:ascii="Times New Roman" w:hAnsi="Times New Roman" w:cs="Times New Roman"/>
          <w:color w:val="000000" w:themeColor="text1"/>
          <w:sz w:val="20"/>
          <w:szCs w:val="20"/>
        </w:rPr>
        <w:t xml:space="preserve">. The </w:t>
      </w:r>
      <w:r w:rsidRPr="00886357">
        <w:rPr>
          <w:rFonts w:ascii="Times New Roman" w:hAnsi="Times New Roman" w:cs="Times New Roman"/>
          <w:i/>
          <w:color w:val="000000" w:themeColor="text1"/>
          <w:sz w:val="20"/>
          <w:szCs w:val="20"/>
        </w:rPr>
        <w:t>actions</w:t>
      </w:r>
      <w:r w:rsidRPr="006E1833">
        <w:rPr>
          <w:rFonts w:ascii="Times New Roman" w:hAnsi="Times New Roman" w:cs="Times New Roman"/>
          <w:color w:val="000000" w:themeColor="text1"/>
          <w:sz w:val="20"/>
          <w:szCs w:val="20"/>
        </w:rPr>
        <w:t xml:space="preserve"> are</w:t>
      </w:r>
      <w:r>
        <w:rPr>
          <w:rFonts w:ascii="Times New Roman" w:hAnsi="Times New Roman" w:cs="Times New Roman"/>
          <w:color w:val="000000" w:themeColor="text1"/>
          <w:sz w:val="20"/>
          <w:szCs w:val="20"/>
        </w:rPr>
        <w:t xml:space="preserve"> selected from a set of admissible actions and</w:t>
      </w:r>
      <w:r w:rsidRPr="006E1833">
        <w:rPr>
          <w:rFonts w:ascii="Times New Roman" w:hAnsi="Times New Roman" w:cs="Times New Roman"/>
          <w:color w:val="000000" w:themeColor="text1"/>
          <w:sz w:val="20"/>
          <w:szCs w:val="20"/>
        </w:rPr>
        <w:t xml:space="preserve"> applied based on the information collected in </w:t>
      </w:r>
      <w:r>
        <w:rPr>
          <w:rFonts w:ascii="Times New Roman" w:hAnsi="Times New Roman" w:cs="Times New Roman"/>
          <w:color w:val="000000" w:themeColor="text1"/>
          <w:sz w:val="20"/>
          <w:szCs w:val="20"/>
        </w:rPr>
        <w:t xml:space="preserve">the </w:t>
      </w:r>
      <w:r w:rsidRPr="006E1833">
        <w:rPr>
          <w:rFonts w:ascii="Times New Roman" w:hAnsi="Times New Roman" w:cs="Times New Roman"/>
          <w:color w:val="000000" w:themeColor="text1"/>
          <w:sz w:val="20"/>
          <w:szCs w:val="20"/>
        </w:rPr>
        <w:t>Q-matrix</w:t>
      </w:r>
      <w:r>
        <w:rPr>
          <w:rFonts w:ascii="Times New Roman" w:hAnsi="Times New Roman" w:cs="Times New Roman"/>
          <w:color w:val="000000" w:themeColor="text1"/>
          <w:sz w:val="20"/>
          <w:szCs w:val="20"/>
        </w:rPr>
        <w:t>,</w:t>
      </w:r>
      <w:r w:rsidRPr="006E1833">
        <w:rPr>
          <w:rFonts w:ascii="Times New Roman" w:hAnsi="Times New Roman" w:cs="Times New Roman"/>
          <w:color w:val="000000" w:themeColor="text1"/>
          <w:sz w:val="20"/>
          <w:szCs w:val="20"/>
        </w:rPr>
        <w:t xml:space="preserve"> whose elements indicate the so-far optimal action assigned to each </w:t>
      </w:r>
      <w:r>
        <w:rPr>
          <w:rFonts w:ascii="Times New Roman" w:hAnsi="Times New Roman" w:cs="Times New Roman"/>
          <w:color w:val="000000" w:themeColor="text1"/>
          <w:sz w:val="20"/>
          <w:szCs w:val="20"/>
        </w:rPr>
        <w:t xml:space="preserve">environment </w:t>
      </w:r>
      <w:r w:rsidRPr="006E1833">
        <w:rPr>
          <w:rFonts w:ascii="Times New Roman" w:hAnsi="Times New Roman" w:cs="Times New Roman"/>
          <w:color w:val="000000" w:themeColor="text1"/>
          <w:sz w:val="20"/>
          <w:szCs w:val="20"/>
        </w:rPr>
        <w:t>state. At the initial stage, the Q-matrix must be initialized</w:t>
      </w:r>
      <w:r>
        <w:rPr>
          <w:rFonts w:ascii="Times New Roman" w:hAnsi="Times New Roman" w:cs="Times New Roman"/>
          <w:color w:val="000000" w:themeColor="text1"/>
          <w:sz w:val="20"/>
          <w:szCs w:val="20"/>
        </w:rPr>
        <w:t>;</w:t>
      </w:r>
      <w:r w:rsidRPr="006E1833">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this initialization determines the performance of the Q-learning algorithm at the initial stage of operation in the exploitation mode before any learning occurs in the exploration mode. Next,</w:t>
      </w:r>
      <w:r w:rsidRPr="006E1833">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 xml:space="preserve">the </w:t>
      </w:r>
      <w:r w:rsidRPr="006E1833">
        <w:rPr>
          <w:rFonts w:ascii="Times New Roman" w:hAnsi="Times New Roman" w:cs="Times New Roman"/>
          <w:color w:val="000000" w:themeColor="text1"/>
          <w:sz w:val="20"/>
          <w:szCs w:val="20"/>
        </w:rPr>
        <w:t xml:space="preserve">values </w:t>
      </w:r>
      <w:r>
        <w:rPr>
          <w:rFonts w:ascii="Times New Roman" w:hAnsi="Times New Roman" w:cs="Times New Roman"/>
          <w:color w:val="000000" w:themeColor="text1"/>
          <w:sz w:val="20"/>
          <w:szCs w:val="20"/>
        </w:rPr>
        <w:t xml:space="preserve">of the Q-matrix </w:t>
      </w:r>
      <w:r w:rsidRPr="006E1833">
        <w:rPr>
          <w:rFonts w:ascii="Times New Roman" w:hAnsi="Times New Roman" w:cs="Times New Roman"/>
          <w:color w:val="000000" w:themeColor="text1"/>
          <w:sz w:val="20"/>
          <w:szCs w:val="20"/>
        </w:rPr>
        <w:t xml:space="preserve">are updated due to </w:t>
      </w:r>
      <w:r>
        <w:rPr>
          <w:rFonts w:ascii="Times New Roman" w:hAnsi="Times New Roman" w:cs="Times New Roman"/>
          <w:color w:val="000000" w:themeColor="text1"/>
          <w:sz w:val="20"/>
          <w:szCs w:val="20"/>
        </w:rPr>
        <w:t xml:space="preserve">the </w:t>
      </w:r>
      <w:r w:rsidRPr="006E1833">
        <w:rPr>
          <w:rFonts w:ascii="Times New Roman" w:hAnsi="Times New Roman" w:cs="Times New Roman"/>
          <w:color w:val="000000" w:themeColor="text1"/>
          <w:sz w:val="20"/>
          <w:szCs w:val="20"/>
        </w:rPr>
        <w:t>online learning according to the following iterative formula:</w:t>
      </w:r>
    </w:p>
    <w:p w14:paraId="387770B1" w14:textId="77777777" w:rsidR="00322763" w:rsidRPr="009C2AE1" w:rsidRDefault="00322763" w:rsidP="00322763">
      <w:pPr>
        <w:jc w:val="right"/>
        <w:rPr>
          <w:rFonts w:ascii="Times New Roman" w:hAnsi="Times New Roman" w:cs="Times New Roman"/>
          <w:sz w:val="20"/>
          <w:szCs w:val="20"/>
        </w:rPr>
      </w:pPr>
      <m:oMath>
        <m:r>
          <w:rPr>
            <w:rFonts w:ascii="Cambria Math" w:hAnsi="Cambria Math" w:cs="Times New Roman"/>
            <w:sz w:val="20"/>
            <w:szCs w:val="20"/>
            <w:lang w:eastAsia="pl-PL"/>
          </w:rPr>
          <m:t>Q</m:t>
        </m:r>
        <m:d>
          <m:dPr>
            <m:ctrlPr>
              <w:rPr>
                <w:rFonts w:ascii="Cambria Math" w:hAnsi="Cambria Math" w:cs="Times New Roman"/>
                <w:i/>
                <w:sz w:val="20"/>
                <w:szCs w:val="20"/>
                <w:lang w:eastAsia="pl-PL"/>
              </w:rPr>
            </m:ctrlPr>
          </m:dPr>
          <m:e>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s</m:t>
                </m:r>
              </m:e>
              <m:sub>
                <m:r>
                  <w:rPr>
                    <w:rFonts w:ascii="Cambria Math" w:hAnsi="Cambria Math" w:cs="Times New Roman"/>
                    <w:sz w:val="20"/>
                    <w:szCs w:val="20"/>
                    <w:lang w:eastAsia="pl-PL"/>
                  </w:rPr>
                  <m:t>t</m:t>
                </m:r>
              </m:sub>
            </m:sSub>
            <m:r>
              <w:rPr>
                <w:rFonts w:ascii="Cambria Math" w:hAnsi="Cambria Math" w:cs="Times New Roman"/>
                <w:sz w:val="20"/>
                <w:szCs w:val="20"/>
                <w:lang w:eastAsia="pl-PL"/>
              </w:rPr>
              <m:t>,</m:t>
            </m:r>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a</m:t>
                </m:r>
              </m:e>
              <m:sub>
                <m:r>
                  <w:rPr>
                    <w:rFonts w:ascii="Cambria Math" w:hAnsi="Cambria Math" w:cs="Times New Roman"/>
                    <w:sz w:val="20"/>
                    <w:szCs w:val="20"/>
                    <w:lang w:eastAsia="pl-PL"/>
                  </w:rPr>
                  <m:t>t</m:t>
                </m:r>
              </m:sub>
            </m:sSub>
          </m:e>
        </m:d>
        <m:r>
          <w:rPr>
            <w:rFonts w:ascii="Cambria Math" w:hAnsi="Cambria Math" w:cs="Times New Roman"/>
            <w:sz w:val="20"/>
            <w:szCs w:val="20"/>
            <w:lang w:eastAsia="pl-PL"/>
          </w:rPr>
          <m:t>⃪</m:t>
        </m:r>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Q</m:t>
            </m:r>
          </m:e>
          <m:sub>
            <m:r>
              <w:rPr>
                <w:rFonts w:ascii="Cambria Math" w:hAnsi="Cambria Math" w:cs="Times New Roman"/>
                <w:sz w:val="20"/>
                <w:szCs w:val="20"/>
                <w:lang w:eastAsia="pl-PL"/>
              </w:rPr>
              <m:t>p</m:t>
            </m:r>
          </m:sub>
        </m:sSub>
        <m:d>
          <m:dPr>
            <m:ctrlPr>
              <w:rPr>
                <w:rFonts w:ascii="Cambria Math" w:hAnsi="Cambria Math" w:cs="Times New Roman"/>
                <w:i/>
                <w:sz w:val="20"/>
                <w:szCs w:val="20"/>
                <w:lang w:eastAsia="pl-PL"/>
              </w:rPr>
            </m:ctrlPr>
          </m:dPr>
          <m:e>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s</m:t>
                </m:r>
              </m:e>
              <m:sub>
                <m:r>
                  <w:rPr>
                    <w:rFonts w:ascii="Cambria Math" w:hAnsi="Cambria Math" w:cs="Times New Roman"/>
                    <w:sz w:val="20"/>
                    <w:szCs w:val="20"/>
                    <w:lang w:eastAsia="pl-PL"/>
                  </w:rPr>
                  <m:t>t</m:t>
                </m:r>
              </m:sub>
            </m:sSub>
            <m:r>
              <w:rPr>
                <w:rFonts w:ascii="Cambria Math" w:hAnsi="Cambria Math" w:cs="Times New Roman"/>
                <w:sz w:val="20"/>
                <w:szCs w:val="20"/>
                <w:lang w:eastAsia="pl-PL"/>
              </w:rPr>
              <m:t>,</m:t>
            </m:r>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a</m:t>
                </m:r>
              </m:e>
              <m:sub>
                <m:r>
                  <w:rPr>
                    <w:rFonts w:ascii="Cambria Math" w:hAnsi="Cambria Math" w:cs="Times New Roman"/>
                    <w:sz w:val="20"/>
                    <w:szCs w:val="20"/>
                    <w:lang w:eastAsia="pl-PL"/>
                  </w:rPr>
                  <m:t>t</m:t>
                </m:r>
              </m:sub>
            </m:sSub>
          </m:e>
        </m:d>
        <m:r>
          <w:rPr>
            <w:rFonts w:ascii="Cambria Math" w:hAnsi="Cambria Math" w:cs="Times New Roman"/>
            <w:sz w:val="20"/>
            <w:szCs w:val="20"/>
            <w:lang w:eastAsia="pl-PL"/>
          </w:rPr>
          <m:t>+α</m:t>
        </m:r>
        <m:d>
          <m:dPr>
            <m:begChr m:val="["/>
            <m:endChr m:val="]"/>
            <m:ctrlPr>
              <w:rPr>
                <w:rFonts w:ascii="Cambria Math" w:hAnsi="Cambria Math" w:cs="Times New Roman"/>
                <w:i/>
                <w:sz w:val="20"/>
                <w:szCs w:val="20"/>
                <w:lang w:eastAsia="pl-PL"/>
              </w:rPr>
            </m:ctrlPr>
          </m:dPr>
          <m:e>
            <m:r>
              <w:rPr>
                <w:rFonts w:ascii="Cambria Math" w:hAnsi="Cambria Math" w:cs="Times New Roman"/>
                <w:sz w:val="20"/>
                <w:szCs w:val="20"/>
                <w:lang w:eastAsia="pl-PL"/>
              </w:rPr>
              <m:t>R+γ*</m:t>
            </m:r>
            <m:sSub>
              <m:sSubPr>
                <m:ctrlPr>
                  <w:rPr>
                    <w:rFonts w:ascii="Cambria Math" w:hAnsi="Cambria Math" w:cs="Times New Roman"/>
                    <w:sz w:val="20"/>
                    <w:szCs w:val="20"/>
                    <w:lang w:eastAsia="pl-PL"/>
                  </w:rPr>
                </m:ctrlPr>
              </m:sSubPr>
              <m:e>
                <m:r>
                  <m:rPr>
                    <m:sty m:val="p"/>
                  </m:rPr>
                  <w:rPr>
                    <w:rFonts w:ascii="Cambria Math" w:hAnsi="Cambria Math" w:cs="Times New Roman"/>
                    <w:sz w:val="20"/>
                    <w:szCs w:val="20"/>
                    <w:lang w:eastAsia="pl-PL"/>
                  </w:rPr>
                  <m:t>max</m:t>
                </m:r>
              </m:e>
              <m:sub>
                <m:r>
                  <m:rPr>
                    <m:sty m:val="p"/>
                  </m:rPr>
                  <w:rPr>
                    <w:rFonts w:ascii="Cambria Math" w:hAnsi="Cambria Math" w:cs="Times New Roman"/>
                    <w:sz w:val="20"/>
                    <w:szCs w:val="20"/>
                    <w:lang w:eastAsia="pl-PL"/>
                  </w:rPr>
                  <m:t>a</m:t>
                </m:r>
              </m:sub>
            </m:sSub>
            <m:r>
              <m:rPr>
                <m:sty m:val="p"/>
              </m:rPr>
              <w:rPr>
                <w:rFonts w:ascii="Cambria Math" w:hAnsi="Cambria Math" w:cs="Times New Roman"/>
                <w:sz w:val="20"/>
                <w:szCs w:val="20"/>
                <w:lang w:eastAsia="pl-PL"/>
              </w:rPr>
              <m:t>⁡</m:t>
            </m:r>
            <m:r>
              <w:rPr>
                <w:rFonts w:ascii="Cambria Math" w:hAnsi="Cambria Math" w:cs="Times New Roman"/>
                <w:sz w:val="20"/>
                <w:szCs w:val="20"/>
                <w:lang w:eastAsia="pl-PL"/>
              </w:rPr>
              <m:t>Q</m:t>
            </m:r>
            <m:d>
              <m:dPr>
                <m:ctrlPr>
                  <w:rPr>
                    <w:rFonts w:ascii="Cambria Math" w:hAnsi="Cambria Math" w:cs="Times New Roman"/>
                    <w:i/>
                    <w:sz w:val="20"/>
                    <w:szCs w:val="20"/>
                    <w:lang w:eastAsia="pl-PL"/>
                  </w:rPr>
                </m:ctrlPr>
              </m:dPr>
              <m:e>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s</m:t>
                    </m:r>
                  </m:e>
                  <m:sub>
                    <m:r>
                      <w:rPr>
                        <w:rFonts w:ascii="Cambria Math" w:hAnsi="Cambria Math" w:cs="Times New Roman"/>
                        <w:sz w:val="20"/>
                        <w:szCs w:val="20"/>
                        <w:lang w:eastAsia="pl-PL"/>
                      </w:rPr>
                      <m:t>t+1</m:t>
                    </m:r>
                  </m:sub>
                </m:sSub>
                <m:r>
                  <w:rPr>
                    <w:rFonts w:ascii="Cambria Math" w:hAnsi="Cambria Math" w:cs="Times New Roman"/>
                    <w:sz w:val="20"/>
                    <w:szCs w:val="20"/>
                    <w:lang w:eastAsia="pl-PL"/>
                  </w:rPr>
                  <m:t>,</m:t>
                </m:r>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a</m:t>
                    </m:r>
                  </m:e>
                  <m:sub>
                    <m:r>
                      <w:rPr>
                        <w:rFonts w:ascii="Cambria Math" w:hAnsi="Cambria Math" w:cs="Times New Roman"/>
                        <w:sz w:val="20"/>
                        <w:szCs w:val="20"/>
                        <w:lang w:eastAsia="pl-PL"/>
                      </w:rPr>
                      <m:t>t+1</m:t>
                    </m:r>
                  </m:sub>
                </m:sSub>
              </m:e>
            </m:d>
            <m:r>
              <w:rPr>
                <w:rFonts w:ascii="Cambria Math" w:hAnsi="Cambria Math" w:cs="Times New Roman"/>
                <w:sz w:val="20"/>
                <w:szCs w:val="20"/>
                <w:lang w:eastAsia="pl-PL"/>
              </w:rPr>
              <m:t>-</m:t>
            </m:r>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Q</m:t>
                </m:r>
              </m:e>
              <m:sub>
                <m:r>
                  <w:rPr>
                    <w:rFonts w:ascii="Cambria Math" w:hAnsi="Cambria Math" w:cs="Times New Roman"/>
                    <w:sz w:val="20"/>
                    <w:szCs w:val="20"/>
                    <w:lang w:eastAsia="pl-PL"/>
                  </w:rPr>
                  <m:t>p</m:t>
                </m:r>
              </m:sub>
            </m:sSub>
            <m:d>
              <m:dPr>
                <m:ctrlPr>
                  <w:rPr>
                    <w:rFonts w:ascii="Cambria Math" w:hAnsi="Cambria Math" w:cs="Times New Roman"/>
                    <w:i/>
                    <w:sz w:val="20"/>
                    <w:szCs w:val="20"/>
                    <w:lang w:eastAsia="pl-PL"/>
                  </w:rPr>
                </m:ctrlPr>
              </m:dPr>
              <m:e>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s</m:t>
                    </m:r>
                  </m:e>
                  <m:sub>
                    <m:r>
                      <w:rPr>
                        <w:rFonts w:ascii="Cambria Math" w:hAnsi="Cambria Math" w:cs="Times New Roman"/>
                        <w:sz w:val="20"/>
                        <w:szCs w:val="20"/>
                        <w:lang w:eastAsia="pl-PL"/>
                      </w:rPr>
                      <m:t>t</m:t>
                    </m:r>
                  </m:sub>
                </m:sSub>
                <m:r>
                  <w:rPr>
                    <w:rFonts w:ascii="Cambria Math" w:hAnsi="Cambria Math" w:cs="Times New Roman"/>
                    <w:sz w:val="20"/>
                    <w:szCs w:val="20"/>
                    <w:lang w:eastAsia="pl-PL"/>
                  </w:rPr>
                  <m:t>,</m:t>
                </m:r>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a</m:t>
                    </m:r>
                  </m:e>
                  <m:sub>
                    <m:r>
                      <w:rPr>
                        <w:rFonts w:ascii="Cambria Math" w:hAnsi="Cambria Math" w:cs="Times New Roman"/>
                        <w:sz w:val="20"/>
                        <w:szCs w:val="20"/>
                        <w:lang w:eastAsia="pl-PL"/>
                      </w:rPr>
                      <m:t>t</m:t>
                    </m:r>
                  </m:sub>
                </m:sSub>
              </m:e>
            </m:d>
          </m:e>
        </m:d>
      </m:oMath>
      <w:r>
        <w:rPr>
          <w:rFonts w:ascii="Times New Roman" w:eastAsiaTheme="minorEastAsia" w:hAnsi="Times New Roman" w:cs="Times New Roman"/>
          <w:sz w:val="20"/>
          <w:szCs w:val="20"/>
          <w:lang w:eastAsia="pl-PL"/>
        </w:rPr>
        <w:t>,</w:t>
      </w:r>
      <w:r w:rsidRPr="009C2AE1">
        <w:rPr>
          <w:rFonts w:ascii="Times New Roman" w:hAnsi="Times New Roman" w:cs="Times New Roman"/>
          <w:sz w:val="20"/>
          <w:szCs w:val="20"/>
          <w:lang w:eastAsia="pl-PL"/>
        </w:rPr>
        <w:tab/>
      </w:r>
      <w:r w:rsidRPr="009C2AE1">
        <w:rPr>
          <w:rFonts w:ascii="Times New Roman" w:hAnsi="Times New Roman" w:cs="Times New Roman"/>
          <w:sz w:val="20"/>
          <w:szCs w:val="20"/>
          <w:lang w:eastAsia="pl-PL"/>
        </w:rPr>
        <w:tab/>
      </w:r>
      <w:r w:rsidRPr="009C2AE1">
        <w:rPr>
          <w:rFonts w:ascii="Times New Roman" w:hAnsi="Times New Roman" w:cs="Times New Roman"/>
          <w:sz w:val="20"/>
          <w:szCs w:val="20"/>
          <w:lang w:eastAsia="pl-PL"/>
        </w:rPr>
        <w:tab/>
        <w:t>(1)</w:t>
      </w:r>
    </w:p>
    <w:p w14:paraId="387770B2" w14:textId="007BEA2A" w:rsidR="009C2AE1" w:rsidRDefault="00322763" w:rsidP="00322763">
      <w:pPr>
        <w:jc w:val="both"/>
        <w:rPr>
          <w:rFonts w:ascii="Times New Roman" w:hAnsi="Times New Roman" w:cs="Times New Roman"/>
          <w:sz w:val="20"/>
          <w:szCs w:val="20"/>
        </w:rPr>
      </w:pPr>
      <w:r w:rsidRPr="009C2AE1">
        <w:rPr>
          <w:rFonts w:ascii="Times New Roman" w:hAnsi="Times New Roman" w:cs="Times New Roman"/>
          <w:sz w:val="20"/>
          <w:szCs w:val="20"/>
        </w:rPr>
        <w:lastRenderedPageBreak/>
        <w:t xml:space="preserve">where </w:t>
      </w:r>
      <w:proofErr w:type="spellStart"/>
      <w:r w:rsidRPr="009C2AE1">
        <w:rPr>
          <w:rFonts w:ascii="Times New Roman" w:hAnsi="Times New Roman" w:cs="Times New Roman"/>
          <w:i/>
          <w:sz w:val="20"/>
          <w:szCs w:val="20"/>
        </w:rPr>
        <w:t>t</w:t>
      </w:r>
      <w:proofErr w:type="spellEnd"/>
      <w:r w:rsidRPr="009C2AE1">
        <w:rPr>
          <w:rFonts w:ascii="Times New Roman" w:hAnsi="Times New Roman" w:cs="Times New Roman"/>
          <w:sz w:val="20"/>
          <w:szCs w:val="20"/>
        </w:rPr>
        <w:t xml:space="preserve"> is </w:t>
      </w:r>
      <w:r>
        <w:rPr>
          <w:rFonts w:ascii="Times New Roman" w:hAnsi="Times New Roman" w:cs="Times New Roman"/>
          <w:sz w:val="20"/>
          <w:szCs w:val="20"/>
        </w:rPr>
        <w:t xml:space="preserve">a </w:t>
      </w:r>
      <w:r w:rsidRPr="009C2AE1">
        <w:rPr>
          <w:rFonts w:ascii="Times New Roman" w:hAnsi="Times New Roman" w:cs="Times New Roman"/>
          <w:sz w:val="20"/>
          <w:szCs w:val="20"/>
        </w:rPr>
        <w:t>discrete</w:t>
      </w:r>
      <w:r>
        <w:rPr>
          <w:rFonts w:ascii="Times New Roman" w:hAnsi="Times New Roman" w:cs="Times New Roman"/>
          <w:sz w:val="20"/>
          <w:szCs w:val="20"/>
        </w:rPr>
        <w:t>-</w:t>
      </w:r>
      <w:r w:rsidRPr="009C2AE1">
        <w:rPr>
          <w:rFonts w:ascii="Times New Roman" w:hAnsi="Times New Roman" w:cs="Times New Roman"/>
          <w:sz w:val="20"/>
          <w:szCs w:val="20"/>
        </w:rPr>
        <w:t xml:space="preserve">time instant, </w:t>
      </w:r>
      <w:r w:rsidRPr="009C2AE1">
        <w:rPr>
          <w:rFonts w:ascii="Times New Roman" w:hAnsi="Times New Roman" w:cs="Times New Roman"/>
          <w:i/>
          <w:sz w:val="20"/>
          <w:szCs w:val="20"/>
        </w:rPr>
        <w:t xml:space="preserve">s </w:t>
      </w:r>
      <w:r w:rsidRPr="009C2AE1">
        <w:rPr>
          <w:rFonts w:ascii="Times New Roman" w:hAnsi="Times New Roman" w:cs="Times New Roman"/>
          <w:sz w:val="20"/>
          <w:szCs w:val="20"/>
        </w:rPr>
        <w:t xml:space="preserve">denotes </w:t>
      </w:r>
      <w:r>
        <w:rPr>
          <w:rFonts w:ascii="Times New Roman" w:hAnsi="Times New Roman" w:cs="Times New Roman"/>
          <w:sz w:val="20"/>
          <w:szCs w:val="20"/>
        </w:rPr>
        <w:t xml:space="preserve">the </w:t>
      </w:r>
      <w:r w:rsidRPr="009C2AE1">
        <w:rPr>
          <w:rFonts w:ascii="Times New Roman" w:hAnsi="Times New Roman" w:cs="Times New Roman"/>
          <w:sz w:val="20"/>
          <w:szCs w:val="20"/>
        </w:rPr>
        <w:t xml:space="preserve">state </w:t>
      </w:r>
      <w:r>
        <w:rPr>
          <w:rFonts w:ascii="Times New Roman" w:hAnsi="Times New Roman" w:cs="Times New Roman"/>
          <w:sz w:val="20"/>
          <w:szCs w:val="20"/>
        </w:rPr>
        <w:t>that is an element of the predefined set of states (</w:t>
      </w:r>
      <w:r>
        <w:rPr>
          <w:rFonts w:ascii="Times New Roman" w:hAnsi="Times New Roman" w:cs="Times New Roman"/>
          <w:i/>
          <w:sz w:val="20"/>
          <w:szCs w:val="20"/>
        </w:rPr>
        <w:t>s</w:t>
      </w:r>
      <w:r>
        <w:rPr>
          <w:rFonts w:ascii="Times New Roman" w:hAnsi="Times New Roman" w:cs="Times New Roman"/>
          <w:sz w:val="20"/>
          <w:szCs w:val="20"/>
        </w:rPr>
        <w:t xml:space="preserve"> </w:t>
      </w:r>
      <w:r>
        <w:rPr>
          <w:rFonts w:ascii="Times New Roman" w:hAnsi="Times New Roman" w:cs="Times New Roman"/>
          <w:sz w:val="20"/>
          <w:szCs w:val="20"/>
        </w:rPr>
        <w:sym w:font="Symbol" w:char="F0CE"/>
      </w:r>
      <w:r>
        <w:rPr>
          <w:rFonts w:ascii="Times New Roman" w:hAnsi="Times New Roman" w:cs="Times New Roman"/>
          <w:sz w:val="20"/>
          <w:szCs w:val="20"/>
        </w:rPr>
        <w:t xml:space="preserve"> [</w:t>
      </w:r>
      <w:r>
        <w:rPr>
          <w:rFonts w:ascii="Times New Roman" w:hAnsi="Times New Roman" w:cs="Times New Roman"/>
          <w:i/>
          <w:sz w:val="20"/>
          <w:szCs w:val="20"/>
        </w:rPr>
        <w:t>s</w:t>
      </w:r>
      <w:r>
        <w:rPr>
          <w:rFonts w:ascii="Times New Roman" w:hAnsi="Times New Roman" w:cs="Times New Roman"/>
          <w:sz w:val="20"/>
          <w:szCs w:val="20"/>
        </w:rPr>
        <w:t xml:space="preserve">]), and </w:t>
      </w:r>
      <w:r w:rsidRPr="009C2AE1">
        <w:rPr>
          <w:rFonts w:ascii="Times New Roman" w:hAnsi="Times New Roman" w:cs="Times New Roman"/>
          <w:i/>
          <w:sz w:val="20"/>
          <w:szCs w:val="20"/>
        </w:rPr>
        <w:t>a</w:t>
      </w:r>
      <w:r w:rsidRPr="009C2AE1">
        <w:rPr>
          <w:rFonts w:ascii="Times New Roman" w:hAnsi="Times New Roman" w:cs="Times New Roman"/>
          <w:sz w:val="20"/>
          <w:szCs w:val="20"/>
        </w:rPr>
        <w:t xml:space="preserve"> </w:t>
      </w:r>
      <w:r>
        <w:rPr>
          <w:rFonts w:ascii="Times New Roman" w:hAnsi="Times New Roman" w:cs="Times New Roman"/>
          <w:sz w:val="20"/>
          <w:szCs w:val="20"/>
        </w:rPr>
        <w:t>indicates</w:t>
      </w:r>
      <w:r w:rsidRPr="009C2AE1">
        <w:rPr>
          <w:rFonts w:ascii="Times New Roman" w:hAnsi="Times New Roman" w:cs="Times New Roman"/>
          <w:sz w:val="20"/>
          <w:szCs w:val="20"/>
        </w:rPr>
        <w:t xml:space="preserve"> the action </w:t>
      </w:r>
      <w:r>
        <w:rPr>
          <w:rFonts w:ascii="Times New Roman" w:hAnsi="Times New Roman" w:cs="Times New Roman"/>
          <w:sz w:val="20"/>
          <w:szCs w:val="20"/>
        </w:rPr>
        <w:t xml:space="preserve">(an element of the predefined set of actions, </w:t>
      </w:r>
      <w:r>
        <w:rPr>
          <w:rFonts w:ascii="Times New Roman" w:hAnsi="Times New Roman" w:cs="Times New Roman"/>
          <w:i/>
          <w:sz w:val="20"/>
          <w:szCs w:val="20"/>
        </w:rPr>
        <w:t>a</w:t>
      </w:r>
      <w:r>
        <w:rPr>
          <w:rFonts w:ascii="Times New Roman" w:hAnsi="Times New Roman" w:cs="Times New Roman"/>
          <w:sz w:val="20"/>
          <w:szCs w:val="20"/>
        </w:rPr>
        <w:t xml:space="preserve"> </w:t>
      </w:r>
      <w:r>
        <w:rPr>
          <w:rFonts w:ascii="Times New Roman" w:hAnsi="Times New Roman" w:cs="Times New Roman"/>
          <w:sz w:val="20"/>
          <w:szCs w:val="20"/>
        </w:rPr>
        <w:sym w:font="Symbol" w:char="F0CE"/>
      </w:r>
      <w:r>
        <w:rPr>
          <w:rFonts w:ascii="Times New Roman" w:hAnsi="Times New Roman" w:cs="Times New Roman"/>
          <w:sz w:val="20"/>
          <w:szCs w:val="20"/>
        </w:rPr>
        <w:t xml:space="preserve"> [</w:t>
      </w:r>
      <w:r>
        <w:rPr>
          <w:rFonts w:ascii="Times New Roman" w:hAnsi="Times New Roman" w:cs="Times New Roman"/>
          <w:i/>
          <w:sz w:val="20"/>
          <w:szCs w:val="20"/>
        </w:rPr>
        <w:t>a</w:t>
      </w:r>
      <w:r>
        <w:rPr>
          <w:rFonts w:ascii="Times New Roman" w:hAnsi="Times New Roman" w:cs="Times New Roman"/>
          <w:sz w:val="20"/>
          <w:szCs w:val="20"/>
        </w:rPr>
        <w:t>]), which</w:t>
      </w:r>
      <w:r w:rsidRPr="009C2AE1">
        <w:rPr>
          <w:rFonts w:ascii="Times New Roman" w:hAnsi="Times New Roman" w:cs="Times New Roman"/>
          <w:sz w:val="20"/>
          <w:szCs w:val="20"/>
        </w:rPr>
        <w:t xml:space="preserve"> so far is considered as optimal (in </w:t>
      </w:r>
      <w:r>
        <w:rPr>
          <w:rFonts w:ascii="Times New Roman" w:hAnsi="Times New Roman" w:cs="Times New Roman"/>
          <w:sz w:val="20"/>
          <w:szCs w:val="20"/>
        </w:rPr>
        <w:t xml:space="preserve">the </w:t>
      </w:r>
      <w:r w:rsidRPr="009C2AE1">
        <w:rPr>
          <w:rFonts w:ascii="Times New Roman" w:hAnsi="Times New Roman" w:cs="Times New Roman"/>
          <w:sz w:val="20"/>
          <w:szCs w:val="20"/>
        </w:rPr>
        <w:t xml:space="preserve">exploitation mode) or drawn (in </w:t>
      </w:r>
      <w:r>
        <w:rPr>
          <w:rFonts w:ascii="Times New Roman" w:hAnsi="Times New Roman" w:cs="Times New Roman"/>
          <w:sz w:val="20"/>
          <w:szCs w:val="20"/>
        </w:rPr>
        <w:t xml:space="preserve">the </w:t>
      </w:r>
      <w:r w:rsidRPr="009C2AE1">
        <w:rPr>
          <w:rFonts w:ascii="Times New Roman" w:hAnsi="Times New Roman" w:cs="Times New Roman"/>
          <w:sz w:val="20"/>
          <w:szCs w:val="20"/>
        </w:rPr>
        <w:t>exploration mode) and</w:t>
      </w:r>
      <w:r>
        <w:rPr>
          <w:rFonts w:ascii="Times New Roman" w:hAnsi="Times New Roman" w:cs="Times New Roman"/>
          <w:sz w:val="20"/>
          <w:szCs w:val="20"/>
        </w:rPr>
        <w:t>,</w:t>
      </w:r>
      <w:r w:rsidRPr="009C2AE1">
        <w:rPr>
          <w:rFonts w:ascii="Times New Roman" w:hAnsi="Times New Roman" w:cs="Times New Roman"/>
          <w:sz w:val="20"/>
          <w:szCs w:val="20"/>
        </w:rPr>
        <w:t xml:space="preserve"> thus</w:t>
      </w:r>
      <w:r>
        <w:rPr>
          <w:rFonts w:ascii="Times New Roman" w:hAnsi="Times New Roman" w:cs="Times New Roman"/>
          <w:sz w:val="20"/>
          <w:szCs w:val="20"/>
        </w:rPr>
        <w:t>,</w:t>
      </w:r>
      <w:r w:rsidRPr="009C2AE1">
        <w:rPr>
          <w:rFonts w:ascii="Times New Roman" w:hAnsi="Times New Roman" w:cs="Times New Roman"/>
          <w:sz w:val="20"/>
          <w:szCs w:val="20"/>
        </w:rPr>
        <w:t xml:space="preserve"> should be taken at this state. </w:t>
      </w:r>
      <m:oMath>
        <m:r>
          <w:rPr>
            <w:rFonts w:ascii="Cambria Math" w:hAnsi="Cambria Math" w:cs="Times New Roman"/>
            <w:sz w:val="20"/>
            <w:szCs w:val="20"/>
            <w:lang w:eastAsia="pl-PL"/>
          </w:rPr>
          <m:t>Q</m:t>
        </m:r>
        <m:d>
          <m:dPr>
            <m:ctrlPr>
              <w:rPr>
                <w:rFonts w:ascii="Cambria Math" w:hAnsi="Cambria Math" w:cs="Times New Roman"/>
                <w:i/>
                <w:sz w:val="20"/>
                <w:szCs w:val="20"/>
                <w:lang w:eastAsia="pl-PL"/>
              </w:rPr>
            </m:ctrlPr>
          </m:dPr>
          <m:e>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s</m:t>
                </m:r>
              </m:e>
              <m:sub>
                <m:r>
                  <w:rPr>
                    <w:rFonts w:ascii="Cambria Math" w:hAnsi="Cambria Math" w:cs="Times New Roman"/>
                    <w:sz w:val="20"/>
                    <w:szCs w:val="20"/>
                    <w:lang w:eastAsia="pl-PL"/>
                  </w:rPr>
                  <m:t>t</m:t>
                </m:r>
              </m:sub>
            </m:sSub>
            <m:r>
              <w:rPr>
                <w:rFonts w:ascii="Cambria Math" w:hAnsi="Cambria Math" w:cs="Times New Roman"/>
                <w:sz w:val="20"/>
                <w:szCs w:val="20"/>
                <w:lang w:eastAsia="pl-PL"/>
              </w:rPr>
              <m:t>,</m:t>
            </m:r>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a</m:t>
                </m:r>
              </m:e>
              <m:sub>
                <m:r>
                  <w:rPr>
                    <w:rFonts w:ascii="Cambria Math" w:hAnsi="Cambria Math" w:cs="Times New Roman"/>
                    <w:sz w:val="20"/>
                    <w:szCs w:val="20"/>
                    <w:lang w:eastAsia="pl-PL"/>
                  </w:rPr>
                  <m:t>t</m:t>
                </m:r>
              </m:sub>
            </m:sSub>
          </m:e>
        </m:d>
      </m:oMath>
      <w:r w:rsidRPr="009C2AE1">
        <w:rPr>
          <w:rFonts w:ascii="Times New Roman" w:eastAsiaTheme="minorEastAsia" w:hAnsi="Times New Roman" w:cs="Times New Roman"/>
          <w:sz w:val="20"/>
          <w:szCs w:val="20"/>
          <w:lang w:eastAsia="pl-PL"/>
        </w:rPr>
        <w:t xml:space="preserve"> </w:t>
      </w:r>
      <w:r w:rsidRPr="009C2AE1">
        <w:rPr>
          <w:rFonts w:ascii="Times New Roman" w:hAnsi="Times New Roman" w:cs="Times New Roman"/>
          <w:sz w:val="20"/>
          <w:szCs w:val="20"/>
        </w:rPr>
        <w:t>denotes the element (</w:t>
      </w:r>
      <w:r>
        <w:rPr>
          <w:rFonts w:ascii="Times New Roman" w:hAnsi="Times New Roman" w:cs="Times New Roman"/>
          <w:sz w:val="20"/>
          <w:szCs w:val="20"/>
        </w:rPr>
        <w:t xml:space="preserve">i.e., the </w:t>
      </w:r>
      <w:r w:rsidRPr="009C2AE1">
        <w:rPr>
          <w:rFonts w:ascii="Times New Roman" w:hAnsi="Times New Roman" w:cs="Times New Roman"/>
          <w:sz w:val="20"/>
          <w:szCs w:val="20"/>
        </w:rPr>
        <w:t xml:space="preserve">Q-value) of the Q-matrix that represents weights for applying </w:t>
      </w:r>
      <w:r>
        <w:rPr>
          <w:rFonts w:ascii="Times New Roman" w:hAnsi="Times New Roman" w:cs="Times New Roman"/>
          <w:sz w:val="20"/>
          <w:szCs w:val="20"/>
        </w:rPr>
        <w:t xml:space="preserve">an </w:t>
      </w:r>
      <w:r w:rsidRPr="009C2AE1">
        <w:rPr>
          <w:rFonts w:ascii="Times New Roman" w:hAnsi="Times New Roman" w:cs="Times New Roman"/>
          <w:sz w:val="20"/>
          <w:szCs w:val="20"/>
        </w:rPr>
        <w:t xml:space="preserve">action </w:t>
      </w:r>
      <w:r w:rsidRPr="009C2AE1">
        <w:rPr>
          <w:rFonts w:ascii="Times New Roman" w:hAnsi="Times New Roman" w:cs="Times New Roman"/>
          <w:i/>
          <w:sz w:val="20"/>
          <w:szCs w:val="20"/>
        </w:rPr>
        <w:t>a</w:t>
      </w:r>
      <w:r w:rsidRPr="009C2AE1">
        <w:rPr>
          <w:rFonts w:ascii="Times New Roman" w:hAnsi="Times New Roman" w:cs="Times New Roman"/>
          <w:sz w:val="20"/>
          <w:szCs w:val="20"/>
        </w:rPr>
        <w:t xml:space="preserve"> when the system is at the </w:t>
      </w:r>
      <w:proofErr w:type="spellStart"/>
      <w:r w:rsidRPr="009C2AE1">
        <w:rPr>
          <w:rFonts w:ascii="Times New Roman" w:hAnsi="Times New Roman" w:cs="Times New Roman"/>
          <w:sz w:val="20"/>
          <w:szCs w:val="20"/>
        </w:rPr>
        <w:t xml:space="preserve">state </w:t>
      </w:r>
      <w:r w:rsidRPr="009C2AE1">
        <w:rPr>
          <w:rFonts w:ascii="Times New Roman" w:hAnsi="Times New Roman" w:cs="Times New Roman"/>
          <w:i/>
          <w:sz w:val="20"/>
          <w:szCs w:val="20"/>
        </w:rPr>
        <w:t>s</w:t>
      </w:r>
      <w:proofErr w:type="spellEnd"/>
      <w:r w:rsidRPr="009C2AE1">
        <w:rPr>
          <w:rFonts w:ascii="Times New Roman" w:hAnsi="Times New Roman" w:cs="Times New Roman"/>
          <w:sz w:val="20"/>
          <w:szCs w:val="20"/>
        </w:rPr>
        <w:t xml:space="preserve">. Additionally, in Eq. (1), </w:t>
      </w:r>
      <m:oMath>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Q</m:t>
            </m:r>
          </m:e>
          <m:sub>
            <m:r>
              <w:rPr>
                <w:rFonts w:ascii="Cambria Math" w:hAnsi="Cambria Math" w:cs="Times New Roman"/>
                <w:sz w:val="20"/>
                <w:szCs w:val="20"/>
                <w:lang w:eastAsia="pl-PL"/>
              </w:rPr>
              <m:t>p</m:t>
            </m:r>
          </m:sub>
        </m:sSub>
        <m:d>
          <m:dPr>
            <m:ctrlPr>
              <w:rPr>
                <w:rFonts w:ascii="Cambria Math" w:hAnsi="Cambria Math" w:cs="Times New Roman"/>
                <w:i/>
                <w:sz w:val="20"/>
                <w:szCs w:val="20"/>
                <w:lang w:eastAsia="pl-PL"/>
              </w:rPr>
            </m:ctrlPr>
          </m:dPr>
          <m:e>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s</m:t>
                </m:r>
              </m:e>
              <m:sub>
                <m:r>
                  <w:rPr>
                    <w:rFonts w:ascii="Cambria Math" w:hAnsi="Cambria Math" w:cs="Times New Roman"/>
                    <w:sz w:val="20"/>
                    <w:szCs w:val="20"/>
                    <w:lang w:eastAsia="pl-PL"/>
                  </w:rPr>
                  <m:t>t</m:t>
                </m:r>
              </m:sub>
            </m:sSub>
            <m:r>
              <w:rPr>
                <w:rFonts w:ascii="Cambria Math" w:hAnsi="Cambria Math" w:cs="Times New Roman"/>
                <w:sz w:val="20"/>
                <w:szCs w:val="20"/>
                <w:lang w:eastAsia="pl-PL"/>
              </w:rPr>
              <m:t>,</m:t>
            </m:r>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a</m:t>
                </m:r>
              </m:e>
              <m:sub>
                <m:r>
                  <w:rPr>
                    <w:rFonts w:ascii="Cambria Math" w:hAnsi="Cambria Math" w:cs="Times New Roman"/>
                    <w:sz w:val="20"/>
                    <w:szCs w:val="20"/>
                    <w:lang w:eastAsia="pl-PL"/>
                  </w:rPr>
                  <m:t>t</m:t>
                </m:r>
              </m:sub>
            </m:sSub>
          </m:e>
        </m:d>
      </m:oMath>
      <w:r w:rsidRPr="009C2AE1">
        <w:rPr>
          <w:rFonts w:ascii="Times New Roman" w:eastAsiaTheme="minorEastAsia" w:hAnsi="Times New Roman" w:cs="Times New Roman"/>
          <w:sz w:val="20"/>
          <w:szCs w:val="20"/>
          <w:lang w:eastAsia="pl-PL"/>
        </w:rPr>
        <w:t xml:space="preserve"> is the value of </w:t>
      </w:r>
      <m:oMath>
        <m:r>
          <w:rPr>
            <w:rFonts w:ascii="Cambria Math" w:hAnsi="Cambria Math" w:cs="Times New Roman"/>
            <w:sz w:val="20"/>
            <w:szCs w:val="20"/>
            <w:lang w:eastAsia="pl-PL"/>
          </w:rPr>
          <m:t>Q</m:t>
        </m:r>
        <m:d>
          <m:dPr>
            <m:ctrlPr>
              <w:rPr>
                <w:rFonts w:ascii="Cambria Math" w:hAnsi="Cambria Math" w:cs="Times New Roman"/>
                <w:i/>
                <w:sz w:val="20"/>
                <w:szCs w:val="20"/>
                <w:lang w:eastAsia="pl-PL"/>
              </w:rPr>
            </m:ctrlPr>
          </m:dPr>
          <m:e>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s</m:t>
                </m:r>
              </m:e>
              <m:sub>
                <m:r>
                  <w:rPr>
                    <w:rFonts w:ascii="Cambria Math" w:hAnsi="Cambria Math" w:cs="Times New Roman"/>
                    <w:sz w:val="20"/>
                    <w:szCs w:val="20"/>
                    <w:lang w:eastAsia="pl-PL"/>
                  </w:rPr>
                  <m:t>t</m:t>
                </m:r>
              </m:sub>
            </m:sSub>
            <m:r>
              <w:rPr>
                <w:rFonts w:ascii="Cambria Math" w:hAnsi="Cambria Math" w:cs="Times New Roman"/>
                <w:sz w:val="20"/>
                <w:szCs w:val="20"/>
                <w:lang w:eastAsia="pl-PL"/>
              </w:rPr>
              <m:t>,</m:t>
            </m:r>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a</m:t>
                </m:r>
              </m:e>
              <m:sub>
                <m:r>
                  <w:rPr>
                    <w:rFonts w:ascii="Cambria Math" w:hAnsi="Cambria Math" w:cs="Times New Roman"/>
                    <w:sz w:val="20"/>
                    <w:szCs w:val="20"/>
                    <w:lang w:eastAsia="pl-PL"/>
                  </w:rPr>
                  <m:t>t</m:t>
                </m:r>
              </m:sub>
            </m:sSub>
          </m:e>
        </m:d>
      </m:oMath>
      <w:r w:rsidRPr="009C2AE1">
        <w:rPr>
          <w:rFonts w:ascii="Times New Roman" w:eastAsiaTheme="minorEastAsia" w:hAnsi="Times New Roman" w:cs="Times New Roman"/>
          <w:sz w:val="20"/>
          <w:szCs w:val="20"/>
          <w:lang w:eastAsia="pl-PL"/>
        </w:rPr>
        <w:t xml:space="preserve"> before </w:t>
      </w:r>
      <w:r>
        <w:rPr>
          <w:rFonts w:ascii="Times New Roman" w:eastAsiaTheme="minorEastAsia" w:hAnsi="Times New Roman" w:cs="Times New Roman"/>
          <w:sz w:val="20"/>
          <w:szCs w:val="20"/>
          <w:lang w:eastAsia="pl-PL"/>
        </w:rPr>
        <w:t xml:space="preserve">an </w:t>
      </w:r>
      <w:r w:rsidRPr="009C2AE1">
        <w:rPr>
          <w:rFonts w:ascii="Times New Roman" w:eastAsiaTheme="minorEastAsia" w:hAnsi="Times New Roman" w:cs="Times New Roman"/>
          <w:sz w:val="20"/>
          <w:szCs w:val="20"/>
          <w:lang w:eastAsia="pl-PL"/>
        </w:rPr>
        <w:t>update</w:t>
      </w:r>
      <w:r>
        <w:rPr>
          <w:rFonts w:ascii="Times New Roman" w:eastAsiaTheme="minorEastAsia" w:hAnsi="Times New Roman" w:cs="Times New Roman"/>
          <w:sz w:val="20"/>
          <w:szCs w:val="20"/>
          <w:lang w:eastAsia="pl-PL"/>
        </w:rPr>
        <w:t xml:space="preserve"> and</w:t>
      </w:r>
      <w:r w:rsidRPr="009C2AE1">
        <w:rPr>
          <w:rFonts w:ascii="Times New Roman" w:eastAsiaTheme="minorEastAsia" w:hAnsi="Times New Roman" w:cs="Times New Roman"/>
          <w:sz w:val="20"/>
          <w:szCs w:val="20"/>
          <w:lang w:eastAsia="pl-PL"/>
        </w:rPr>
        <w:t xml:space="preserve"> </w:t>
      </w:r>
      <m:oMath>
        <m:r>
          <w:rPr>
            <w:rFonts w:ascii="Cambria Math" w:hAnsi="Cambria Math" w:cs="Times New Roman"/>
            <w:sz w:val="20"/>
            <w:szCs w:val="20"/>
            <w:lang w:eastAsia="pl-PL"/>
          </w:rPr>
          <m:t>Q</m:t>
        </m:r>
        <m:d>
          <m:dPr>
            <m:ctrlPr>
              <w:rPr>
                <w:rFonts w:ascii="Cambria Math" w:hAnsi="Cambria Math" w:cs="Times New Roman"/>
                <w:i/>
                <w:sz w:val="20"/>
                <w:szCs w:val="20"/>
                <w:lang w:eastAsia="pl-PL"/>
              </w:rPr>
            </m:ctrlPr>
          </m:dPr>
          <m:e>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s</m:t>
                </m:r>
              </m:e>
              <m:sub>
                <m:r>
                  <w:rPr>
                    <w:rFonts w:ascii="Cambria Math" w:hAnsi="Cambria Math" w:cs="Times New Roman"/>
                    <w:sz w:val="20"/>
                    <w:szCs w:val="20"/>
                    <w:lang w:eastAsia="pl-PL"/>
                  </w:rPr>
                  <m:t>t+1</m:t>
                </m:r>
              </m:sub>
            </m:sSub>
            <m:r>
              <w:rPr>
                <w:rFonts w:ascii="Cambria Math" w:hAnsi="Cambria Math" w:cs="Times New Roman"/>
                <w:sz w:val="20"/>
                <w:szCs w:val="20"/>
                <w:lang w:eastAsia="pl-PL"/>
              </w:rPr>
              <m:t>,</m:t>
            </m:r>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a</m:t>
                </m:r>
              </m:e>
              <m:sub>
                <m:r>
                  <w:rPr>
                    <w:rFonts w:ascii="Cambria Math" w:hAnsi="Cambria Math" w:cs="Times New Roman"/>
                    <w:sz w:val="20"/>
                    <w:szCs w:val="20"/>
                    <w:lang w:eastAsia="pl-PL"/>
                  </w:rPr>
                  <m:t>t+1</m:t>
                </m:r>
              </m:sub>
            </m:sSub>
          </m:e>
        </m:d>
      </m:oMath>
      <w:r w:rsidRPr="009C2AE1">
        <w:rPr>
          <w:rFonts w:ascii="Times New Roman" w:eastAsiaTheme="minorEastAsia" w:hAnsi="Times New Roman" w:cs="Times New Roman"/>
          <w:sz w:val="20"/>
          <w:szCs w:val="20"/>
          <w:lang w:eastAsia="pl-PL"/>
        </w:rPr>
        <w:t xml:space="preserve"> is the learning rate </w:t>
      </w:r>
      <w:r>
        <w:rPr>
          <w:rFonts w:ascii="Times New Roman" w:eastAsiaTheme="minorEastAsia" w:hAnsi="Times New Roman" w:cs="Times New Roman"/>
          <w:sz w:val="20"/>
          <w:szCs w:val="20"/>
          <w:lang w:eastAsia="pl-PL"/>
        </w:rPr>
        <w:t xml:space="preserve">that </w:t>
      </w:r>
      <w:r w:rsidRPr="009C2AE1">
        <w:rPr>
          <w:rFonts w:ascii="Times New Roman" w:eastAsiaTheme="minorEastAsia" w:hAnsi="Times New Roman" w:cs="Times New Roman"/>
          <w:sz w:val="20"/>
          <w:szCs w:val="20"/>
          <w:lang w:eastAsia="pl-PL"/>
        </w:rPr>
        <w:t>indicates the state to which the system move</w:t>
      </w:r>
      <w:r>
        <w:rPr>
          <w:rFonts w:ascii="Times New Roman" w:eastAsiaTheme="minorEastAsia" w:hAnsi="Times New Roman" w:cs="Times New Roman"/>
          <w:sz w:val="20"/>
          <w:szCs w:val="20"/>
          <w:lang w:eastAsia="pl-PL"/>
        </w:rPr>
        <w:t>s</w:t>
      </w:r>
      <w:r w:rsidRPr="009C2AE1">
        <w:rPr>
          <w:rFonts w:ascii="Times New Roman" w:eastAsiaTheme="minorEastAsia" w:hAnsi="Times New Roman" w:cs="Times New Roman"/>
          <w:sz w:val="20"/>
          <w:szCs w:val="20"/>
          <w:lang w:eastAsia="pl-PL"/>
        </w:rPr>
        <w:t xml:space="preserve"> from </w:t>
      </w:r>
      <m:oMath>
        <m:r>
          <w:rPr>
            <w:rFonts w:ascii="Cambria Math" w:hAnsi="Cambria Math" w:cs="Times New Roman"/>
            <w:sz w:val="20"/>
            <w:szCs w:val="20"/>
            <w:lang w:eastAsia="pl-PL"/>
          </w:rPr>
          <m:t>Q</m:t>
        </m:r>
        <m:d>
          <m:dPr>
            <m:ctrlPr>
              <w:rPr>
                <w:rFonts w:ascii="Cambria Math" w:hAnsi="Cambria Math" w:cs="Times New Roman"/>
                <w:i/>
                <w:sz w:val="20"/>
                <w:szCs w:val="20"/>
                <w:lang w:eastAsia="pl-PL"/>
              </w:rPr>
            </m:ctrlPr>
          </m:dPr>
          <m:e>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s</m:t>
                </m:r>
              </m:e>
              <m:sub>
                <m:r>
                  <w:rPr>
                    <w:rFonts w:ascii="Cambria Math" w:hAnsi="Cambria Math" w:cs="Times New Roman"/>
                    <w:sz w:val="20"/>
                    <w:szCs w:val="20"/>
                    <w:lang w:eastAsia="pl-PL"/>
                  </w:rPr>
                  <m:t>t</m:t>
                </m:r>
              </m:sub>
            </m:sSub>
            <m:r>
              <w:rPr>
                <w:rFonts w:ascii="Cambria Math" w:hAnsi="Cambria Math" w:cs="Times New Roman"/>
                <w:sz w:val="20"/>
                <w:szCs w:val="20"/>
                <w:lang w:eastAsia="pl-PL"/>
              </w:rPr>
              <m:t>,</m:t>
            </m:r>
            <m:sSub>
              <m:sSubPr>
                <m:ctrlPr>
                  <w:rPr>
                    <w:rFonts w:ascii="Cambria Math" w:hAnsi="Cambria Math" w:cs="Times New Roman"/>
                    <w:i/>
                    <w:sz w:val="20"/>
                    <w:szCs w:val="20"/>
                    <w:lang w:eastAsia="pl-PL"/>
                  </w:rPr>
                </m:ctrlPr>
              </m:sSubPr>
              <m:e>
                <m:r>
                  <w:rPr>
                    <w:rFonts w:ascii="Cambria Math" w:hAnsi="Cambria Math" w:cs="Times New Roman"/>
                    <w:sz w:val="20"/>
                    <w:szCs w:val="20"/>
                    <w:lang w:eastAsia="pl-PL"/>
                  </w:rPr>
                  <m:t>a</m:t>
                </m:r>
              </m:e>
              <m:sub>
                <m:r>
                  <w:rPr>
                    <w:rFonts w:ascii="Cambria Math" w:hAnsi="Cambria Math" w:cs="Times New Roman"/>
                    <w:sz w:val="20"/>
                    <w:szCs w:val="20"/>
                    <w:lang w:eastAsia="pl-PL"/>
                  </w:rPr>
                  <m:t>t</m:t>
                </m:r>
              </m:sub>
            </m:sSub>
          </m:e>
        </m:d>
      </m:oMath>
      <w:r w:rsidRPr="009C2AE1">
        <w:rPr>
          <w:rFonts w:ascii="Times New Roman" w:eastAsiaTheme="minorEastAsia" w:hAnsi="Times New Roman" w:cs="Times New Roman"/>
          <w:sz w:val="20"/>
          <w:szCs w:val="20"/>
          <w:lang w:eastAsia="pl-PL"/>
        </w:rPr>
        <w:t xml:space="preserve"> after applying </w:t>
      </w:r>
      <w:r>
        <w:rPr>
          <w:rFonts w:ascii="Times New Roman" w:eastAsiaTheme="minorEastAsia" w:hAnsi="Times New Roman" w:cs="Times New Roman"/>
          <w:sz w:val="20"/>
          <w:szCs w:val="20"/>
          <w:lang w:eastAsia="pl-PL"/>
        </w:rPr>
        <w:t xml:space="preserve">an </w:t>
      </w:r>
      <w:r w:rsidRPr="009C2AE1">
        <w:rPr>
          <w:rFonts w:ascii="Times New Roman" w:eastAsiaTheme="minorEastAsia" w:hAnsi="Times New Roman" w:cs="Times New Roman"/>
          <w:sz w:val="20"/>
          <w:szCs w:val="20"/>
          <w:lang w:eastAsia="pl-PL"/>
        </w:rPr>
        <w:t xml:space="preserve">action </w:t>
      </w:r>
      <w:r w:rsidRPr="009C2AE1">
        <w:rPr>
          <w:rFonts w:ascii="Times New Roman" w:eastAsiaTheme="minorEastAsia" w:hAnsi="Times New Roman" w:cs="Times New Roman"/>
          <w:i/>
          <w:sz w:val="20"/>
          <w:szCs w:val="20"/>
          <w:lang w:eastAsia="pl-PL"/>
        </w:rPr>
        <w:t>a</w:t>
      </w:r>
      <w:r w:rsidRPr="009C2AE1">
        <w:rPr>
          <w:rFonts w:ascii="Times New Roman" w:eastAsiaTheme="minorEastAsia" w:hAnsi="Times New Roman" w:cs="Times New Roman"/>
          <w:sz w:val="20"/>
          <w:szCs w:val="20"/>
          <w:lang w:eastAsia="pl-PL"/>
        </w:rPr>
        <w:t xml:space="preserve">, </w:t>
      </w:r>
      <w:r w:rsidRPr="009C2AE1">
        <w:rPr>
          <w:rFonts w:ascii="Times New Roman" w:eastAsiaTheme="minorEastAsia" w:hAnsi="Times New Roman" w:cs="Times New Roman"/>
          <w:i/>
          <w:sz w:val="20"/>
          <w:szCs w:val="20"/>
          <w:lang w:eastAsia="pl-PL"/>
        </w:rPr>
        <w:t>α</w:t>
      </w:r>
      <w:r w:rsidRPr="009C2AE1">
        <w:rPr>
          <w:rFonts w:ascii="Times New Roman" w:eastAsiaTheme="minorEastAsia" w:hAnsi="Times New Roman" w:cs="Times New Roman"/>
          <w:sz w:val="20"/>
          <w:szCs w:val="20"/>
          <w:lang w:eastAsia="pl-PL"/>
        </w:rPr>
        <w:t xml:space="preserve"> </w:t>
      </w:r>
      <w:r w:rsidRPr="009C2AE1">
        <w:rPr>
          <w:rFonts w:ascii="Times New Roman" w:eastAsiaTheme="minorEastAsia" w:hAnsi="Times New Roman" w:cs="Times New Roman"/>
          <w:sz w:val="20"/>
          <w:szCs w:val="20"/>
          <w:lang w:eastAsia="pl-PL"/>
        </w:rPr>
        <w:sym w:font="Symbol" w:char="F0CE"/>
      </w:r>
      <w:r w:rsidRPr="009C2AE1">
        <w:rPr>
          <w:rFonts w:ascii="Times New Roman" w:eastAsiaTheme="minorEastAsia" w:hAnsi="Times New Roman" w:cs="Times New Roman"/>
          <w:sz w:val="20"/>
          <w:szCs w:val="20"/>
          <w:lang w:eastAsia="pl-PL"/>
        </w:rPr>
        <w:t xml:space="preserve"> [0, 1]</w:t>
      </w:r>
      <w:r>
        <w:rPr>
          <w:rFonts w:ascii="Times New Roman" w:eastAsiaTheme="minorEastAsia" w:hAnsi="Times New Roman" w:cs="Times New Roman"/>
          <w:sz w:val="20"/>
          <w:szCs w:val="20"/>
          <w:lang w:eastAsia="pl-PL"/>
        </w:rPr>
        <w:t>, moreover</w:t>
      </w:r>
      <w:r w:rsidRPr="009C2AE1">
        <w:rPr>
          <w:rFonts w:ascii="Times New Roman" w:eastAsiaTheme="minorEastAsia" w:hAnsi="Times New Roman" w:cs="Times New Roman"/>
          <w:sz w:val="20"/>
          <w:szCs w:val="20"/>
          <w:lang w:eastAsia="pl-PL"/>
        </w:rPr>
        <w:t xml:space="preserve">, </w:t>
      </w:r>
      <w:r w:rsidRPr="009C2AE1">
        <w:rPr>
          <w:rFonts w:ascii="Times New Roman" w:eastAsiaTheme="minorEastAsia" w:hAnsi="Times New Roman" w:cs="Times New Roman"/>
          <w:i/>
          <w:sz w:val="20"/>
          <w:szCs w:val="20"/>
          <w:lang w:eastAsia="pl-PL"/>
        </w:rPr>
        <w:t>R</w:t>
      </w:r>
      <w:r w:rsidRPr="009C2AE1">
        <w:rPr>
          <w:rFonts w:ascii="Times New Roman" w:eastAsiaTheme="minorEastAsia" w:hAnsi="Times New Roman" w:cs="Times New Roman"/>
          <w:sz w:val="20"/>
          <w:szCs w:val="20"/>
          <w:lang w:eastAsia="pl-PL"/>
        </w:rPr>
        <w:t xml:space="preserve"> is the reward assigned to </w:t>
      </w:r>
      <w:r>
        <w:rPr>
          <w:rFonts w:ascii="Times New Roman" w:eastAsiaTheme="minorEastAsia" w:hAnsi="Times New Roman" w:cs="Times New Roman"/>
          <w:sz w:val="20"/>
          <w:szCs w:val="20"/>
          <w:lang w:eastAsia="pl-PL"/>
        </w:rPr>
        <w:t xml:space="preserve">the </w:t>
      </w:r>
      <w:proofErr w:type="spellStart"/>
      <w:r w:rsidRPr="009C2AE1">
        <w:rPr>
          <w:rFonts w:ascii="Times New Roman" w:eastAsiaTheme="minorEastAsia" w:hAnsi="Times New Roman" w:cs="Times New Roman"/>
          <w:sz w:val="20"/>
          <w:szCs w:val="20"/>
          <w:lang w:eastAsia="pl-PL"/>
        </w:rPr>
        <w:t xml:space="preserve">state </w:t>
      </w:r>
      <w:r w:rsidRPr="009C2AE1">
        <w:rPr>
          <w:rFonts w:ascii="Times New Roman" w:hAnsi="Times New Roman" w:cs="Times New Roman"/>
          <w:i/>
          <w:sz w:val="20"/>
          <w:szCs w:val="20"/>
        </w:rPr>
        <w:t>s</w:t>
      </w:r>
      <w:proofErr w:type="spellEnd"/>
      <w:r w:rsidRPr="009C2AE1">
        <w:rPr>
          <w:rFonts w:ascii="Times New Roman" w:hAnsi="Times New Roman" w:cs="Times New Roman"/>
          <w:sz w:val="20"/>
          <w:szCs w:val="20"/>
        </w:rPr>
        <w:t xml:space="preserve">, </w:t>
      </w:r>
      <w:r w:rsidRPr="009C2AE1">
        <w:rPr>
          <w:rFonts w:ascii="Times New Roman" w:hAnsi="Times New Roman" w:cs="Times New Roman"/>
          <w:i/>
          <w:sz w:val="20"/>
          <w:szCs w:val="20"/>
        </w:rPr>
        <w:t>γ</w:t>
      </w:r>
      <w:r w:rsidRPr="009C2AE1">
        <w:rPr>
          <w:rFonts w:ascii="Times New Roman" w:hAnsi="Times New Roman" w:cs="Times New Roman"/>
          <w:sz w:val="20"/>
          <w:szCs w:val="20"/>
        </w:rPr>
        <w:t xml:space="preserve"> </w:t>
      </w:r>
      <w:r w:rsidRPr="009C2AE1">
        <w:rPr>
          <w:rFonts w:ascii="Times New Roman" w:eastAsiaTheme="minorEastAsia" w:hAnsi="Times New Roman" w:cs="Times New Roman"/>
          <w:sz w:val="20"/>
          <w:szCs w:val="20"/>
          <w:lang w:eastAsia="pl-PL"/>
        </w:rPr>
        <w:sym w:font="Symbol" w:char="F0CE"/>
      </w:r>
      <w:r w:rsidRPr="009C2AE1">
        <w:rPr>
          <w:rFonts w:ascii="Times New Roman" w:eastAsiaTheme="minorEastAsia" w:hAnsi="Times New Roman" w:cs="Times New Roman"/>
          <w:sz w:val="20"/>
          <w:szCs w:val="20"/>
          <w:lang w:eastAsia="pl-PL"/>
        </w:rPr>
        <w:t xml:space="preserve"> [0, 1] </w:t>
      </w:r>
      <w:r>
        <w:rPr>
          <w:rFonts w:ascii="Times New Roman" w:eastAsiaTheme="minorEastAsia" w:hAnsi="Times New Roman" w:cs="Times New Roman"/>
          <w:sz w:val="20"/>
          <w:szCs w:val="20"/>
          <w:lang w:eastAsia="pl-PL"/>
        </w:rPr>
        <w:t>(</w:t>
      </w:r>
      <w:r w:rsidRPr="009C2AE1">
        <w:rPr>
          <w:rFonts w:ascii="Times New Roman" w:hAnsi="Times New Roman" w:cs="Times New Roman"/>
          <w:sz w:val="20"/>
          <w:szCs w:val="20"/>
        </w:rPr>
        <w:t>i</w:t>
      </w:r>
      <w:r>
        <w:rPr>
          <w:rFonts w:ascii="Times New Roman" w:hAnsi="Times New Roman" w:cs="Times New Roman"/>
          <w:sz w:val="20"/>
          <w:szCs w:val="20"/>
        </w:rPr>
        <w:t>.e.,</w:t>
      </w:r>
      <w:r w:rsidRPr="009C2AE1">
        <w:rPr>
          <w:rFonts w:ascii="Times New Roman" w:hAnsi="Times New Roman" w:cs="Times New Roman"/>
          <w:sz w:val="20"/>
          <w:szCs w:val="20"/>
        </w:rPr>
        <w:t xml:space="preserve"> the discount factor</w:t>
      </w:r>
      <w:r>
        <w:rPr>
          <w:rFonts w:ascii="Times New Roman" w:hAnsi="Times New Roman" w:cs="Times New Roman"/>
          <w:sz w:val="20"/>
          <w:szCs w:val="20"/>
        </w:rPr>
        <w:t>),</w:t>
      </w:r>
      <w:r w:rsidRPr="009C2AE1">
        <w:rPr>
          <w:rFonts w:ascii="Times New Roman" w:hAnsi="Times New Roman" w:cs="Times New Roman"/>
          <w:sz w:val="20"/>
          <w:szCs w:val="20"/>
        </w:rPr>
        <w:t xml:space="preserve"> and </w:t>
      </w:r>
      <w:proofErr w:type="spellStart"/>
      <w:r w:rsidRPr="009C2AE1">
        <w:rPr>
          <w:rFonts w:ascii="Times New Roman" w:hAnsi="Times New Roman" w:cs="Times New Roman"/>
          <w:i/>
          <w:sz w:val="20"/>
          <w:szCs w:val="20"/>
        </w:rPr>
        <w:t>max</w:t>
      </w:r>
      <w:r w:rsidRPr="009C2AE1">
        <w:rPr>
          <w:rFonts w:ascii="Times New Roman" w:hAnsi="Times New Roman" w:cs="Times New Roman"/>
          <w:i/>
          <w:sz w:val="20"/>
          <w:szCs w:val="20"/>
          <w:vertAlign w:val="subscript"/>
        </w:rPr>
        <w:t>a</w:t>
      </w:r>
      <w:proofErr w:type="spellEnd"/>
      <w:r w:rsidRPr="009C2AE1">
        <w:rPr>
          <w:rFonts w:ascii="Times New Roman" w:hAnsi="Times New Roman" w:cs="Times New Roman"/>
          <w:sz w:val="20"/>
          <w:szCs w:val="20"/>
        </w:rPr>
        <w:t xml:space="preserve"> selects the optimal action for which the maximum reward </w:t>
      </w:r>
      <w:r>
        <w:rPr>
          <w:rFonts w:ascii="Times New Roman" w:hAnsi="Times New Roman" w:cs="Times New Roman"/>
          <w:sz w:val="20"/>
          <w:szCs w:val="20"/>
        </w:rPr>
        <w:t>i</w:t>
      </w:r>
      <w:r w:rsidRPr="009C2AE1">
        <w:rPr>
          <w:rFonts w:ascii="Times New Roman" w:hAnsi="Times New Roman" w:cs="Times New Roman"/>
          <w:sz w:val="20"/>
          <w:szCs w:val="20"/>
        </w:rPr>
        <w:t xml:space="preserve">s encountered </w:t>
      </w:r>
      <w:r>
        <w:rPr>
          <w:rFonts w:ascii="Times New Roman" w:hAnsi="Times New Roman" w:cs="Times New Roman"/>
          <w:sz w:val="20"/>
          <w:szCs w:val="20"/>
        </w:rPr>
        <w:t>at</w:t>
      </w:r>
      <w:r w:rsidRPr="009C2AE1">
        <w:rPr>
          <w:rFonts w:ascii="Times New Roman" w:hAnsi="Times New Roman" w:cs="Times New Roman"/>
          <w:sz w:val="20"/>
          <w:szCs w:val="20"/>
        </w:rPr>
        <w:t xml:space="preserve"> the next time instant.</w:t>
      </w:r>
      <w:r>
        <w:rPr>
          <w:rFonts w:ascii="Times New Roman" w:hAnsi="Times New Roman" w:cs="Times New Roman"/>
          <w:sz w:val="20"/>
          <w:szCs w:val="20"/>
        </w:rPr>
        <w:t xml:space="preserve"> For more details about the Q-learning algorithms and their theoretical background, and the classification and review of different applications, the readers are referred to </w:t>
      </w:r>
      <w:r w:rsidR="00342318">
        <w:rPr>
          <w:rFonts w:ascii="Times New Roman" w:hAnsi="Times New Roman" w:cs="Times New Roman"/>
          <w:sz w:val="20"/>
          <w:szCs w:val="20"/>
        </w:rPr>
        <w:t>[3</w:t>
      </w:r>
      <w:r w:rsidR="00014B3C">
        <w:rPr>
          <w:rFonts w:ascii="Times New Roman" w:hAnsi="Times New Roman" w:cs="Times New Roman"/>
          <w:sz w:val="20"/>
          <w:szCs w:val="20"/>
        </w:rPr>
        <w:t>8</w:t>
      </w:r>
      <w:r w:rsidR="00342318">
        <w:rPr>
          <w:rFonts w:ascii="Times New Roman" w:hAnsi="Times New Roman" w:cs="Times New Roman"/>
          <w:sz w:val="20"/>
          <w:szCs w:val="20"/>
        </w:rPr>
        <w:t>]</w:t>
      </w:r>
      <w:r>
        <w:rPr>
          <w:rFonts w:ascii="Times New Roman" w:hAnsi="Times New Roman" w:cs="Times New Roman"/>
          <w:sz w:val="20"/>
          <w:szCs w:val="20"/>
        </w:rPr>
        <w:t>.</w:t>
      </w:r>
    </w:p>
    <w:p w14:paraId="387770B3" w14:textId="77777777" w:rsidR="000B0D36" w:rsidRDefault="000B0D36" w:rsidP="009C2AE1">
      <w:pPr>
        <w:pStyle w:val="PARA"/>
        <w:spacing w:after="200"/>
        <w:rPr>
          <w:rFonts w:ascii="Times New Roman" w:hAnsi="Times New Roman"/>
        </w:rPr>
      </w:pPr>
    </w:p>
    <w:p w14:paraId="387770B4" w14:textId="77777777" w:rsidR="000B0D36" w:rsidRPr="000B0D36" w:rsidRDefault="000B0D36" w:rsidP="009C2AE1">
      <w:pPr>
        <w:pStyle w:val="PARA"/>
        <w:spacing w:after="200"/>
        <w:rPr>
          <w:rFonts w:ascii="Times New Roman" w:hAnsi="Times New Roman"/>
          <w:i/>
          <w:iCs/>
        </w:rPr>
      </w:pPr>
      <w:r w:rsidRPr="000B0D36">
        <w:rPr>
          <w:rFonts w:ascii="Times New Roman" w:hAnsi="Times New Roman"/>
          <w:i/>
          <w:iCs/>
        </w:rPr>
        <w:t>2.2. Q-learning</w:t>
      </w:r>
      <w:r w:rsidR="00322763">
        <w:rPr>
          <w:rFonts w:ascii="Times New Roman" w:hAnsi="Times New Roman"/>
          <w:i/>
          <w:iCs/>
        </w:rPr>
        <w:t>-</w:t>
      </w:r>
      <w:r w:rsidRPr="000B0D36">
        <w:rPr>
          <w:rFonts w:ascii="Times New Roman" w:hAnsi="Times New Roman"/>
          <w:i/>
          <w:iCs/>
        </w:rPr>
        <w:t>based controller</w:t>
      </w:r>
      <w:r>
        <w:rPr>
          <w:rFonts w:ascii="Times New Roman" w:hAnsi="Times New Roman"/>
          <w:i/>
          <w:iCs/>
        </w:rPr>
        <w:t xml:space="preserve"> design</w:t>
      </w:r>
    </w:p>
    <w:p w14:paraId="387770B5" w14:textId="77777777" w:rsidR="00322763" w:rsidRPr="002A3142" w:rsidRDefault="00322763" w:rsidP="00322763">
      <w:pPr>
        <w:pStyle w:val="PARA"/>
        <w:spacing w:after="200"/>
        <w:rPr>
          <w:rFonts w:ascii="Times New Roman" w:hAnsi="Times New Roman"/>
          <w:color w:val="000000" w:themeColor="text1"/>
        </w:rPr>
      </w:pPr>
      <w:r w:rsidRPr="009C2AE1">
        <w:rPr>
          <w:rFonts w:ascii="Times New Roman" w:hAnsi="Times New Roman"/>
        </w:rPr>
        <w:t>In the</w:t>
      </w:r>
      <w:r>
        <w:rPr>
          <w:rFonts w:ascii="Times New Roman" w:hAnsi="Times New Roman"/>
        </w:rPr>
        <w:t xml:space="preserve"> application to control engineering</w:t>
      </w:r>
      <w:r w:rsidRPr="009C2AE1">
        <w:rPr>
          <w:rFonts w:ascii="Times New Roman" w:hAnsi="Times New Roman"/>
        </w:rPr>
        <w:t xml:space="preserve">, </w:t>
      </w:r>
      <w:r>
        <w:rPr>
          <w:rFonts w:ascii="Times New Roman" w:hAnsi="Times New Roman"/>
        </w:rPr>
        <w:t>one of the most promising applications is the direct implementation of the Q-</w:t>
      </w:r>
      <w:r w:rsidRPr="002A3142">
        <w:rPr>
          <w:rFonts w:ascii="Times New Roman" w:hAnsi="Times New Roman"/>
          <w:color w:val="000000" w:themeColor="text1"/>
        </w:rPr>
        <w:t xml:space="preserve">learning algorithm </w:t>
      </w:r>
      <w:r>
        <w:rPr>
          <w:rFonts w:ascii="Times New Roman" w:hAnsi="Times New Roman"/>
          <w:color w:val="000000" w:themeColor="text1"/>
        </w:rPr>
        <w:t xml:space="preserve">in a single-agent form </w:t>
      </w:r>
      <w:r w:rsidRPr="002A3142">
        <w:rPr>
          <w:rFonts w:ascii="Times New Roman" w:hAnsi="Times New Roman"/>
          <w:color w:val="000000" w:themeColor="text1"/>
        </w:rPr>
        <w:t xml:space="preserve">as a controller operating a </w:t>
      </w:r>
      <w:r w:rsidRPr="002A3142">
        <w:rPr>
          <w:rFonts w:ascii="Times New Roman" w:hAnsi="Times New Roman"/>
          <w:i/>
          <w:color w:val="000000" w:themeColor="text1"/>
        </w:rPr>
        <w:t>Process</w:t>
      </w:r>
      <w:r w:rsidRPr="002A3142">
        <w:rPr>
          <w:rFonts w:ascii="Times New Roman" w:hAnsi="Times New Roman"/>
          <w:color w:val="000000" w:themeColor="text1"/>
        </w:rPr>
        <w:t xml:space="preserve"> in the conventional single closed</w:t>
      </w:r>
      <w:r>
        <w:rPr>
          <w:rFonts w:ascii="Times New Roman" w:hAnsi="Times New Roman"/>
          <w:color w:val="000000" w:themeColor="text1"/>
        </w:rPr>
        <w:t>-</w:t>
      </w:r>
      <w:r w:rsidRPr="002A3142">
        <w:rPr>
          <w:rFonts w:ascii="Times New Roman" w:hAnsi="Times New Roman"/>
          <w:color w:val="000000" w:themeColor="text1"/>
        </w:rPr>
        <w:t>loop control system</w:t>
      </w:r>
      <w:r>
        <w:rPr>
          <w:rFonts w:ascii="Times New Roman" w:hAnsi="Times New Roman"/>
          <w:color w:val="000000" w:themeColor="text1"/>
        </w:rPr>
        <w:t>,</w:t>
      </w:r>
      <w:r w:rsidRPr="002A3142">
        <w:rPr>
          <w:rFonts w:ascii="Times New Roman" w:hAnsi="Times New Roman"/>
          <w:color w:val="000000" w:themeColor="text1"/>
        </w:rPr>
        <w:t xml:space="preserve"> presented schematically in Fig. 1. Then, the Q-learning </w:t>
      </w:r>
      <w:r>
        <w:rPr>
          <w:rFonts w:ascii="Times New Roman" w:hAnsi="Times New Roman"/>
          <w:color w:val="000000" w:themeColor="text1"/>
        </w:rPr>
        <w:t>controller (agent)</w:t>
      </w:r>
      <w:r w:rsidRPr="002A3142">
        <w:rPr>
          <w:rFonts w:ascii="Times New Roman" w:hAnsi="Times New Roman"/>
          <w:color w:val="000000" w:themeColor="text1"/>
        </w:rPr>
        <w:t xml:space="preserve"> should be able to learn directly from an interaction with a controlled </w:t>
      </w:r>
      <w:r w:rsidRPr="002A3142">
        <w:rPr>
          <w:rFonts w:ascii="Times New Roman" w:hAnsi="Times New Roman"/>
          <w:i/>
          <w:color w:val="000000" w:themeColor="text1"/>
        </w:rPr>
        <w:t>Process</w:t>
      </w:r>
      <w:r w:rsidRPr="002A3142">
        <w:rPr>
          <w:rFonts w:ascii="Times New Roman" w:hAnsi="Times New Roman"/>
          <w:color w:val="000000" w:themeColor="text1"/>
        </w:rPr>
        <w:t xml:space="preserve"> </w:t>
      </w:r>
      <w:r>
        <w:rPr>
          <w:rFonts w:ascii="Times New Roman" w:hAnsi="Times New Roman"/>
          <w:color w:val="000000" w:themeColor="text1"/>
        </w:rPr>
        <w:t xml:space="preserve">(environment) </w:t>
      </w:r>
      <w:r w:rsidRPr="002A3142">
        <w:rPr>
          <w:rFonts w:ascii="Times New Roman" w:hAnsi="Times New Roman"/>
          <w:color w:val="000000" w:themeColor="text1"/>
        </w:rPr>
        <w:t>based on the current state of the closed loop system defined based on the contr</w:t>
      </w:r>
      <w:r>
        <w:rPr>
          <w:rFonts w:ascii="Times New Roman" w:hAnsi="Times New Roman"/>
          <w:color w:val="000000" w:themeColor="text1"/>
        </w:rPr>
        <w:t>ol error value and the dynamics of its decay.</w:t>
      </w:r>
    </w:p>
    <w:p w14:paraId="387770B6" w14:textId="77777777" w:rsidR="00B132BE" w:rsidRPr="009C2AE1" w:rsidRDefault="00322763" w:rsidP="00322763">
      <w:pPr>
        <w:pStyle w:val="PARA"/>
        <w:spacing w:after="200"/>
        <w:rPr>
          <w:rFonts w:ascii="Times New Roman" w:hAnsi="Times New Roman"/>
        </w:rPr>
      </w:pPr>
      <w:r>
        <w:rPr>
          <w:rFonts w:ascii="Times New Roman" w:hAnsi="Times New Roman"/>
        </w:rPr>
        <w:t>I</w:t>
      </w:r>
      <w:r w:rsidRPr="009C2AE1">
        <w:rPr>
          <w:rFonts w:ascii="Times New Roman" w:hAnsi="Times New Roman"/>
        </w:rPr>
        <w:t xml:space="preserve">n the majority of </w:t>
      </w:r>
      <w:r>
        <w:rPr>
          <w:rFonts w:ascii="Times New Roman" w:hAnsi="Times New Roman"/>
        </w:rPr>
        <w:t xml:space="preserve">industrial </w:t>
      </w:r>
      <w:r w:rsidRPr="009C2AE1">
        <w:rPr>
          <w:rFonts w:ascii="Times New Roman" w:hAnsi="Times New Roman"/>
        </w:rPr>
        <w:t>closed</w:t>
      </w:r>
      <w:r>
        <w:rPr>
          <w:rFonts w:ascii="Times New Roman" w:hAnsi="Times New Roman"/>
        </w:rPr>
        <w:t>-</w:t>
      </w:r>
      <w:r w:rsidRPr="009C2AE1">
        <w:rPr>
          <w:rFonts w:ascii="Times New Roman" w:hAnsi="Times New Roman"/>
        </w:rPr>
        <w:t>loop systems, the process is controlled by the conventional PI controller</w:t>
      </w:r>
      <w:r>
        <w:rPr>
          <w:rFonts w:ascii="Times New Roman" w:hAnsi="Times New Roman"/>
        </w:rPr>
        <w:t>,</w:t>
      </w:r>
      <w:r w:rsidRPr="009C2AE1">
        <w:rPr>
          <w:rFonts w:ascii="Times New Roman" w:hAnsi="Times New Roman"/>
        </w:rPr>
        <w:t xml:space="preserve"> </w:t>
      </w:r>
      <w:r>
        <w:rPr>
          <w:rFonts w:ascii="Times New Roman" w:hAnsi="Times New Roman"/>
        </w:rPr>
        <w:t>which</w:t>
      </w:r>
      <w:r w:rsidRPr="009C2AE1">
        <w:rPr>
          <w:rFonts w:ascii="Times New Roman" w:hAnsi="Times New Roman"/>
        </w:rPr>
        <w:t xml:space="preserve"> is usually poorly tuned.</w:t>
      </w:r>
      <w:r>
        <w:rPr>
          <w:rFonts w:ascii="Times New Roman" w:hAnsi="Times New Roman"/>
        </w:rPr>
        <w:t xml:space="preserve"> T</w:t>
      </w:r>
      <w:r w:rsidRPr="009C2AE1">
        <w:rPr>
          <w:rFonts w:ascii="Times New Roman" w:hAnsi="Times New Roman"/>
        </w:rPr>
        <w:t xml:space="preserve">he concept </w:t>
      </w:r>
      <w:r>
        <w:rPr>
          <w:rFonts w:ascii="Times New Roman" w:hAnsi="Times New Roman"/>
        </w:rPr>
        <w:t xml:space="preserve">of this work is to propose a self-improving Q-learning-based controller that </w:t>
      </w:r>
      <w:r w:rsidRPr="009C2AE1">
        <w:rPr>
          <w:rFonts w:ascii="Times New Roman" w:hAnsi="Times New Roman"/>
        </w:rPr>
        <w:t xml:space="preserve">is </w:t>
      </w:r>
      <w:r>
        <w:rPr>
          <w:rFonts w:ascii="Times New Roman" w:hAnsi="Times New Roman"/>
        </w:rPr>
        <w:t xml:space="preserve">able </w:t>
      </w:r>
      <w:r w:rsidRPr="009C2AE1">
        <w:rPr>
          <w:rFonts w:ascii="Times New Roman" w:hAnsi="Times New Roman"/>
        </w:rPr>
        <w:t>to substitute th</w:t>
      </w:r>
      <w:r>
        <w:rPr>
          <w:rFonts w:ascii="Times New Roman" w:hAnsi="Times New Roman"/>
        </w:rPr>
        <w:t>e existing PI</w:t>
      </w:r>
      <w:r w:rsidRPr="009C2AE1">
        <w:rPr>
          <w:rFonts w:ascii="Times New Roman" w:hAnsi="Times New Roman"/>
        </w:rPr>
        <w:t xml:space="preserve"> controller</w:t>
      </w:r>
      <w:r>
        <w:rPr>
          <w:rFonts w:ascii="Times New Roman" w:hAnsi="Times New Roman"/>
        </w:rPr>
        <w:t>; it is schematically shown in Fig. 1.</w:t>
      </w:r>
      <w:r w:rsidRPr="00B132BE">
        <w:rPr>
          <w:rFonts w:ascii="Times New Roman" w:hAnsi="Times New Roman"/>
        </w:rPr>
        <w:t xml:space="preserve"> </w:t>
      </w:r>
      <w:r w:rsidRPr="009C2AE1">
        <w:rPr>
          <w:rFonts w:ascii="Times New Roman" w:hAnsi="Times New Roman"/>
        </w:rPr>
        <w:t>The control goal is defined as stabilization</w:t>
      </w:r>
      <w:r>
        <w:rPr>
          <w:rFonts w:ascii="Times New Roman" w:hAnsi="Times New Roman"/>
        </w:rPr>
        <w:t>, which</w:t>
      </w:r>
      <w:r w:rsidRPr="009C2AE1">
        <w:rPr>
          <w:rFonts w:ascii="Times New Roman" w:hAnsi="Times New Roman"/>
        </w:rPr>
        <w:t xml:space="preserve"> keep</w:t>
      </w:r>
      <w:r>
        <w:rPr>
          <w:rFonts w:ascii="Times New Roman" w:hAnsi="Times New Roman"/>
        </w:rPr>
        <w:t>s</w:t>
      </w:r>
      <w:r w:rsidRPr="009C2AE1">
        <w:rPr>
          <w:rFonts w:ascii="Times New Roman" w:hAnsi="Times New Roman"/>
        </w:rPr>
        <w:t xml:space="preserve"> </w:t>
      </w:r>
      <w:r w:rsidRPr="009C2AE1">
        <w:rPr>
          <w:rFonts w:ascii="Times New Roman" w:hAnsi="Times New Roman"/>
          <w:i/>
        </w:rPr>
        <w:t>Process</w:t>
      </w:r>
      <w:r w:rsidRPr="009C2AE1">
        <w:rPr>
          <w:rFonts w:ascii="Times New Roman" w:hAnsi="Times New Roman"/>
        </w:rPr>
        <w:t xml:space="preserve"> output </w:t>
      </w:r>
      <w:r w:rsidRPr="009C2AE1">
        <w:rPr>
          <w:rFonts w:ascii="Times New Roman" w:hAnsi="Times New Roman"/>
          <w:i/>
        </w:rPr>
        <w:t>Y</w:t>
      </w:r>
      <w:r w:rsidRPr="009C2AE1">
        <w:rPr>
          <w:rFonts w:ascii="Times New Roman" w:hAnsi="Times New Roman"/>
        </w:rPr>
        <w:t xml:space="preserve"> equal to its desired setpoint </w:t>
      </w:r>
      <w:proofErr w:type="spellStart"/>
      <w:r w:rsidRPr="009C2AE1">
        <w:rPr>
          <w:rFonts w:ascii="Times New Roman" w:hAnsi="Times New Roman"/>
          <w:i/>
        </w:rPr>
        <w:t>Y</w:t>
      </w:r>
      <w:r w:rsidRPr="009C2AE1">
        <w:rPr>
          <w:rFonts w:ascii="Times New Roman" w:hAnsi="Times New Roman"/>
          <w:i/>
          <w:vertAlign w:val="subscript"/>
        </w:rPr>
        <w:t>sp</w:t>
      </w:r>
      <w:proofErr w:type="spellEnd"/>
      <w:r w:rsidRPr="009C2AE1">
        <w:rPr>
          <w:rFonts w:ascii="Times New Roman" w:hAnsi="Times New Roman"/>
        </w:rPr>
        <w:t xml:space="preserve"> (tracking) by adjusting manipulating variable </w:t>
      </w:r>
      <w:r w:rsidRPr="009C2AE1">
        <w:rPr>
          <w:rFonts w:ascii="Times New Roman" w:hAnsi="Times New Roman"/>
          <w:i/>
        </w:rPr>
        <w:t>U</w:t>
      </w:r>
      <w:r w:rsidRPr="009C2AE1">
        <w:rPr>
          <w:rFonts w:ascii="Times New Roman" w:hAnsi="Times New Roman"/>
        </w:rPr>
        <w:t xml:space="preserve"> in the presence of</w:t>
      </w:r>
      <w:r>
        <w:rPr>
          <w:rFonts w:ascii="Times New Roman" w:hAnsi="Times New Roman"/>
        </w:rPr>
        <w:t xml:space="preserve"> the varying</w:t>
      </w:r>
      <w:r w:rsidRPr="009C2AE1">
        <w:rPr>
          <w:rFonts w:ascii="Times New Roman" w:hAnsi="Times New Roman"/>
        </w:rPr>
        <w:t xml:space="preserve"> load disturbance </w:t>
      </w:r>
      <w:r w:rsidRPr="009C2AE1">
        <w:rPr>
          <w:rFonts w:ascii="Times New Roman" w:hAnsi="Times New Roman"/>
          <w:i/>
        </w:rPr>
        <w:t>d.</w:t>
      </w:r>
      <w:r w:rsidRPr="009C2AE1">
        <w:rPr>
          <w:rFonts w:ascii="Times New Roman" w:hAnsi="Times New Roman"/>
        </w:rPr>
        <w:t xml:space="preserve"> </w:t>
      </w:r>
      <w:r>
        <w:rPr>
          <w:rFonts w:ascii="Times New Roman" w:hAnsi="Times New Roman"/>
        </w:rPr>
        <w:t xml:space="preserve">The </w:t>
      </w:r>
      <w:r w:rsidRPr="009C2AE1">
        <w:rPr>
          <w:rFonts w:ascii="Times New Roman" w:hAnsi="Times New Roman"/>
        </w:rPr>
        <w:t>PI controller is pre-tuned (so its tuning parameters are known) and provides more or less acceptable control performance</w:t>
      </w:r>
      <w:r>
        <w:rPr>
          <w:rFonts w:ascii="Times New Roman" w:hAnsi="Times New Roman"/>
        </w:rPr>
        <w:t>,</w:t>
      </w:r>
      <w:r w:rsidRPr="009C2AE1">
        <w:rPr>
          <w:rFonts w:ascii="Times New Roman" w:hAnsi="Times New Roman"/>
        </w:rPr>
        <w:t xml:space="preserve"> but </w:t>
      </w:r>
      <w:r>
        <w:rPr>
          <w:rFonts w:ascii="Times New Roman" w:hAnsi="Times New Roman"/>
        </w:rPr>
        <w:t>such a</w:t>
      </w:r>
      <w:r w:rsidRPr="009C2AE1">
        <w:rPr>
          <w:rFonts w:ascii="Times New Roman" w:hAnsi="Times New Roman"/>
        </w:rPr>
        <w:t xml:space="preserve"> performance can be far from </w:t>
      </w:r>
      <w:r>
        <w:rPr>
          <w:rFonts w:ascii="Times New Roman" w:hAnsi="Times New Roman"/>
        </w:rPr>
        <w:t>the target closed-loop behavior</w:t>
      </w:r>
      <w:r w:rsidRPr="009C2AE1">
        <w:rPr>
          <w:rFonts w:ascii="Times New Roman" w:hAnsi="Times New Roman"/>
        </w:rPr>
        <w:t xml:space="preserve">. The model of the </w:t>
      </w:r>
      <w:r w:rsidRPr="009C2AE1">
        <w:rPr>
          <w:rFonts w:ascii="Times New Roman" w:hAnsi="Times New Roman"/>
          <w:i/>
          <w:iCs/>
        </w:rPr>
        <w:t>Process</w:t>
      </w:r>
      <w:r w:rsidRPr="009C2AE1">
        <w:rPr>
          <w:rFonts w:ascii="Times New Roman" w:hAnsi="Times New Roman"/>
        </w:rPr>
        <w:t xml:space="preserve"> is unknown. Thus, immediately after replacing </w:t>
      </w:r>
      <w:r>
        <w:rPr>
          <w:rFonts w:ascii="Times New Roman" w:hAnsi="Times New Roman"/>
        </w:rPr>
        <w:t xml:space="preserve">the </w:t>
      </w:r>
      <w:r w:rsidRPr="009C2AE1">
        <w:rPr>
          <w:rFonts w:ascii="Times New Roman" w:hAnsi="Times New Roman"/>
        </w:rPr>
        <w:t xml:space="preserve">PI controller with </w:t>
      </w:r>
      <w:r>
        <w:rPr>
          <w:rFonts w:ascii="Times New Roman" w:hAnsi="Times New Roman"/>
        </w:rPr>
        <w:t xml:space="preserve">the </w:t>
      </w:r>
      <w:r w:rsidRPr="009C2AE1">
        <w:rPr>
          <w:rFonts w:ascii="Times New Roman" w:hAnsi="Times New Roman"/>
        </w:rPr>
        <w:t>Q-learning algorithm, the same or very similar control performance should be preserved</w:t>
      </w:r>
      <w:r>
        <w:rPr>
          <w:rFonts w:ascii="Times New Roman" w:hAnsi="Times New Roman"/>
        </w:rPr>
        <w:t>.</w:t>
      </w:r>
      <w:r w:rsidRPr="009C2AE1">
        <w:rPr>
          <w:rFonts w:ascii="Times New Roman" w:hAnsi="Times New Roman"/>
        </w:rPr>
        <w:t xml:space="preserve"> </w:t>
      </w:r>
      <w:r>
        <w:rPr>
          <w:rFonts w:ascii="Times New Roman" w:hAnsi="Times New Roman"/>
        </w:rPr>
        <w:t>Next,</w:t>
      </w:r>
      <w:r w:rsidRPr="009C2AE1">
        <w:rPr>
          <w:rFonts w:ascii="Times New Roman" w:hAnsi="Times New Roman"/>
        </w:rPr>
        <w:t xml:space="preserve"> </w:t>
      </w:r>
      <w:r>
        <w:rPr>
          <w:rFonts w:ascii="Times New Roman" w:hAnsi="Times New Roman"/>
        </w:rPr>
        <w:t xml:space="preserve">in the exploration mode, </w:t>
      </w:r>
      <w:r w:rsidRPr="009C2AE1">
        <w:rPr>
          <w:rFonts w:ascii="Times New Roman" w:hAnsi="Times New Roman"/>
        </w:rPr>
        <w:t xml:space="preserve">its </w:t>
      </w:r>
      <w:r>
        <w:rPr>
          <w:rFonts w:ascii="Times New Roman" w:hAnsi="Times New Roman"/>
        </w:rPr>
        <w:t>successive</w:t>
      </w:r>
      <w:r w:rsidRPr="009C2AE1">
        <w:rPr>
          <w:rFonts w:ascii="Times New Roman" w:hAnsi="Times New Roman"/>
        </w:rPr>
        <w:t xml:space="preserve"> improvement is expected </w:t>
      </w:r>
      <w:r>
        <w:rPr>
          <w:rFonts w:ascii="Times New Roman" w:hAnsi="Times New Roman"/>
        </w:rPr>
        <w:t xml:space="preserve">until the desired target performance is ensured </w:t>
      </w:r>
      <w:r w:rsidRPr="009C2AE1">
        <w:rPr>
          <w:rFonts w:ascii="Times New Roman" w:hAnsi="Times New Roman"/>
        </w:rPr>
        <w:t xml:space="preserve">due to </w:t>
      </w:r>
      <w:r>
        <w:rPr>
          <w:rFonts w:ascii="Times New Roman" w:hAnsi="Times New Roman"/>
        </w:rPr>
        <w:t xml:space="preserve">its </w:t>
      </w:r>
      <w:r w:rsidRPr="009C2AE1">
        <w:rPr>
          <w:rFonts w:ascii="Times New Roman" w:hAnsi="Times New Roman"/>
        </w:rPr>
        <w:t xml:space="preserve">potential ability </w:t>
      </w:r>
      <w:r>
        <w:rPr>
          <w:rFonts w:ascii="Times New Roman" w:hAnsi="Times New Roman"/>
        </w:rPr>
        <w:t>to learn</w:t>
      </w:r>
      <w:r w:rsidRPr="009C2AE1">
        <w:rPr>
          <w:rFonts w:ascii="Times New Roman" w:hAnsi="Times New Roman"/>
        </w:rPr>
        <w:t xml:space="preserve"> directly from</w:t>
      </w:r>
      <w:r>
        <w:rPr>
          <w:rFonts w:ascii="Times New Roman" w:hAnsi="Times New Roman"/>
        </w:rPr>
        <w:t xml:space="preserve"> the</w:t>
      </w:r>
      <w:r w:rsidRPr="009C2AE1">
        <w:rPr>
          <w:rFonts w:ascii="Times New Roman" w:hAnsi="Times New Roman"/>
        </w:rPr>
        <w:t xml:space="preserve"> </w:t>
      </w:r>
      <w:r w:rsidRPr="009C2AE1">
        <w:rPr>
          <w:rFonts w:ascii="Times New Roman" w:hAnsi="Times New Roman"/>
          <w:i/>
        </w:rPr>
        <w:t>Process</w:t>
      </w:r>
      <w:r w:rsidRPr="009C2AE1">
        <w:rPr>
          <w:rFonts w:ascii="Times New Roman" w:hAnsi="Times New Roman"/>
        </w:rPr>
        <w:t xml:space="preserve"> behavior</w:t>
      </w:r>
      <w:r>
        <w:rPr>
          <w:rFonts w:ascii="Times New Roman" w:hAnsi="Times New Roman"/>
        </w:rPr>
        <w:t>,</w:t>
      </w:r>
      <w:r w:rsidRPr="009C2AE1">
        <w:rPr>
          <w:rFonts w:ascii="Times New Roman" w:hAnsi="Times New Roman"/>
        </w:rPr>
        <w:t xml:space="preserve"> </w:t>
      </w:r>
      <w:r>
        <w:rPr>
          <w:rFonts w:ascii="Times New Roman" w:hAnsi="Times New Roman"/>
        </w:rPr>
        <w:t>which</w:t>
      </w:r>
      <w:r w:rsidRPr="009C2AE1">
        <w:rPr>
          <w:rFonts w:ascii="Times New Roman" w:hAnsi="Times New Roman"/>
        </w:rPr>
        <w:t xml:space="preserve"> is a characteristic feature of </w:t>
      </w:r>
      <w:r>
        <w:rPr>
          <w:rFonts w:ascii="Times New Roman" w:hAnsi="Times New Roman"/>
        </w:rPr>
        <w:t xml:space="preserve">the </w:t>
      </w:r>
      <w:r w:rsidRPr="009C2AE1">
        <w:rPr>
          <w:rFonts w:ascii="Times New Roman" w:hAnsi="Times New Roman"/>
        </w:rPr>
        <w:t>Q-learning approach.</w:t>
      </w:r>
    </w:p>
    <w:p w14:paraId="387770B7" w14:textId="77777777" w:rsidR="00B132BE" w:rsidRPr="009C2AE1" w:rsidRDefault="00B132BE" w:rsidP="00B132BE">
      <w:pPr>
        <w:jc w:val="both"/>
        <w:rPr>
          <w:rFonts w:ascii="Times New Roman" w:hAnsi="Times New Roman" w:cs="Times New Roman"/>
          <w:sz w:val="20"/>
          <w:szCs w:val="20"/>
        </w:rPr>
      </w:pPr>
    </w:p>
    <w:p w14:paraId="387770B8" w14:textId="77777777" w:rsidR="00B132BE" w:rsidRPr="009C2AE1" w:rsidRDefault="00B132BE" w:rsidP="00B132BE">
      <w:pPr>
        <w:spacing w:line="480" w:lineRule="auto"/>
        <w:jc w:val="center"/>
        <w:rPr>
          <w:rFonts w:ascii="Times New Roman" w:hAnsi="Times New Roman" w:cs="Times New Roman"/>
          <w:sz w:val="20"/>
          <w:szCs w:val="20"/>
        </w:rPr>
      </w:pPr>
      <w:r w:rsidRPr="009C2AE1">
        <w:rPr>
          <w:rFonts w:ascii="Times New Roman" w:hAnsi="Times New Roman" w:cs="Times New Roman"/>
          <w:noProof/>
          <w:sz w:val="20"/>
          <w:szCs w:val="20"/>
        </w:rPr>
        <w:drawing>
          <wp:inline distT="0" distB="0" distL="0" distR="0" wp14:anchorId="387771EB" wp14:editId="387771EC">
            <wp:extent cx="2998800" cy="1476000"/>
            <wp:effectExtent l="0" t="0" r="0" b="0"/>
            <wp:docPr id="1" name="Obraz 4" descr="proces_switch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_switch (5).png"/>
                    <pic:cNvPicPr/>
                  </pic:nvPicPr>
                  <pic:blipFill>
                    <a:blip r:embed="rId11" cstate="print"/>
                    <a:stretch>
                      <a:fillRect/>
                    </a:stretch>
                  </pic:blipFill>
                  <pic:spPr>
                    <a:xfrm>
                      <a:off x="0" y="0"/>
                      <a:ext cx="2998800" cy="1476000"/>
                    </a:xfrm>
                    <a:prstGeom prst="rect">
                      <a:avLst/>
                    </a:prstGeom>
                  </pic:spPr>
                </pic:pic>
              </a:graphicData>
            </a:graphic>
          </wp:inline>
        </w:drawing>
      </w:r>
    </w:p>
    <w:p w14:paraId="387770B9" w14:textId="77777777" w:rsidR="00B132BE" w:rsidRPr="009C2AE1" w:rsidRDefault="00B132BE" w:rsidP="00B132BE">
      <w:pPr>
        <w:pStyle w:val="FootnoteText"/>
        <w:spacing w:after="200"/>
        <w:ind w:firstLine="0"/>
        <w:rPr>
          <w:rFonts w:ascii="Times New Roman" w:hAnsi="Times New Roman"/>
          <w:sz w:val="20"/>
          <w:szCs w:val="20"/>
        </w:rPr>
      </w:pPr>
      <w:r w:rsidRPr="009C2AE1">
        <w:rPr>
          <w:rFonts w:ascii="Times New Roman" w:hAnsi="Times New Roman"/>
          <w:sz w:val="20"/>
          <w:szCs w:val="20"/>
        </w:rPr>
        <w:t xml:space="preserve">Fig. 1.  </w:t>
      </w:r>
      <w:r w:rsidR="00322763" w:rsidRPr="009C2AE1">
        <w:rPr>
          <w:rFonts w:ascii="Times New Roman" w:hAnsi="Times New Roman"/>
          <w:sz w:val="20"/>
          <w:szCs w:val="20"/>
        </w:rPr>
        <w:t xml:space="preserve">Schematic diagram of the considered </w:t>
      </w:r>
      <w:r w:rsidR="00322763">
        <w:rPr>
          <w:rFonts w:ascii="Times New Roman" w:hAnsi="Times New Roman"/>
          <w:sz w:val="20"/>
          <w:szCs w:val="20"/>
        </w:rPr>
        <w:t xml:space="preserve">closed-loop </w:t>
      </w:r>
      <w:r w:rsidR="00322763" w:rsidRPr="009C2AE1">
        <w:rPr>
          <w:rFonts w:ascii="Times New Roman" w:hAnsi="Times New Roman"/>
          <w:sz w:val="20"/>
          <w:szCs w:val="20"/>
        </w:rPr>
        <w:t xml:space="preserve">control system. Initially, the system is operated by </w:t>
      </w:r>
      <w:r w:rsidR="00322763">
        <w:rPr>
          <w:rFonts w:ascii="Times New Roman" w:hAnsi="Times New Roman"/>
          <w:sz w:val="20"/>
          <w:szCs w:val="20"/>
        </w:rPr>
        <w:t xml:space="preserve">the </w:t>
      </w:r>
      <w:r w:rsidR="00322763" w:rsidRPr="009C2AE1">
        <w:rPr>
          <w:rFonts w:ascii="Times New Roman" w:hAnsi="Times New Roman"/>
          <w:sz w:val="20"/>
          <w:szCs w:val="20"/>
        </w:rPr>
        <w:t xml:space="preserve">conventional </w:t>
      </w:r>
      <w:r w:rsidR="00322763">
        <w:rPr>
          <w:rFonts w:ascii="Times New Roman" w:hAnsi="Times New Roman"/>
          <w:sz w:val="20"/>
          <w:szCs w:val="20"/>
        </w:rPr>
        <w:t xml:space="preserve">poorly tuned </w:t>
      </w:r>
      <w:r w:rsidR="00322763" w:rsidRPr="009C2AE1">
        <w:rPr>
          <w:rFonts w:ascii="Times New Roman" w:hAnsi="Times New Roman"/>
          <w:sz w:val="20"/>
          <w:szCs w:val="20"/>
        </w:rPr>
        <w:t xml:space="preserve">PI controller. </w:t>
      </w:r>
      <w:r w:rsidR="00322763">
        <w:rPr>
          <w:rFonts w:ascii="Times New Roman" w:hAnsi="Times New Roman"/>
          <w:sz w:val="20"/>
          <w:szCs w:val="20"/>
        </w:rPr>
        <w:t xml:space="preserve">After substituting with the </w:t>
      </w:r>
      <w:r w:rsidR="00322763" w:rsidRPr="009C2AE1">
        <w:rPr>
          <w:rFonts w:ascii="Times New Roman" w:hAnsi="Times New Roman"/>
          <w:sz w:val="20"/>
          <w:szCs w:val="20"/>
        </w:rPr>
        <w:t>Q-learning algorithm</w:t>
      </w:r>
      <w:r w:rsidR="00322763">
        <w:rPr>
          <w:rFonts w:ascii="Times New Roman" w:hAnsi="Times New Roman"/>
          <w:sz w:val="20"/>
          <w:szCs w:val="20"/>
        </w:rPr>
        <w:t>, it</w:t>
      </w:r>
      <w:r w:rsidR="00322763" w:rsidRPr="009C2AE1">
        <w:rPr>
          <w:rFonts w:ascii="Times New Roman" w:hAnsi="Times New Roman"/>
          <w:sz w:val="20"/>
          <w:szCs w:val="20"/>
        </w:rPr>
        <w:t xml:space="preserve"> </w:t>
      </w:r>
      <w:r w:rsidR="00322763">
        <w:rPr>
          <w:rFonts w:ascii="Times New Roman" w:hAnsi="Times New Roman"/>
          <w:sz w:val="20"/>
          <w:szCs w:val="20"/>
        </w:rPr>
        <w:t>is</w:t>
      </w:r>
      <w:r w:rsidR="00322763" w:rsidRPr="009C2AE1">
        <w:rPr>
          <w:rFonts w:ascii="Times New Roman" w:hAnsi="Times New Roman"/>
          <w:sz w:val="20"/>
          <w:szCs w:val="20"/>
        </w:rPr>
        <w:t xml:space="preserve"> designed to ensure self-improving properties by online learning </w:t>
      </w:r>
      <w:r w:rsidR="00322763">
        <w:rPr>
          <w:rFonts w:ascii="Times New Roman" w:hAnsi="Times New Roman"/>
          <w:sz w:val="20"/>
          <w:szCs w:val="20"/>
        </w:rPr>
        <w:t>via</w:t>
      </w:r>
      <w:r w:rsidR="00322763" w:rsidRPr="009C2AE1">
        <w:rPr>
          <w:rFonts w:ascii="Times New Roman" w:hAnsi="Times New Roman"/>
          <w:sz w:val="20"/>
          <w:szCs w:val="20"/>
        </w:rPr>
        <w:t xml:space="preserve"> interaction with a </w:t>
      </w:r>
      <w:r w:rsidR="00322763" w:rsidRPr="00B22313">
        <w:rPr>
          <w:rFonts w:ascii="Times New Roman" w:hAnsi="Times New Roman"/>
          <w:i/>
          <w:sz w:val="20"/>
          <w:szCs w:val="20"/>
        </w:rPr>
        <w:t>Process</w:t>
      </w:r>
      <w:r w:rsidR="00322763" w:rsidRPr="009C2AE1">
        <w:rPr>
          <w:rFonts w:ascii="Times New Roman" w:hAnsi="Times New Roman"/>
          <w:sz w:val="20"/>
          <w:szCs w:val="20"/>
        </w:rPr>
        <w:t>.</w:t>
      </w:r>
    </w:p>
    <w:p w14:paraId="387770BA" w14:textId="77777777" w:rsidR="00B132BE" w:rsidRDefault="00B132BE" w:rsidP="009C2AE1">
      <w:pPr>
        <w:jc w:val="both"/>
        <w:rPr>
          <w:rFonts w:ascii="Times New Roman" w:hAnsi="Times New Roman" w:cs="Times New Roman"/>
          <w:sz w:val="20"/>
          <w:szCs w:val="20"/>
        </w:rPr>
      </w:pPr>
    </w:p>
    <w:p w14:paraId="387770BB" w14:textId="77777777" w:rsidR="009C2AE1" w:rsidRPr="00277E18" w:rsidRDefault="00322763" w:rsidP="009C2AE1">
      <w:pPr>
        <w:jc w:val="both"/>
        <w:rPr>
          <w:rFonts w:ascii="Times New Roman" w:hAnsi="Times New Roman" w:cs="Times New Roman"/>
          <w:color w:val="000000" w:themeColor="text1"/>
          <w:sz w:val="20"/>
          <w:szCs w:val="20"/>
        </w:rPr>
      </w:pPr>
      <w:r w:rsidRPr="009C2AE1">
        <w:rPr>
          <w:rFonts w:ascii="Times New Roman" w:hAnsi="Times New Roman" w:cs="Times New Roman"/>
          <w:sz w:val="20"/>
          <w:szCs w:val="20"/>
        </w:rPr>
        <w:t xml:space="preserve">For this paper, it is assumed that the </w:t>
      </w:r>
      <w:r w:rsidRPr="009C2AE1">
        <w:rPr>
          <w:rFonts w:ascii="Times New Roman" w:hAnsi="Times New Roman" w:cs="Times New Roman"/>
          <w:i/>
          <w:iCs/>
          <w:sz w:val="20"/>
          <w:szCs w:val="20"/>
        </w:rPr>
        <w:t>Process</w:t>
      </w:r>
      <w:r w:rsidRPr="009C2AE1">
        <w:rPr>
          <w:rFonts w:ascii="Times New Roman" w:hAnsi="Times New Roman" w:cs="Times New Roman"/>
          <w:sz w:val="20"/>
          <w:szCs w:val="20"/>
        </w:rPr>
        <w:t xml:space="preserve"> has a</w:t>
      </w:r>
      <w:r>
        <w:rPr>
          <w:rFonts w:ascii="Times New Roman" w:hAnsi="Times New Roman" w:cs="Times New Roman"/>
          <w:sz w:val="20"/>
          <w:szCs w:val="20"/>
        </w:rPr>
        <w:t xml:space="preserve">n </w:t>
      </w:r>
      <w:proofErr w:type="gramStart"/>
      <w:r>
        <w:rPr>
          <w:rFonts w:ascii="Times New Roman" w:hAnsi="Times New Roman" w:cs="Times New Roman"/>
          <w:sz w:val="20"/>
          <w:szCs w:val="20"/>
        </w:rPr>
        <w:t xml:space="preserve">unknown </w:t>
      </w:r>
      <w:r w:rsidRPr="009C2AE1">
        <w:rPr>
          <w:rFonts w:ascii="Times New Roman" w:hAnsi="Times New Roman" w:cs="Times New Roman"/>
          <w:sz w:val="20"/>
          <w:szCs w:val="20"/>
        </w:rPr>
        <w:t>time-invariant second</w:t>
      </w:r>
      <w:r>
        <w:rPr>
          <w:rFonts w:ascii="Times New Roman" w:hAnsi="Times New Roman" w:cs="Times New Roman"/>
          <w:sz w:val="20"/>
          <w:szCs w:val="20"/>
        </w:rPr>
        <w:t>-</w:t>
      </w:r>
      <w:r w:rsidRPr="009C2AE1">
        <w:rPr>
          <w:rFonts w:ascii="Times New Roman" w:hAnsi="Times New Roman" w:cs="Times New Roman"/>
          <w:sz w:val="20"/>
          <w:szCs w:val="20"/>
        </w:rPr>
        <w:t>order dynamics</w:t>
      </w:r>
      <w:proofErr w:type="gramEnd"/>
      <w:r w:rsidRPr="009C2AE1">
        <w:rPr>
          <w:rFonts w:ascii="Times New Roman" w:hAnsi="Times New Roman" w:cs="Times New Roman"/>
          <w:sz w:val="20"/>
          <w:szCs w:val="20"/>
        </w:rPr>
        <w:t xml:space="preserve">, which is more complex </w:t>
      </w:r>
      <w:r>
        <w:rPr>
          <w:rFonts w:ascii="Times New Roman" w:hAnsi="Times New Roman" w:cs="Times New Roman"/>
          <w:sz w:val="20"/>
          <w:szCs w:val="20"/>
        </w:rPr>
        <w:t xml:space="preserve">and more challenging for the control </w:t>
      </w:r>
      <w:r w:rsidRPr="009C2AE1">
        <w:rPr>
          <w:rFonts w:ascii="Times New Roman" w:hAnsi="Times New Roman" w:cs="Times New Roman"/>
          <w:sz w:val="20"/>
          <w:szCs w:val="20"/>
        </w:rPr>
        <w:t>compar</w:t>
      </w:r>
      <w:r>
        <w:rPr>
          <w:rFonts w:ascii="Times New Roman" w:hAnsi="Times New Roman" w:cs="Times New Roman"/>
          <w:sz w:val="20"/>
          <w:szCs w:val="20"/>
        </w:rPr>
        <w:t>ed</w:t>
      </w:r>
      <w:r w:rsidRPr="009C2AE1">
        <w:rPr>
          <w:rFonts w:ascii="Times New Roman" w:hAnsi="Times New Roman" w:cs="Times New Roman"/>
          <w:sz w:val="20"/>
          <w:szCs w:val="20"/>
        </w:rPr>
        <w:t xml:space="preserve"> to the </w:t>
      </w:r>
      <w:r>
        <w:rPr>
          <w:rFonts w:ascii="Times New Roman" w:hAnsi="Times New Roman" w:cs="Times New Roman"/>
          <w:sz w:val="20"/>
          <w:szCs w:val="20"/>
        </w:rPr>
        <w:t xml:space="preserve">frequently considered simple </w:t>
      </w:r>
      <w:r w:rsidRPr="009C2AE1">
        <w:rPr>
          <w:rFonts w:ascii="Times New Roman" w:hAnsi="Times New Roman" w:cs="Times New Roman"/>
          <w:sz w:val="20"/>
          <w:szCs w:val="20"/>
        </w:rPr>
        <w:t>first</w:t>
      </w:r>
      <w:r>
        <w:rPr>
          <w:rFonts w:ascii="Times New Roman" w:hAnsi="Times New Roman" w:cs="Times New Roman"/>
          <w:sz w:val="20"/>
          <w:szCs w:val="20"/>
        </w:rPr>
        <w:t>-</w:t>
      </w:r>
      <w:r w:rsidRPr="009C2AE1">
        <w:rPr>
          <w:rFonts w:ascii="Times New Roman" w:hAnsi="Times New Roman" w:cs="Times New Roman"/>
          <w:sz w:val="20"/>
          <w:szCs w:val="20"/>
        </w:rPr>
        <w:t>order</w:t>
      </w:r>
      <w:r>
        <w:rPr>
          <w:rFonts w:ascii="Times New Roman" w:hAnsi="Times New Roman" w:cs="Times New Roman"/>
          <w:sz w:val="20"/>
          <w:szCs w:val="20"/>
        </w:rPr>
        <w:t xml:space="preserve"> dynamics</w:t>
      </w:r>
      <w:r w:rsidRPr="009C2AE1">
        <w:rPr>
          <w:rFonts w:ascii="Times New Roman" w:hAnsi="Times New Roman" w:cs="Times New Roman"/>
          <w:sz w:val="20"/>
          <w:szCs w:val="20"/>
        </w:rPr>
        <w:t xml:space="preserve">. It </w:t>
      </w:r>
      <w:r w:rsidRPr="009C2AE1">
        <w:rPr>
          <w:rFonts w:ascii="Times New Roman" w:hAnsi="Times New Roman" w:cs="Times New Roman"/>
          <w:sz w:val="20"/>
          <w:szCs w:val="20"/>
        </w:rPr>
        <w:lastRenderedPageBreak/>
        <w:t xml:space="preserve">is also assumed that there is no time delay in the </w:t>
      </w:r>
      <w:r w:rsidRPr="009C2AE1">
        <w:rPr>
          <w:rFonts w:ascii="Times New Roman" w:hAnsi="Times New Roman" w:cs="Times New Roman"/>
          <w:i/>
          <w:iCs/>
          <w:sz w:val="20"/>
          <w:szCs w:val="20"/>
        </w:rPr>
        <w:t>Process</w:t>
      </w:r>
      <w:r w:rsidRPr="009C2AE1">
        <w:rPr>
          <w:rFonts w:ascii="Times New Roman" w:hAnsi="Times New Roman" w:cs="Times New Roman"/>
          <w:sz w:val="20"/>
          <w:szCs w:val="20"/>
        </w:rPr>
        <w:t xml:space="preserve"> dynamics, which stands as a practical limitation. However, </w:t>
      </w:r>
      <w:r>
        <w:rPr>
          <w:rFonts w:ascii="Times New Roman" w:hAnsi="Times New Roman" w:cs="Times New Roman"/>
          <w:sz w:val="20"/>
          <w:szCs w:val="20"/>
        </w:rPr>
        <w:t>even without time delay, second-order dynamics still covers a broad class of industrial processes, including drive systems, extensively well-mixed biochemical reactors, heat exchange, distribution processes in well-mixed tanks, etc. The a</w:t>
      </w:r>
      <w:r w:rsidRPr="009C2AE1">
        <w:rPr>
          <w:rFonts w:ascii="Times New Roman" w:hAnsi="Times New Roman" w:cs="Times New Roman"/>
          <w:sz w:val="20"/>
          <w:szCs w:val="20"/>
        </w:rPr>
        <w:t xml:space="preserve">pplication of </w:t>
      </w:r>
      <w:r>
        <w:rPr>
          <w:rFonts w:ascii="Times New Roman" w:hAnsi="Times New Roman" w:cs="Times New Roman"/>
          <w:sz w:val="20"/>
          <w:szCs w:val="20"/>
        </w:rPr>
        <w:t xml:space="preserve">the </w:t>
      </w:r>
      <w:r w:rsidRPr="009C2AE1">
        <w:rPr>
          <w:rFonts w:ascii="Times New Roman" w:hAnsi="Times New Roman" w:cs="Times New Roman"/>
          <w:sz w:val="20"/>
          <w:szCs w:val="20"/>
        </w:rPr>
        <w:t xml:space="preserve">Q-learning algorithm to control processes with </w:t>
      </w:r>
      <w:r>
        <w:rPr>
          <w:rFonts w:ascii="Times New Roman" w:hAnsi="Times New Roman" w:cs="Times New Roman"/>
          <w:sz w:val="20"/>
          <w:szCs w:val="20"/>
        </w:rPr>
        <w:t xml:space="preserve">a </w:t>
      </w:r>
      <w:r w:rsidRPr="009C2AE1">
        <w:rPr>
          <w:rFonts w:ascii="Times New Roman" w:hAnsi="Times New Roman" w:cs="Times New Roman"/>
          <w:sz w:val="20"/>
          <w:szCs w:val="20"/>
        </w:rPr>
        <w:t xml:space="preserve">time delay is an important practical challenge that still </w:t>
      </w:r>
      <w:r w:rsidRPr="00277E18">
        <w:rPr>
          <w:rFonts w:ascii="Times New Roman" w:hAnsi="Times New Roman" w:cs="Times New Roman"/>
          <w:color w:val="000000" w:themeColor="text1"/>
          <w:sz w:val="20"/>
          <w:szCs w:val="20"/>
        </w:rPr>
        <w:t xml:space="preserve">remains unsolved. This problem is shortly discussed in </w:t>
      </w:r>
      <w:r>
        <w:rPr>
          <w:rFonts w:ascii="Times New Roman" w:hAnsi="Times New Roman" w:cs="Times New Roman"/>
          <w:color w:val="000000" w:themeColor="text1"/>
          <w:sz w:val="20"/>
          <w:szCs w:val="20"/>
        </w:rPr>
        <w:t>S</w:t>
      </w:r>
      <w:r w:rsidRPr="00277E18">
        <w:rPr>
          <w:rFonts w:ascii="Times New Roman" w:hAnsi="Times New Roman" w:cs="Times New Roman"/>
          <w:color w:val="000000" w:themeColor="text1"/>
          <w:sz w:val="20"/>
          <w:szCs w:val="20"/>
        </w:rPr>
        <w:t xml:space="preserve">ection 6 </w:t>
      </w:r>
      <w:r>
        <w:rPr>
          <w:rFonts w:ascii="Times New Roman" w:hAnsi="Times New Roman" w:cs="Times New Roman"/>
          <w:color w:val="000000" w:themeColor="text1"/>
          <w:sz w:val="20"/>
          <w:szCs w:val="20"/>
        </w:rPr>
        <w:t xml:space="preserve">since it is </w:t>
      </w:r>
      <w:r w:rsidRPr="00277E18">
        <w:rPr>
          <w:rFonts w:ascii="Times New Roman" w:hAnsi="Times New Roman" w:cs="Times New Roman"/>
          <w:color w:val="000000" w:themeColor="text1"/>
          <w:sz w:val="20"/>
          <w:szCs w:val="20"/>
        </w:rPr>
        <w:t>one of the most current</w:t>
      </w:r>
      <w:r>
        <w:rPr>
          <w:rFonts w:ascii="Times New Roman" w:hAnsi="Times New Roman" w:cs="Times New Roman"/>
          <w:color w:val="000000" w:themeColor="text1"/>
          <w:sz w:val="20"/>
          <w:szCs w:val="20"/>
        </w:rPr>
        <w:t>ly followed</w:t>
      </w:r>
      <w:r w:rsidRPr="00277E18">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future research directions</w:t>
      </w:r>
      <w:r w:rsidRPr="00277E18">
        <w:rPr>
          <w:rFonts w:ascii="Times New Roman" w:hAnsi="Times New Roman" w:cs="Times New Roman"/>
          <w:color w:val="000000" w:themeColor="text1"/>
          <w:sz w:val="20"/>
          <w:szCs w:val="20"/>
        </w:rPr>
        <w:t>. The only accessible information about the existing closed</w:t>
      </w:r>
      <w:r>
        <w:rPr>
          <w:rFonts w:ascii="Times New Roman" w:hAnsi="Times New Roman" w:cs="Times New Roman"/>
          <w:color w:val="000000" w:themeColor="text1"/>
          <w:sz w:val="20"/>
          <w:szCs w:val="20"/>
        </w:rPr>
        <w:t>-</w:t>
      </w:r>
      <w:r w:rsidRPr="00277E18">
        <w:rPr>
          <w:rFonts w:ascii="Times New Roman" w:hAnsi="Times New Roman" w:cs="Times New Roman"/>
          <w:color w:val="000000" w:themeColor="text1"/>
          <w:sz w:val="20"/>
          <w:szCs w:val="20"/>
        </w:rPr>
        <w:t>loop control system is the tuning of the existing PI controller</w:t>
      </w:r>
      <w:r>
        <w:rPr>
          <w:rFonts w:ascii="Times New Roman" w:hAnsi="Times New Roman" w:cs="Times New Roman"/>
          <w:color w:val="000000" w:themeColor="text1"/>
          <w:sz w:val="20"/>
          <w:szCs w:val="20"/>
        </w:rPr>
        <w:t>;</w:t>
      </w:r>
      <w:r w:rsidRPr="00277E18">
        <w:rPr>
          <w:rFonts w:ascii="Times New Roman" w:hAnsi="Times New Roman" w:cs="Times New Roman"/>
          <w:color w:val="000000" w:themeColor="text1"/>
          <w:sz w:val="20"/>
          <w:szCs w:val="20"/>
        </w:rPr>
        <w:t xml:space="preserve"> this </w:t>
      </w:r>
      <w:r>
        <w:rPr>
          <w:rFonts w:ascii="Times New Roman" w:hAnsi="Times New Roman" w:cs="Times New Roman"/>
          <w:color w:val="000000" w:themeColor="text1"/>
          <w:sz w:val="20"/>
          <w:szCs w:val="20"/>
        </w:rPr>
        <w:t xml:space="preserve">is the </w:t>
      </w:r>
      <w:r w:rsidRPr="00277E18">
        <w:rPr>
          <w:rFonts w:ascii="Times New Roman" w:hAnsi="Times New Roman" w:cs="Times New Roman"/>
          <w:color w:val="000000" w:themeColor="text1"/>
          <w:sz w:val="20"/>
          <w:szCs w:val="20"/>
        </w:rPr>
        <w:t xml:space="preserve">information </w:t>
      </w:r>
      <w:r>
        <w:rPr>
          <w:rFonts w:ascii="Times New Roman" w:hAnsi="Times New Roman" w:cs="Times New Roman"/>
          <w:color w:val="000000" w:themeColor="text1"/>
          <w:sz w:val="20"/>
          <w:szCs w:val="20"/>
        </w:rPr>
        <w:t xml:space="preserve">that </w:t>
      </w:r>
      <w:r w:rsidRPr="00277E18">
        <w:rPr>
          <w:rFonts w:ascii="Times New Roman" w:hAnsi="Times New Roman" w:cs="Times New Roman"/>
          <w:color w:val="000000" w:themeColor="text1"/>
          <w:sz w:val="20"/>
          <w:szCs w:val="20"/>
        </w:rPr>
        <w:t xml:space="preserve">should be used for </w:t>
      </w:r>
      <w:r>
        <w:rPr>
          <w:rFonts w:ascii="Times New Roman" w:hAnsi="Times New Roman" w:cs="Times New Roman"/>
          <w:color w:val="000000" w:themeColor="text1"/>
          <w:sz w:val="20"/>
          <w:szCs w:val="20"/>
        </w:rPr>
        <w:t xml:space="preserve">the </w:t>
      </w:r>
      <w:r w:rsidRPr="00277E18">
        <w:rPr>
          <w:rFonts w:ascii="Times New Roman" w:hAnsi="Times New Roman" w:cs="Times New Roman"/>
          <w:color w:val="000000" w:themeColor="text1"/>
          <w:sz w:val="20"/>
          <w:szCs w:val="20"/>
        </w:rPr>
        <w:t>initialization of the Q-learning algorithm. It is also assumed that the design of the Q-learning controller should map the predefined and fixed sets of discretized states [</w:t>
      </w:r>
      <w:r w:rsidRPr="00277E18">
        <w:rPr>
          <w:rFonts w:ascii="Times New Roman" w:hAnsi="Times New Roman" w:cs="Times New Roman"/>
          <w:i/>
          <w:color w:val="000000" w:themeColor="text1"/>
          <w:sz w:val="20"/>
          <w:szCs w:val="20"/>
        </w:rPr>
        <w:t>s</w:t>
      </w:r>
      <w:r w:rsidRPr="00277E18">
        <w:rPr>
          <w:rFonts w:ascii="Times New Roman" w:hAnsi="Times New Roman" w:cs="Times New Roman"/>
          <w:color w:val="000000" w:themeColor="text1"/>
          <w:sz w:val="20"/>
          <w:szCs w:val="20"/>
        </w:rPr>
        <w:t>] and admissible actions [</w:t>
      </w:r>
      <w:r w:rsidRPr="00277E18">
        <w:rPr>
          <w:rFonts w:ascii="Times New Roman" w:hAnsi="Times New Roman" w:cs="Times New Roman"/>
          <w:i/>
          <w:color w:val="000000" w:themeColor="text1"/>
          <w:sz w:val="20"/>
          <w:szCs w:val="20"/>
        </w:rPr>
        <w:t>a</w:t>
      </w:r>
      <w:r w:rsidRPr="00277E18">
        <w:rPr>
          <w:rFonts w:ascii="Times New Roman" w:hAnsi="Times New Roman" w:cs="Times New Roman"/>
          <w:color w:val="000000" w:themeColor="text1"/>
          <w:sz w:val="20"/>
          <w:szCs w:val="20"/>
        </w:rPr>
        <w:t>].</w:t>
      </w:r>
    </w:p>
    <w:p w14:paraId="387770BC" w14:textId="362BF9D5" w:rsidR="00671B1C" w:rsidRPr="009C2AE1" w:rsidRDefault="00671B1C" w:rsidP="00671B1C">
      <w:pPr>
        <w:jc w:val="both"/>
        <w:rPr>
          <w:rFonts w:ascii="Times New Roman" w:hAnsi="Times New Roman" w:cs="Times New Roman"/>
          <w:iCs/>
          <w:sz w:val="20"/>
          <w:szCs w:val="20"/>
        </w:rPr>
      </w:pPr>
      <w:r w:rsidRPr="009C2AE1">
        <w:rPr>
          <w:rFonts w:ascii="Times New Roman" w:hAnsi="Times New Roman" w:cs="Times New Roman"/>
          <w:sz w:val="20"/>
          <w:szCs w:val="20"/>
        </w:rPr>
        <w:t xml:space="preserve">The majority of </w:t>
      </w:r>
      <w:r>
        <w:rPr>
          <w:rFonts w:ascii="Times New Roman" w:hAnsi="Times New Roman" w:cs="Times New Roman"/>
          <w:sz w:val="20"/>
          <w:szCs w:val="20"/>
        </w:rPr>
        <w:t xml:space="preserve">the </w:t>
      </w:r>
      <w:r w:rsidRPr="009C2AE1">
        <w:rPr>
          <w:rFonts w:ascii="Times New Roman" w:hAnsi="Times New Roman" w:cs="Times New Roman"/>
          <w:sz w:val="20"/>
          <w:szCs w:val="20"/>
        </w:rPr>
        <w:t>industrial closed</w:t>
      </w:r>
      <w:r>
        <w:rPr>
          <w:rFonts w:ascii="Times New Roman" w:hAnsi="Times New Roman" w:cs="Times New Roman"/>
          <w:sz w:val="20"/>
          <w:szCs w:val="20"/>
        </w:rPr>
        <w:t>-</w:t>
      </w:r>
      <w:r w:rsidRPr="009C2AE1">
        <w:rPr>
          <w:rFonts w:ascii="Times New Roman" w:hAnsi="Times New Roman" w:cs="Times New Roman"/>
          <w:sz w:val="20"/>
          <w:szCs w:val="20"/>
        </w:rPr>
        <w:t xml:space="preserve">loop systems are designed to ensure stabilization with </w:t>
      </w:r>
      <w:r>
        <w:rPr>
          <w:rFonts w:ascii="Times New Roman" w:hAnsi="Times New Roman" w:cs="Times New Roman"/>
          <w:sz w:val="20"/>
          <w:szCs w:val="20"/>
        </w:rPr>
        <w:t>highly infrequent</w:t>
      </w:r>
      <w:r w:rsidRPr="009C2AE1">
        <w:rPr>
          <w:rFonts w:ascii="Times New Roman" w:hAnsi="Times New Roman" w:cs="Times New Roman"/>
          <w:sz w:val="20"/>
          <w:szCs w:val="20"/>
        </w:rPr>
        <w:t xml:space="preserve"> changes </w:t>
      </w:r>
      <w:r>
        <w:rPr>
          <w:rFonts w:ascii="Times New Roman" w:hAnsi="Times New Roman" w:cs="Times New Roman"/>
          <w:sz w:val="20"/>
          <w:szCs w:val="20"/>
        </w:rPr>
        <w:t>for</w:t>
      </w:r>
      <w:r w:rsidRPr="009C2AE1">
        <w:rPr>
          <w:rFonts w:ascii="Times New Roman" w:hAnsi="Times New Roman" w:cs="Times New Roman"/>
          <w:sz w:val="20"/>
          <w:szCs w:val="20"/>
        </w:rPr>
        <w:t xml:space="preserve"> the setpoint </w:t>
      </w:r>
      <w:proofErr w:type="spellStart"/>
      <w:r w:rsidRPr="009C2AE1">
        <w:rPr>
          <w:rFonts w:ascii="Times New Roman" w:hAnsi="Times New Roman" w:cs="Times New Roman"/>
          <w:i/>
          <w:sz w:val="20"/>
          <w:szCs w:val="20"/>
        </w:rPr>
        <w:t>Y</w:t>
      </w:r>
      <w:r w:rsidRPr="009C2AE1">
        <w:rPr>
          <w:rFonts w:ascii="Times New Roman" w:hAnsi="Times New Roman" w:cs="Times New Roman"/>
          <w:i/>
          <w:sz w:val="20"/>
          <w:szCs w:val="20"/>
          <w:vertAlign w:val="subscript"/>
        </w:rPr>
        <w:t>sp</w:t>
      </w:r>
      <w:proofErr w:type="spellEnd"/>
      <w:r w:rsidRPr="009C2AE1">
        <w:rPr>
          <w:rFonts w:ascii="Times New Roman" w:hAnsi="Times New Roman" w:cs="Times New Roman"/>
          <w:iCs/>
          <w:sz w:val="20"/>
          <w:szCs w:val="20"/>
        </w:rPr>
        <w:t>. Consequently, it is possible to assume that</w:t>
      </w:r>
      <w:r>
        <w:rPr>
          <w:rFonts w:ascii="Times New Roman" w:hAnsi="Times New Roman" w:cs="Times New Roman"/>
          <w:iCs/>
          <w:sz w:val="20"/>
          <w:szCs w:val="20"/>
        </w:rPr>
        <w:t>,</w:t>
      </w:r>
      <w:r w:rsidRPr="009C2AE1">
        <w:rPr>
          <w:rFonts w:ascii="Times New Roman" w:hAnsi="Times New Roman" w:cs="Times New Roman"/>
          <w:iCs/>
          <w:sz w:val="20"/>
          <w:szCs w:val="20"/>
        </w:rPr>
        <w:t xml:space="preserve"> for such cases, closed</w:t>
      </w:r>
      <w:r>
        <w:rPr>
          <w:rFonts w:ascii="Times New Roman" w:hAnsi="Times New Roman" w:cs="Times New Roman"/>
          <w:iCs/>
          <w:sz w:val="20"/>
          <w:szCs w:val="20"/>
        </w:rPr>
        <w:t>-</w:t>
      </w:r>
      <w:r w:rsidRPr="009C2AE1">
        <w:rPr>
          <w:rFonts w:ascii="Times New Roman" w:hAnsi="Times New Roman" w:cs="Times New Roman"/>
          <w:iCs/>
          <w:sz w:val="20"/>
          <w:szCs w:val="20"/>
        </w:rPr>
        <w:t xml:space="preserve">loop systems are </w:t>
      </w:r>
      <w:r>
        <w:rPr>
          <w:rFonts w:ascii="Times New Roman" w:hAnsi="Times New Roman" w:cs="Times New Roman"/>
          <w:iCs/>
          <w:sz w:val="20"/>
          <w:szCs w:val="20"/>
        </w:rPr>
        <w:t xml:space="preserve">naturally and </w:t>
      </w:r>
      <w:r w:rsidRPr="009C2AE1">
        <w:rPr>
          <w:rFonts w:ascii="Times New Roman" w:hAnsi="Times New Roman" w:cs="Times New Roman"/>
          <w:iCs/>
          <w:sz w:val="20"/>
          <w:szCs w:val="20"/>
        </w:rPr>
        <w:t>intensively disturbed by external disturbing signals varying within a certain range. Potentially, this situation is favorable in terms of the requirement of continuous excitation of the closed</w:t>
      </w:r>
      <w:r>
        <w:rPr>
          <w:rFonts w:ascii="Times New Roman" w:hAnsi="Times New Roman" w:cs="Times New Roman"/>
          <w:iCs/>
          <w:sz w:val="20"/>
          <w:szCs w:val="20"/>
        </w:rPr>
        <w:t>-</w:t>
      </w:r>
      <w:r w:rsidRPr="009C2AE1">
        <w:rPr>
          <w:rFonts w:ascii="Times New Roman" w:hAnsi="Times New Roman" w:cs="Times New Roman"/>
          <w:iCs/>
          <w:sz w:val="20"/>
          <w:szCs w:val="20"/>
        </w:rPr>
        <w:t>loop system</w:t>
      </w:r>
      <w:r>
        <w:rPr>
          <w:rFonts w:ascii="Times New Roman" w:hAnsi="Times New Roman" w:cs="Times New Roman"/>
          <w:iCs/>
          <w:sz w:val="20"/>
          <w:szCs w:val="20"/>
        </w:rPr>
        <w:t>,</w:t>
      </w:r>
      <w:r w:rsidRPr="009C2AE1">
        <w:rPr>
          <w:rFonts w:ascii="Times New Roman" w:hAnsi="Times New Roman" w:cs="Times New Roman"/>
          <w:iCs/>
          <w:sz w:val="20"/>
          <w:szCs w:val="20"/>
        </w:rPr>
        <w:t xml:space="preserve"> </w:t>
      </w:r>
      <w:r>
        <w:rPr>
          <w:rFonts w:ascii="Times New Roman" w:hAnsi="Times New Roman" w:cs="Times New Roman"/>
          <w:iCs/>
          <w:sz w:val="20"/>
          <w:szCs w:val="20"/>
        </w:rPr>
        <w:t xml:space="preserve">which is critical </w:t>
      </w:r>
      <w:r w:rsidRPr="009C2AE1">
        <w:rPr>
          <w:rFonts w:ascii="Times New Roman" w:hAnsi="Times New Roman" w:cs="Times New Roman"/>
          <w:iCs/>
          <w:sz w:val="20"/>
          <w:szCs w:val="20"/>
        </w:rPr>
        <w:t xml:space="preserve">for proper online learning. Thus, when the variations of </w:t>
      </w:r>
      <w:r>
        <w:rPr>
          <w:rFonts w:ascii="Times New Roman" w:hAnsi="Times New Roman" w:cs="Times New Roman"/>
          <w:iCs/>
          <w:sz w:val="20"/>
          <w:szCs w:val="20"/>
        </w:rPr>
        <w:t xml:space="preserve">the natural </w:t>
      </w:r>
      <w:r w:rsidRPr="009C2AE1">
        <w:rPr>
          <w:rFonts w:ascii="Times New Roman" w:hAnsi="Times New Roman" w:cs="Times New Roman"/>
          <w:iCs/>
          <w:sz w:val="20"/>
          <w:szCs w:val="20"/>
        </w:rPr>
        <w:t>disturbances are frequent and significant, there is no need to introduce any additional excitation signals intentionally, only to enable effective learning. Thus, in this paper, f</w:t>
      </w:r>
      <w:r w:rsidRPr="009C2AE1">
        <w:rPr>
          <w:rFonts w:ascii="Times New Roman" w:hAnsi="Times New Roman" w:cs="Times New Roman"/>
          <w:sz w:val="20"/>
          <w:szCs w:val="20"/>
        </w:rPr>
        <w:t xml:space="preserve">or </w:t>
      </w:r>
      <w:r>
        <w:rPr>
          <w:rFonts w:ascii="Times New Roman" w:hAnsi="Times New Roman" w:cs="Times New Roman"/>
          <w:sz w:val="20"/>
          <w:szCs w:val="20"/>
        </w:rPr>
        <w:t xml:space="preserve">a </w:t>
      </w:r>
      <w:r w:rsidRPr="009C2AE1">
        <w:rPr>
          <w:rFonts w:ascii="Times New Roman" w:hAnsi="Times New Roman" w:cs="Times New Roman"/>
          <w:sz w:val="20"/>
          <w:szCs w:val="20"/>
        </w:rPr>
        <w:t xml:space="preserve">realistic representation of </w:t>
      </w:r>
      <w:r>
        <w:rPr>
          <w:rFonts w:ascii="Times New Roman" w:hAnsi="Times New Roman" w:cs="Times New Roman"/>
          <w:sz w:val="20"/>
          <w:szCs w:val="20"/>
        </w:rPr>
        <w:t xml:space="preserve">the </w:t>
      </w:r>
      <w:r w:rsidRPr="009C2AE1">
        <w:rPr>
          <w:rFonts w:ascii="Times New Roman" w:hAnsi="Times New Roman" w:cs="Times New Roman"/>
          <w:sz w:val="20"/>
          <w:szCs w:val="20"/>
        </w:rPr>
        <w:t xml:space="preserve">industrial conditions, the learning abilities of </w:t>
      </w:r>
      <w:r>
        <w:rPr>
          <w:rFonts w:ascii="Times New Roman" w:hAnsi="Times New Roman" w:cs="Times New Roman"/>
          <w:sz w:val="20"/>
          <w:szCs w:val="20"/>
        </w:rPr>
        <w:t xml:space="preserve">the </w:t>
      </w:r>
      <w:r w:rsidRPr="009C2AE1">
        <w:rPr>
          <w:rFonts w:ascii="Times New Roman" w:hAnsi="Times New Roman" w:cs="Times New Roman"/>
          <w:sz w:val="20"/>
          <w:szCs w:val="20"/>
        </w:rPr>
        <w:t xml:space="preserve">Q-learning algorithm </w:t>
      </w:r>
      <w:r>
        <w:rPr>
          <w:rFonts w:ascii="Times New Roman" w:hAnsi="Times New Roman" w:cs="Times New Roman"/>
          <w:sz w:val="20"/>
          <w:szCs w:val="20"/>
        </w:rPr>
        <w:t>are</w:t>
      </w:r>
      <w:r w:rsidRPr="009C2AE1">
        <w:rPr>
          <w:rFonts w:ascii="Times New Roman" w:hAnsi="Times New Roman" w:cs="Times New Roman"/>
          <w:sz w:val="20"/>
          <w:szCs w:val="20"/>
        </w:rPr>
        <w:t xml:space="preserve"> tested only </w:t>
      </w:r>
      <w:r>
        <w:rPr>
          <w:rFonts w:ascii="Times New Roman" w:hAnsi="Times New Roman" w:cs="Times New Roman"/>
          <w:sz w:val="20"/>
          <w:szCs w:val="20"/>
        </w:rPr>
        <w:t xml:space="preserve">in the presence of </w:t>
      </w:r>
      <w:r w:rsidRPr="009C2AE1">
        <w:rPr>
          <w:rFonts w:ascii="Times New Roman" w:hAnsi="Times New Roman" w:cs="Times New Roman"/>
          <w:sz w:val="20"/>
          <w:szCs w:val="20"/>
        </w:rPr>
        <w:t xml:space="preserve">the changes of the load disturbance </w:t>
      </w:r>
      <w:proofErr w:type="spellStart"/>
      <w:r w:rsidRPr="009264A8">
        <w:rPr>
          <w:rFonts w:ascii="Times New Roman" w:hAnsi="Times New Roman"/>
          <w:sz w:val="20"/>
        </w:rPr>
        <w:t>Δ</w:t>
      </w:r>
      <w:r w:rsidRPr="009C2AE1">
        <w:rPr>
          <w:rFonts w:ascii="Times New Roman" w:hAnsi="Times New Roman" w:cs="Times New Roman"/>
          <w:i/>
          <w:iCs/>
          <w:sz w:val="20"/>
          <w:szCs w:val="20"/>
        </w:rPr>
        <w:t>d</w:t>
      </w:r>
      <w:proofErr w:type="spellEnd"/>
      <w:r w:rsidRPr="009C2AE1">
        <w:rPr>
          <w:rFonts w:ascii="Times New Roman" w:hAnsi="Times New Roman" w:cs="Times New Roman"/>
          <w:sz w:val="20"/>
          <w:szCs w:val="20"/>
        </w:rPr>
        <w:t xml:space="preserve"> with randomized amplitude successively applied to the closed-loop system. Readers</w:t>
      </w:r>
      <w:r>
        <w:rPr>
          <w:rFonts w:ascii="Times New Roman" w:hAnsi="Times New Roman" w:cs="Times New Roman"/>
          <w:sz w:val="20"/>
          <w:szCs w:val="20"/>
        </w:rPr>
        <w:t xml:space="preserve"> </w:t>
      </w:r>
      <w:r w:rsidRPr="009C2AE1">
        <w:rPr>
          <w:rFonts w:ascii="Times New Roman" w:hAnsi="Times New Roman" w:cs="Times New Roman"/>
          <w:sz w:val="20"/>
          <w:szCs w:val="20"/>
        </w:rPr>
        <w:t xml:space="preserve">interested in the results of </w:t>
      </w:r>
      <w:r>
        <w:rPr>
          <w:rFonts w:ascii="Times New Roman" w:hAnsi="Times New Roman" w:cs="Times New Roman"/>
          <w:sz w:val="20"/>
          <w:szCs w:val="20"/>
        </w:rPr>
        <w:t xml:space="preserve">the </w:t>
      </w:r>
      <w:r w:rsidRPr="009C2AE1">
        <w:rPr>
          <w:rFonts w:ascii="Times New Roman" w:hAnsi="Times New Roman" w:cs="Times New Roman"/>
          <w:sz w:val="20"/>
          <w:szCs w:val="20"/>
        </w:rPr>
        <w:t>learning based on consecutive changes of the setpoint applied to the closed loop system are referred to</w:t>
      </w:r>
      <w:r>
        <w:rPr>
          <w:rFonts w:ascii="Times New Roman" w:hAnsi="Times New Roman" w:cs="Times New Roman"/>
          <w:sz w:val="20"/>
          <w:szCs w:val="20"/>
        </w:rPr>
        <w:t xml:space="preserve"> </w:t>
      </w:r>
      <w:r w:rsidR="00342318">
        <w:rPr>
          <w:rFonts w:ascii="Times New Roman" w:hAnsi="Times New Roman" w:cs="Times New Roman"/>
          <w:sz w:val="20"/>
          <w:szCs w:val="20"/>
        </w:rPr>
        <w:t>[</w:t>
      </w:r>
      <w:r w:rsidR="001624C6">
        <w:rPr>
          <w:rFonts w:ascii="Times New Roman" w:hAnsi="Times New Roman" w:cs="Times New Roman"/>
          <w:sz w:val="20"/>
          <w:szCs w:val="20"/>
        </w:rPr>
        <w:t>3</w:t>
      </w:r>
      <w:r w:rsidR="00014B3C">
        <w:rPr>
          <w:rFonts w:ascii="Times New Roman" w:hAnsi="Times New Roman" w:cs="Times New Roman"/>
          <w:sz w:val="20"/>
          <w:szCs w:val="20"/>
        </w:rPr>
        <w:t>6</w:t>
      </w:r>
      <w:r w:rsidR="00342318">
        <w:rPr>
          <w:rFonts w:ascii="Times New Roman" w:hAnsi="Times New Roman" w:cs="Times New Roman"/>
          <w:sz w:val="20"/>
          <w:szCs w:val="20"/>
        </w:rPr>
        <w:t>]</w:t>
      </w:r>
      <w:r>
        <w:rPr>
          <w:rFonts w:ascii="Times New Roman" w:hAnsi="Times New Roman" w:cs="Times New Roman"/>
          <w:sz w:val="20"/>
          <w:szCs w:val="20"/>
        </w:rPr>
        <w:t>,</w:t>
      </w:r>
      <w:r w:rsidRPr="009C2AE1">
        <w:rPr>
          <w:rFonts w:ascii="Times New Roman" w:hAnsi="Times New Roman" w:cs="Times New Roman"/>
          <w:sz w:val="20"/>
          <w:szCs w:val="20"/>
        </w:rPr>
        <w:t xml:space="preserve"> </w:t>
      </w:r>
      <w:r>
        <w:rPr>
          <w:rFonts w:ascii="Times New Roman" w:hAnsi="Times New Roman" w:cs="Times New Roman"/>
          <w:sz w:val="20"/>
          <w:szCs w:val="20"/>
        </w:rPr>
        <w:t>in which</w:t>
      </w:r>
      <w:r w:rsidRPr="009C2AE1">
        <w:rPr>
          <w:rFonts w:ascii="Times New Roman" w:hAnsi="Times New Roman" w:cs="Times New Roman"/>
          <w:sz w:val="20"/>
          <w:szCs w:val="20"/>
        </w:rPr>
        <w:t xml:space="preserve"> this issue is considered for Q3d. </w:t>
      </w:r>
    </w:p>
    <w:p w14:paraId="387770BD" w14:textId="651661F2" w:rsidR="009C2AE1" w:rsidRPr="009C2AE1" w:rsidRDefault="00671B1C" w:rsidP="00671B1C">
      <w:pPr>
        <w:jc w:val="both"/>
        <w:rPr>
          <w:rFonts w:ascii="Times New Roman" w:hAnsi="Times New Roman" w:cs="Times New Roman"/>
          <w:color w:val="000000" w:themeColor="text1"/>
          <w:sz w:val="20"/>
          <w:szCs w:val="20"/>
        </w:rPr>
      </w:pPr>
      <w:r w:rsidRPr="009C2AE1">
        <w:rPr>
          <w:rFonts w:ascii="Times New Roman" w:hAnsi="Times New Roman" w:cs="Times New Roman"/>
          <w:iCs/>
          <w:sz w:val="20"/>
          <w:szCs w:val="20"/>
        </w:rPr>
        <w:t xml:space="preserve">Finally, following </w:t>
      </w:r>
      <w:r w:rsidR="00342318">
        <w:rPr>
          <w:rFonts w:ascii="Times New Roman" w:hAnsi="Times New Roman" w:cs="Times New Roman"/>
          <w:iCs/>
          <w:sz w:val="20"/>
          <w:szCs w:val="20"/>
        </w:rPr>
        <w:t>[</w:t>
      </w:r>
      <w:r w:rsidR="001624C6">
        <w:rPr>
          <w:rFonts w:ascii="Times New Roman" w:hAnsi="Times New Roman" w:cs="Times New Roman"/>
          <w:iCs/>
          <w:sz w:val="20"/>
          <w:szCs w:val="20"/>
        </w:rPr>
        <w:t>3</w:t>
      </w:r>
      <w:r w:rsidR="00014B3C">
        <w:rPr>
          <w:rFonts w:ascii="Times New Roman" w:hAnsi="Times New Roman" w:cs="Times New Roman"/>
          <w:iCs/>
          <w:sz w:val="20"/>
          <w:szCs w:val="20"/>
        </w:rPr>
        <w:t>6</w:t>
      </w:r>
      <w:r w:rsidR="00342318">
        <w:rPr>
          <w:rFonts w:ascii="Times New Roman" w:hAnsi="Times New Roman" w:cs="Times New Roman"/>
          <w:iCs/>
          <w:sz w:val="20"/>
          <w:szCs w:val="20"/>
        </w:rPr>
        <w:t>]</w:t>
      </w:r>
      <w:r>
        <w:rPr>
          <w:rFonts w:ascii="Times New Roman" w:hAnsi="Times New Roman" w:cs="Times New Roman"/>
          <w:sz w:val="20"/>
          <w:szCs w:val="20"/>
        </w:rPr>
        <w:t>,</w:t>
      </w:r>
      <w:r w:rsidRPr="009C2AE1">
        <w:rPr>
          <w:rFonts w:ascii="Times New Roman" w:hAnsi="Times New Roman" w:cs="Times New Roman"/>
          <w:iCs/>
          <w:sz w:val="20"/>
          <w:szCs w:val="20"/>
        </w:rPr>
        <w:t xml:space="preserve"> f</w:t>
      </w:r>
      <w:r w:rsidRPr="009C2AE1">
        <w:rPr>
          <w:rFonts w:ascii="Times New Roman" w:hAnsi="Times New Roman" w:cs="Times New Roman"/>
          <w:color w:val="000000" w:themeColor="text1"/>
          <w:sz w:val="20"/>
          <w:szCs w:val="20"/>
        </w:rPr>
        <w:t>or deriving the proposed Q2d</w:t>
      </w:r>
      <w:r>
        <w:rPr>
          <w:rFonts w:ascii="Times New Roman" w:hAnsi="Times New Roman" w:cs="Times New Roman"/>
          <w:color w:val="000000" w:themeColor="text1"/>
          <w:sz w:val="20"/>
          <w:szCs w:val="20"/>
        </w:rPr>
        <w:t>,</w:t>
      </w:r>
      <w:r w:rsidRPr="009C2AE1">
        <w:rPr>
          <w:rFonts w:ascii="Times New Roman" w:hAnsi="Times New Roman" w:cs="Times New Roman"/>
          <w:color w:val="000000" w:themeColor="text1"/>
          <w:sz w:val="20"/>
          <w:szCs w:val="20"/>
        </w:rPr>
        <w:t xml:space="preserve"> the control goal is defined to ensure that </w:t>
      </w:r>
      <w:r>
        <w:rPr>
          <w:rFonts w:ascii="Times New Roman" w:hAnsi="Times New Roman" w:cs="Times New Roman"/>
          <w:color w:val="000000" w:themeColor="text1"/>
          <w:sz w:val="20"/>
          <w:szCs w:val="20"/>
        </w:rPr>
        <w:t xml:space="preserve">the </w:t>
      </w:r>
      <w:r w:rsidRPr="009C2AE1">
        <w:rPr>
          <w:rFonts w:ascii="Times New Roman" w:hAnsi="Times New Roman" w:cs="Times New Roman"/>
          <w:color w:val="000000" w:themeColor="text1"/>
          <w:sz w:val="20"/>
          <w:szCs w:val="20"/>
        </w:rPr>
        <w:t>closed</w:t>
      </w:r>
      <w:r>
        <w:rPr>
          <w:rFonts w:ascii="Times New Roman" w:hAnsi="Times New Roman" w:cs="Times New Roman"/>
          <w:color w:val="000000" w:themeColor="text1"/>
          <w:sz w:val="20"/>
          <w:szCs w:val="20"/>
        </w:rPr>
        <w:t>-</w:t>
      </w:r>
      <w:r w:rsidRPr="009C2AE1">
        <w:rPr>
          <w:rFonts w:ascii="Times New Roman" w:hAnsi="Times New Roman" w:cs="Times New Roman"/>
          <w:color w:val="000000" w:themeColor="text1"/>
          <w:sz w:val="20"/>
          <w:szCs w:val="20"/>
        </w:rPr>
        <w:t xml:space="preserve">loop system preserves </w:t>
      </w:r>
      <w:r>
        <w:rPr>
          <w:rFonts w:ascii="Times New Roman" w:hAnsi="Times New Roman" w:cs="Times New Roman"/>
          <w:color w:val="000000" w:themeColor="text1"/>
          <w:sz w:val="20"/>
          <w:szCs w:val="20"/>
        </w:rPr>
        <w:t xml:space="preserve">the </w:t>
      </w:r>
      <w:r w:rsidRPr="009C2AE1">
        <w:rPr>
          <w:rFonts w:ascii="Times New Roman" w:hAnsi="Times New Roman" w:cs="Times New Roman"/>
          <w:color w:val="000000" w:themeColor="text1"/>
          <w:sz w:val="20"/>
          <w:szCs w:val="20"/>
        </w:rPr>
        <w:t>predefined first-order reference trajectory</w:t>
      </w:r>
      <w:r>
        <w:rPr>
          <w:rFonts w:ascii="Times New Roman" w:hAnsi="Times New Roman" w:cs="Times New Roman"/>
          <w:color w:val="000000" w:themeColor="text1"/>
          <w:sz w:val="20"/>
          <w:szCs w:val="20"/>
        </w:rPr>
        <w:t xml:space="preserve"> of the control error decay defined as </w:t>
      </w:r>
      <m:oMath>
        <m:r>
          <w:rPr>
            <w:rFonts w:ascii="Cambria Math" w:hAnsi="Cambria Math" w:cs="Times New Roman"/>
            <w:color w:val="000000" w:themeColor="text1"/>
            <w:sz w:val="20"/>
            <w:szCs w:val="20"/>
          </w:rPr>
          <m:t>F</m:t>
        </m:r>
        <m:d>
          <m:dPr>
            <m:ctrlPr>
              <w:rPr>
                <w:rFonts w:ascii="Cambria Math" w:hAnsi="Cambria Math" w:cs="Times New Roman"/>
                <w:color w:val="000000" w:themeColor="text1"/>
                <w:sz w:val="20"/>
                <w:szCs w:val="20"/>
              </w:rPr>
            </m:ctrlPr>
          </m:dPr>
          <m:e>
            <m:r>
              <w:rPr>
                <w:rFonts w:ascii="Cambria Math" w:hAnsi="Cambria Math" w:cs="Times New Roman"/>
                <w:color w:val="000000" w:themeColor="text1"/>
                <w:sz w:val="20"/>
                <w:szCs w:val="20"/>
              </w:rPr>
              <m:t>e,</m:t>
            </m:r>
            <m:acc>
              <m:accPr>
                <m:chr m:val="̇"/>
                <m:ctrlPr>
                  <w:rPr>
                    <w:rFonts w:ascii="Cambria Math" w:hAnsi="Cambria Math" w:cs="Times New Roman"/>
                    <w:color w:val="000000" w:themeColor="text1"/>
                    <w:sz w:val="20"/>
                    <w:szCs w:val="20"/>
                  </w:rPr>
                </m:ctrlPr>
              </m:accPr>
              <m:e>
                <m:r>
                  <w:rPr>
                    <w:rFonts w:ascii="Cambria Math" w:hAnsi="Cambria Math" w:cs="Times New Roman"/>
                    <w:color w:val="000000" w:themeColor="text1"/>
                    <w:sz w:val="20"/>
                    <w:szCs w:val="20"/>
                  </w:rPr>
                  <m:t>e</m:t>
                </m:r>
              </m:e>
            </m:acc>
          </m:e>
        </m:d>
        <m:r>
          <w:rPr>
            <w:rFonts w:ascii="Cambria Math" w:hAnsi="Cambria Math" w:cs="Times New Roman"/>
            <w:color w:val="000000" w:themeColor="text1"/>
            <w:sz w:val="20"/>
            <w:szCs w:val="20"/>
          </w:rPr>
          <m:t>=</m:t>
        </m:r>
        <m:acc>
          <m:accPr>
            <m:chr m:val="̇"/>
            <m:ctrlPr>
              <w:rPr>
                <w:rFonts w:ascii="Cambria Math" w:hAnsi="Cambria Math" w:cs="Times New Roman"/>
                <w:color w:val="000000" w:themeColor="text1"/>
                <w:sz w:val="20"/>
                <w:szCs w:val="20"/>
              </w:rPr>
            </m:ctrlPr>
          </m:accPr>
          <m:e>
            <m:r>
              <w:rPr>
                <w:rFonts w:ascii="Cambria Math" w:hAnsi="Cambria Math" w:cs="Times New Roman"/>
                <w:color w:val="000000" w:themeColor="text1"/>
                <w:sz w:val="20"/>
                <w:szCs w:val="20"/>
              </w:rPr>
              <m:t>e</m:t>
            </m:r>
          </m:e>
        </m:acc>
        <m:r>
          <w:rPr>
            <w:rFonts w:ascii="Cambria Math" w:hAnsi="Cambria Math" w:cs="Times New Roman"/>
            <w:color w:val="000000" w:themeColor="text1"/>
            <w:sz w:val="20"/>
            <w:szCs w:val="20"/>
          </w:rPr>
          <m:t>+(1/</m:t>
        </m:r>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e</m:t>
            </m:r>
          </m:sub>
        </m:sSub>
        <m:r>
          <w:rPr>
            <w:rFonts w:ascii="Cambria Math" w:hAnsi="Cambria Math" w:cs="Times New Roman"/>
            <w:color w:val="000000" w:themeColor="text1"/>
            <w:sz w:val="20"/>
            <w:szCs w:val="20"/>
          </w:rPr>
          <m:t>)e</m:t>
        </m:r>
      </m:oMath>
      <w:r>
        <w:rPr>
          <w:rFonts w:ascii="Times New Roman" w:hAnsi="Times New Roman" w:cs="Times New Roman"/>
          <w:color w:val="000000" w:themeColor="text1"/>
          <w:sz w:val="20"/>
          <w:szCs w:val="20"/>
        </w:rPr>
        <w:t xml:space="preserve">, </w:t>
      </w:r>
      <w:r w:rsidRPr="009C2AE1">
        <w:rPr>
          <w:rFonts w:ascii="Times New Roman" w:hAnsi="Times New Roman" w:cs="Times New Roman"/>
          <w:color w:val="000000" w:themeColor="text1"/>
          <w:sz w:val="20"/>
          <w:szCs w:val="20"/>
        </w:rPr>
        <w:t xml:space="preserve">with </w:t>
      </w:r>
      <w:r w:rsidRPr="009C2AE1">
        <w:rPr>
          <w:rFonts w:ascii="Times New Roman" w:hAnsi="Times New Roman" w:cs="Times New Roman"/>
          <w:i/>
          <w:color w:val="000000" w:themeColor="text1"/>
          <w:sz w:val="20"/>
          <w:szCs w:val="20"/>
        </w:rPr>
        <w:t>e</w:t>
      </w:r>
      <w:r w:rsidRPr="009C2AE1">
        <w:rPr>
          <w:rFonts w:ascii="Times New Roman" w:hAnsi="Times New Roman" w:cs="Times New Roman"/>
          <w:color w:val="000000" w:themeColor="text1"/>
          <w:sz w:val="20"/>
          <w:szCs w:val="20"/>
        </w:rPr>
        <w:t xml:space="preserve"> denoting control error and </w:t>
      </w:r>
      <w:proofErr w:type="spellStart"/>
      <w:r w:rsidRPr="009C2AE1">
        <w:rPr>
          <w:rFonts w:ascii="Times New Roman" w:hAnsi="Times New Roman" w:cs="Times New Roman"/>
          <w:i/>
          <w:iCs/>
          <w:sz w:val="20"/>
          <w:szCs w:val="20"/>
        </w:rPr>
        <w:t>T</w:t>
      </w:r>
      <w:r w:rsidRPr="009C2AE1">
        <w:rPr>
          <w:rFonts w:ascii="Times New Roman" w:hAnsi="Times New Roman" w:cs="Times New Roman"/>
          <w:i/>
          <w:iCs/>
          <w:sz w:val="20"/>
          <w:szCs w:val="20"/>
          <w:vertAlign w:val="subscript"/>
        </w:rPr>
        <w:t>e</w:t>
      </w:r>
      <w:proofErr w:type="spellEnd"/>
      <w:r w:rsidRPr="009C2AE1">
        <w:rPr>
          <w:rFonts w:ascii="Times New Roman" w:hAnsi="Times New Roman" w:cs="Times New Roman"/>
          <w:i/>
          <w:iCs/>
          <w:sz w:val="20"/>
          <w:szCs w:val="20"/>
        </w:rPr>
        <w:t xml:space="preserve"> </w:t>
      </w:r>
      <w:r>
        <w:rPr>
          <w:rFonts w:ascii="Times New Roman" w:hAnsi="Times New Roman" w:cs="Times New Roman"/>
          <w:sz w:val="20"/>
          <w:szCs w:val="20"/>
        </w:rPr>
        <w:t>signif</w:t>
      </w:r>
      <w:r w:rsidRPr="009C2AE1">
        <w:rPr>
          <w:rFonts w:ascii="Times New Roman" w:hAnsi="Times New Roman" w:cs="Times New Roman"/>
          <w:sz w:val="20"/>
          <w:szCs w:val="20"/>
        </w:rPr>
        <w:t>ying the time constant of the target</w:t>
      </w:r>
      <w:r w:rsidRPr="009C2AE1">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This statement of the control goal enables the preservation of the user-defined closed-loop performance with acceptable robustness.</w:t>
      </w:r>
    </w:p>
    <w:p w14:paraId="387770BE" w14:textId="77777777" w:rsidR="009C2AE1" w:rsidRDefault="009C2AE1" w:rsidP="009C2AE1">
      <w:pPr>
        <w:jc w:val="both"/>
        <w:rPr>
          <w:rFonts w:ascii="Times New Roman" w:hAnsi="Times New Roman" w:cs="Times New Roman"/>
          <w:sz w:val="20"/>
          <w:szCs w:val="20"/>
        </w:rPr>
      </w:pPr>
    </w:p>
    <w:p w14:paraId="387770BF" w14:textId="77777777" w:rsidR="00C94020" w:rsidRPr="00C94020" w:rsidRDefault="00C94020" w:rsidP="009C2AE1">
      <w:pPr>
        <w:jc w:val="both"/>
        <w:rPr>
          <w:rFonts w:ascii="Times New Roman" w:hAnsi="Times New Roman" w:cs="Times New Roman"/>
          <w:b/>
          <w:bCs/>
          <w:sz w:val="20"/>
          <w:szCs w:val="20"/>
        </w:rPr>
      </w:pPr>
      <w:r w:rsidRPr="00C94020">
        <w:rPr>
          <w:rFonts w:ascii="Times New Roman" w:hAnsi="Times New Roman" w:cs="Times New Roman"/>
          <w:b/>
          <w:bCs/>
          <w:sz w:val="20"/>
          <w:szCs w:val="20"/>
        </w:rPr>
        <w:t>3. Q2D APPROACH TO Q-LEARNING CONTROLLER</w:t>
      </w:r>
      <w:r w:rsidR="001E6C04">
        <w:rPr>
          <w:rFonts w:ascii="Times New Roman" w:hAnsi="Times New Roman" w:cs="Times New Roman"/>
          <w:b/>
          <w:bCs/>
          <w:sz w:val="20"/>
          <w:szCs w:val="20"/>
        </w:rPr>
        <w:t xml:space="preserve"> DESI</w:t>
      </w:r>
      <w:r w:rsidR="008E6F4D">
        <w:rPr>
          <w:rFonts w:ascii="Times New Roman" w:hAnsi="Times New Roman" w:cs="Times New Roman"/>
          <w:b/>
          <w:bCs/>
          <w:sz w:val="20"/>
          <w:szCs w:val="20"/>
        </w:rPr>
        <w:t>GN</w:t>
      </w:r>
    </w:p>
    <w:p w14:paraId="387770C0" w14:textId="0B335C22" w:rsidR="008E6F4D" w:rsidRPr="00C94020" w:rsidRDefault="008E6F4D" w:rsidP="008E6F4D">
      <w:pPr>
        <w:jc w:val="both"/>
        <w:rPr>
          <w:rFonts w:ascii="Times New Roman" w:hAnsi="Times New Roman" w:cs="Times New Roman"/>
          <w:sz w:val="20"/>
          <w:szCs w:val="20"/>
        </w:rPr>
      </w:pPr>
      <w:bookmarkStart w:id="35" w:name="_Hlk98925439"/>
      <w:r w:rsidRPr="00C94020">
        <w:rPr>
          <w:rFonts w:ascii="Times New Roman" w:hAnsi="Times New Roman" w:cs="Times New Roman"/>
          <w:sz w:val="20"/>
          <w:szCs w:val="20"/>
        </w:rPr>
        <w:t xml:space="preserve">As </w:t>
      </w:r>
      <w:r>
        <w:rPr>
          <w:rFonts w:ascii="Times New Roman" w:hAnsi="Times New Roman" w:cs="Times New Roman"/>
          <w:sz w:val="20"/>
          <w:szCs w:val="20"/>
        </w:rPr>
        <w:t>stated above</w:t>
      </w:r>
      <w:r w:rsidRPr="00C94020">
        <w:rPr>
          <w:rFonts w:ascii="Times New Roman" w:hAnsi="Times New Roman" w:cs="Times New Roman"/>
          <w:sz w:val="20"/>
          <w:szCs w:val="20"/>
        </w:rPr>
        <w:t xml:space="preserve">, the concept of the proposed Q2d approach is still </w:t>
      </w:r>
      <w:r>
        <w:rPr>
          <w:rFonts w:ascii="Times New Roman" w:hAnsi="Times New Roman" w:cs="Times New Roman"/>
          <w:sz w:val="20"/>
          <w:szCs w:val="20"/>
        </w:rPr>
        <w:t xml:space="preserve">defined </w:t>
      </w:r>
      <w:r w:rsidRPr="00C94020">
        <w:rPr>
          <w:rFonts w:ascii="Times New Roman" w:hAnsi="Times New Roman" w:cs="Times New Roman"/>
          <w:sz w:val="20"/>
          <w:szCs w:val="20"/>
        </w:rPr>
        <w:t xml:space="preserve">based on the closed-loop first-order </w:t>
      </w:r>
      <w:r>
        <w:rPr>
          <w:rFonts w:ascii="Times New Roman" w:hAnsi="Times New Roman" w:cs="Times New Roman"/>
          <w:sz w:val="20"/>
          <w:szCs w:val="20"/>
        </w:rPr>
        <w:t>reference</w:t>
      </w:r>
      <w:r w:rsidRPr="00C94020">
        <w:rPr>
          <w:rFonts w:ascii="Times New Roman" w:hAnsi="Times New Roman" w:cs="Times New Roman"/>
          <w:sz w:val="20"/>
          <w:szCs w:val="20"/>
        </w:rPr>
        <w:t xml:space="preserve"> trajectory defined as a target (</w:t>
      </w:r>
      <w:r w:rsidRPr="00C94020">
        <w:rPr>
          <w:rFonts w:ascii="Times New Roman" w:hAnsi="Times New Roman" w:cs="Times New Roman"/>
          <w:i/>
          <w:iCs/>
          <w:sz w:val="20"/>
          <w:szCs w:val="20"/>
        </w:rPr>
        <w:t>goal</w:t>
      </w:r>
      <w:r w:rsidRPr="00C94020">
        <w:rPr>
          <w:rFonts w:ascii="Times New Roman" w:hAnsi="Times New Roman" w:cs="Times New Roman"/>
          <w:sz w:val="20"/>
          <w:szCs w:val="20"/>
        </w:rPr>
        <w:t xml:space="preserve">) state in the same way as for Q3d </w:t>
      </w:r>
      <w:r w:rsidR="00342318">
        <w:rPr>
          <w:rFonts w:ascii="Times New Roman" w:hAnsi="Times New Roman" w:cs="Times New Roman"/>
          <w:sz w:val="20"/>
          <w:szCs w:val="20"/>
        </w:rPr>
        <w:t>[</w:t>
      </w:r>
      <w:r w:rsidR="001624C6">
        <w:rPr>
          <w:rFonts w:ascii="Times New Roman" w:hAnsi="Times New Roman" w:cs="Times New Roman"/>
          <w:sz w:val="20"/>
          <w:szCs w:val="20"/>
        </w:rPr>
        <w:t>3</w:t>
      </w:r>
      <w:r w:rsidR="00014B3C">
        <w:rPr>
          <w:rFonts w:ascii="Times New Roman" w:hAnsi="Times New Roman" w:cs="Times New Roman"/>
          <w:sz w:val="20"/>
          <w:szCs w:val="20"/>
        </w:rPr>
        <w:t>6</w:t>
      </w:r>
      <w:r w:rsidR="00342318">
        <w:rPr>
          <w:rFonts w:ascii="Times New Roman" w:hAnsi="Times New Roman" w:cs="Times New Roman"/>
          <w:sz w:val="20"/>
          <w:szCs w:val="20"/>
        </w:rPr>
        <w:t>]</w:t>
      </w:r>
      <w:r>
        <w:rPr>
          <w:rFonts w:ascii="Times New Roman" w:hAnsi="Times New Roman" w:cs="Times New Roman"/>
          <w:sz w:val="20"/>
          <w:szCs w:val="20"/>
        </w:rPr>
        <w:t xml:space="preserve"> so that</w:t>
      </w:r>
      <w:r w:rsidRPr="00C94020">
        <w:rPr>
          <w:rFonts w:ascii="Times New Roman" w:hAnsi="Times New Roman" w:cs="Times New Roman"/>
          <w:sz w:val="20"/>
          <w:szCs w:val="20"/>
        </w:rPr>
        <w:t>:</w:t>
      </w:r>
    </w:p>
    <w:p w14:paraId="387770C1" w14:textId="77777777" w:rsidR="008E6F4D" w:rsidRPr="00C94020" w:rsidRDefault="008E6F4D" w:rsidP="008E6F4D">
      <w:pPr>
        <w:jc w:val="right"/>
        <w:rPr>
          <w:rFonts w:ascii="Times New Roman" w:hAnsi="Times New Roman" w:cs="Times New Roman"/>
          <w:iCs/>
          <w:sz w:val="20"/>
          <w:szCs w:val="20"/>
        </w:rPr>
      </w:pPr>
      <m:oMath>
        <m:r>
          <w:rPr>
            <w:rFonts w:ascii="Cambria Math" w:hAnsi="Cambria Math" w:cs="Times New Roman"/>
            <w:sz w:val="20"/>
            <w:szCs w:val="20"/>
          </w:rPr>
          <m:t>F</m:t>
        </m:r>
        <m:d>
          <m:dPr>
            <m:ctrlPr>
              <w:rPr>
                <w:rFonts w:ascii="Cambria Math" w:hAnsi="Cambria Math" w:cs="Times New Roman"/>
                <w:i/>
                <w:iCs/>
                <w:sz w:val="20"/>
                <w:szCs w:val="20"/>
              </w:rPr>
            </m:ctrlPr>
          </m:dPr>
          <m:e>
            <m:r>
              <w:rPr>
                <w:rFonts w:ascii="Cambria Math" w:hAnsi="Cambria Math" w:cs="Times New Roman"/>
                <w:sz w:val="20"/>
                <w:szCs w:val="20"/>
              </w:rPr>
              <m:t>e,</m:t>
            </m:r>
            <m:acc>
              <m:accPr>
                <m:chr m:val="̇"/>
                <m:ctrlPr>
                  <w:rPr>
                    <w:rFonts w:ascii="Cambria Math" w:hAnsi="Cambria Math" w:cs="Times New Roman"/>
                    <w:i/>
                    <w:iCs/>
                    <w:sz w:val="20"/>
                    <w:szCs w:val="20"/>
                  </w:rPr>
                </m:ctrlPr>
              </m:accPr>
              <m:e>
                <m:r>
                  <w:rPr>
                    <w:rFonts w:ascii="Cambria Math" w:hAnsi="Cambria Math" w:cs="Times New Roman"/>
                    <w:sz w:val="20"/>
                    <w:szCs w:val="20"/>
                  </w:rPr>
                  <m:t>e</m:t>
                </m:r>
              </m:e>
            </m:acc>
          </m:e>
        </m:d>
        <m:r>
          <w:rPr>
            <w:rFonts w:ascii="Cambria Math" w:hAnsi="Cambria Math" w:cs="Times New Roman"/>
            <w:sz w:val="20"/>
            <w:szCs w:val="20"/>
          </w:rPr>
          <m:t>=</m:t>
        </m:r>
        <m:acc>
          <m:accPr>
            <m:chr m:val="̇"/>
            <m:ctrlPr>
              <w:rPr>
                <w:rFonts w:ascii="Cambria Math" w:hAnsi="Cambria Math" w:cs="Times New Roman"/>
                <w:i/>
                <w:iCs/>
                <w:sz w:val="20"/>
                <w:szCs w:val="20"/>
              </w:rPr>
            </m:ctrlPr>
          </m:accPr>
          <m:e>
            <m:r>
              <w:rPr>
                <w:rFonts w:ascii="Cambria Math" w:hAnsi="Cambria Math" w:cs="Times New Roman"/>
                <w:sz w:val="20"/>
                <w:szCs w:val="20"/>
              </w:rPr>
              <m:t>e</m:t>
            </m:r>
          </m:e>
        </m:acc>
        <m:r>
          <w:rPr>
            <w:rFonts w:ascii="Cambria Math" w:hAnsi="Cambria Math" w:cs="Times New Roman"/>
            <w:sz w:val="20"/>
            <w:szCs w:val="20"/>
          </w:rPr>
          <m:t>+</m:t>
        </m:r>
        <m:d>
          <m:dPr>
            <m:ctrlPr>
              <w:rPr>
                <w:rFonts w:ascii="Cambria Math" w:hAnsi="Cambria Math" w:cs="Times New Roman"/>
                <w:i/>
                <w:iCs/>
                <w:sz w:val="20"/>
                <w:szCs w:val="20"/>
              </w:rPr>
            </m:ctrlPr>
          </m:dPr>
          <m:e>
            <m:r>
              <w:rPr>
                <w:rFonts w:ascii="Cambria Math" w:hAnsi="Cambria Math" w:cs="Times New Roman"/>
                <w:sz w:val="20"/>
                <w:szCs w:val="20"/>
              </w:rPr>
              <m:t>1/</m:t>
            </m:r>
            <m:sSub>
              <m:sSubPr>
                <m:ctrlPr>
                  <w:rPr>
                    <w:rFonts w:ascii="Cambria Math" w:hAnsi="Cambria Math" w:cs="Times New Roman"/>
                    <w:i/>
                    <w:iCs/>
                    <w:sz w:val="20"/>
                    <w:szCs w:val="20"/>
                  </w:rPr>
                </m:ctrlPr>
              </m:sSubPr>
              <m:e>
                <m:r>
                  <w:rPr>
                    <w:rFonts w:ascii="Cambria Math" w:hAnsi="Cambria Math" w:cs="Times New Roman"/>
                    <w:sz w:val="20"/>
                    <w:szCs w:val="20"/>
                  </w:rPr>
                  <m:t>T</m:t>
                </m:r>
              </m:e>
              <m:sub>
                <m:r>
                  <w:rPr>
                    <w:rFonts w:ascii="Cambria Math" w:hAnsi="Cambria Math" w:cs="Times New Roman"/>
                    <w:sz w:val="20"/>
                    <w:szCs w:val="20"/>
                  </w:rPr>
                  <m:t>e</m:t>
                </m:r>
              </m:sub>
            </m:sSub>
          </m:e>
        </m:d>
        <m:r>
          <w:rPr>
            <w:rFonts w:ascii="Cambria Math" w:hAnsi="Cambria Math" w:cs="Times New Roman"/>
            <w:sz w:val="20"/>
            <w:szCs w:val="20"/>
          </w:rPr>
          <m:t>e=0</m:t>
        </m:r>
      </m:oMath>
      <w:r w:rsidRPr="00C94020">
        <w:rPr>
          <w:rFonts w:ascii="Times New Roman" w:hAnsi="Times New Roman" w:cs="Times New Roman"/>
          <w:iCs/>
          <w:sz w:val="20"/>
          <w:szCs w:val="20"/>
        </w:rPr>
        <w:t>.</w:t>
      </w:r>
      <w:r w:rsidRPr="00C94020">
        <w:rPr>
          <w:rFonts w:ascii="Times New Roman" w:hAnsi="Times New Roman" w:cs="Times New Roman"/>
          <w:sz w:val="20"/>
          <w:szCs w:val="20"/>
        </w:rPr>
        <w:tab/>
      </w:r>
      <w:r w:rsidRPr="00C94020">
        <w:rPr>
          <w:rFonts w:ascii="Times New Roman" w:hAnsi="Times New Roman" w:cs="Times New Roman"/>
          <w:iCs/>
          <w:sz w:val="20"/>
          <w:szCs w:val="20"/>
        </w:rPr>
        <w:tab/>
      </w:r>
      <w:r w:rsidRPr="00C94020">
        <w:rPr>
          <w:rFonts w:ascii="Times New Roman" w:hAnsi="Times New Roman" w:cs="Times New Roman"/>
          <w:iCs/>
          <w:sz w:val="20"/>
          <w:szCs w:val="20"/>
        </w:rPr>
        <w:tab/>
      </w:r>
      <w:r w:rsidRPr="00C94020">
        <w:rPr>
          <w:rFonts w:ascii="Times New Roman" w:hAnsi="Times New Roman" w:cs="Times New Roman"/>
          <w:iCs/>
          <w:sz w:val="20"/>
          <w:szCs w:val="20"/>
        </w:rPr>
        <w:tab/>
        <w:t>(2)</w:t>
      </w:r>
    </w:p>
    <w:p w14:paraId="387770C2" w14:textId="2F822018" w:rsidR="008E6F4D" w:rsidRPr="00C94020" w:rsidRDefault="008E6F4D" w:rsidP="008E6F4D">
      <w:pPr>
        <w:jc w:val="both"/>
        <w:rPr>
          <w:rFonts w:ascii="Times New Roman" w:hAnsi="Times New Roman" w:cs="Times New Roman"/>
          <w:sz w:val="20"/>
          <w:szCs w:val="20"/>
        </w:rPr>
      </w:pPr>
      <w:r w:rsidRPr="00C94020">
        <w:rPr>
          <w:rFonts w:ascii="Times New Roman" w:hAnsi="Times New Roman" w:cs="Times New Roman"/>
          <w:sz w:val="20"/>
          <w:szCs w:val="20"/>
        </w:rPr>
        <w:t>For Q3d, separate state spaces were defined both for the control error and for its derivative, which result</w:t>
      </w:r>
      <w:r>
        <w:rPr>
          <w:rFonts w:ascii="Times New Roman" w:hAnsi="Times New Roman" w:cs="Times New Roman"/>
          <w:sz w:val="20"/>
          <w:szCs w:val="20"/>
        </w:rPr>
        <w:t>s</w:t>
      </w:r>
      <w:r w:rsidRPr="00C94020">
        <w:rPr>
          <w:rFonts w:ascii="Times New Roman" w:hAnsi="Times New Roman" w:cs="Times New Roman"/>
          <w:sz w:val="20"/>
          <w:szCs w:val="20"/>
        </w:rPr>
        <w:t xml:space="preserve"> in a 3-dimensional Q matrix. For the proposed Q2d, based on Eq. (2), the dimension</w:t>
      </w:r>
      <w:r>
        <w:rPr>
          <w:rFonts w:ascii="Times New Roman" w:hAnsi="Times New Roman" w:cs="Times New Roman"/>
          <w:sz w:val="20"/>
          <w:szCs w:val="20"/>
        </w:rPr>
        <w:t>s</w:t>
      </w:r>
      <w:r w:rsidRPr="00C94020">
        <w:rPr>
          <w:rFonts w:ascii="Times New Roman" w:hAnsi="Times New Roman" w:cs="Times New Roman"/>
          <w:sz w:val="20"/>
          <w:szCs w:val="20"/>
        </w:rPr>
        <w:t xml:space="preserve"> of the Q-matrix </w:t>
      </w:r>
      <w:r>
        <w:rPr>
          <w:rFonts w:ascii="Times New Roman" w:hAnsi="Times New Roman" w:cs="Times New Roman"/>
          <w:sz w:val="20"/>
          <w:szCs w:val="20"/>
        </w:rPr>
        <w:t xml:space="preserve">are reduced </w:t>
      </w:r>
      <w:r w:rsidRPr="00C94020">
        <w:rPr>
          <w:rFonts w:ascii="Times New Roman" w:hAnsi="Times New Roman" w:cs="Times New Roman"/>
          <w:sz w:val="20"/>
          <w:szCs w:val="20"/>
        </w:rPr>
        <w:t>by merging its values separately</w:t>
      </w:r>
      <w:r>
        <w:rPr>
          <w:rFonts w:ascii="Times New Roman" w:hAnsi="Times New Roman" w:cs="Times New Roman"/>
          <w:sz w:val="20"/>
          <w:szCs w:val="20"/>
        </w:rPr>
        <w:t>, thus representing</w:t>
      </w:r>
      <w:r w:rsidRPr="00C94020">
        <w:rPr>
          <w:rFonts w:ascii="Times New Roman" w:hAnsi="Times New Roman" w:cs="Times New Roman"/>
          <w:sz w:val="20"/>
          <w:szCs w:val="20"/>
        </w:rPr>
        <w:t xml:space="preserve"> values of error and its time derivative into a single state. This </w:t>
      </w:r>
      <w:r>
        <w:rPr>
          <w:rFonts w:ascii="Times New Roman" w:hAnsi="Times New Roman" w:cs="Times New Roman"/>
          <w:sz w:val="20"/>
          <w:szCs w:val="20"/>
        </w:rPr>
        <w:t>method</w:t>
      </w:r>
      <w:r w:rsidRPr="00C94020">
        <w:rPr>
          <w:rFonts w:ascii="Times New Roman" w:hAnsi="Times New Roman" w:cs="Times New Roman"/>
          <w:sz w:val="20"/>
          <w:szCs w:val="20"/>
        </w:rPr>
        <w:t xml:space="preserve"> of defining the state significantly simplifies the subsequent initialization of the Q-matrix based on the required similarity with the existing PI controller. If the output of the PI controller is defined by the recursive formula:</w:t>
      </w:r>
    </w:p>
    <w:p w14:paraId="387770C3" w14:textId="77777777" w:rsidR="008E6F4D" w:rsidRPr="00C94020" w:rsidRDefault="008E6F4D" w:rsidP="008E6F4D">
      <w:pPr>
        <w:jc w:val="right"/>
        <w:rPr>
          <w:rFonts w:ascii="Times New Roman" w:hAnsi="Times New Roman" w:cs="Times New Roman"/>
          <w:iCs/>
          <w:sz w:val="20"/>
          <w:szCs w:val="20"/>
        </w:rPr>
      </w:pPr>
      <m:oMath>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U</m:t>
            </m:r>
          </m:e>
          <m:sub>
            <m:r>
              <w:rPr>
                <w:rFonts w:ascii="Cambria Math" w:hAnsi="Cambria Math" w:cs="Times New Roman"/>
                <w:sz w:val="20"/>
                <w:szCs w:val="20"/>
              </w:rPr>
              <m:t>PI</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K</m:t>
            </m:r>
          </m:e>
          <m:sub>
            <m:r>
              <w:rPr>
                <w:rFonts w:ascii="Cambria Math" w:hAnsi="Cambria Math" w:cs="Times New Roman"/>
                <w:sz w:val="20"/>
                <w:szCs w:val="20"/>
              </w:rPr>
              <m:t>PI</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d>
          <m:dPr>
            <m:ctrlPr>
              <w:rPr>
                <w:rFonts w:ascii="Cambria Math" w:hAnsi="Cambria Math" w:cs="Times New Roman"/>
                <w:i/>
                <w:iCs/>
                <w:sz w:val="20"/>
                <w:szCs w:val="20"/>
              </w:rPr>
            </m:ctrlPr>
          </m:dPr>
          <m:e>
            <m:acc>
              <m:accPr>
                <m:chr m:val="̇"/>
                <m:ctrlPr>
                  <w:rPr>
                    <w:rFonts w:ascii="Cambria Math" w:hAnsi="Cambria Math" w:cs="Times New Roman"/>
                    <w:i/>
                    <w:iCs/>
                    <w:sz w:val="20"/>
                    <w:szCs w:val="20"/>
                  </w:rPr>
                </m:ctrlPr>
              </m:accPr>
              <m:e>
                <m:r>
                  <w:rPr>
                    <w:rFonts w:ascii="Cambria Math" w:hAnsi="Cambria Math" w:cs="Times New Roman"/>
                    <w:sz w:val="20"/>
                    <w:szCs w:val="20"/>
                  </w:rPr>
                  <m:t>e</m:t>
                </m:r>
              </m:e>
            </m:acc>
            <m:r>
              <w:rPr>
                <w:rFonts w:ascii="Cambria Math" w:hAnsi="Cambria Math" w:cs="Times New Roman"/>
                <w:sz w:val="20"/>
                <w:szCs w:val="20"/>
              </w:rPr>
              <m:t>+</m:t>
            </m:r>
            <m:d>
              <m:dPr>
                <m:ctrlPr>
                  <w:rPr>
                    <w:rFonts w:ascii="Cambria Math" w:hAnsi="Cambria Math" w:cs="Times New Roman"/>
                    <w:i/>
                    <w:iCs/>
                    <w:sz w:val="20"/>
                    <w:szCs w:val="20"/>
                  </w:rPr>
                </m:ctrlPr>
              </m:dPr>
              <m:e>
                <m:r>
                  <w:rPr>
                    <w:rFonts w:ascii="Cambria Math" w:hAnsi="Cambria Math" w:cs="Times New Roman"/>
                    <w:sz w:val="20"/>
                    <w:szCs w:val="20"/>
                  </w:rPr>
                  <m:t>1/</m:t>
                </m:r>
                <m:sSub>
                  <m:sSubPr>
                    <m:ctrlPr>
                      <w:rPr>
                        <w:rFonts w:ascii="Cambria Math" w:hAnsi="Cambria Math" w:cs="Times New Roman"/>
                        <w:i/>
                        <w:iCs/>
                        <w:sz w:val="20"/>
                        <w:szCs w:val="20"/>
                      </w:rPr>
                    </m:ctrlPr>
                  </m:sSubPr>
                  <m:e>
                    <m:r>
                      <w:rPr>
                        <w:rFonts w:ascii="Cambria Math" w:hAnsi="Cambria Math" w:cs="Times New Roman"/>
                        <w:sz w:val="20"/>
                        <w:szCs w:val="20"/>
                      </w:rPr>
                      <m:t>T</m:t>
                    </m:r>
                  </m:e>
                  <m:sub>
                    <m:r>
                      <w:rPr>
                        <w:rFonts w:ascii="Cambria Math" w:hAnsi="Cambria Math" w:cs="Times New Roman"/>
                        <w:sz w:val="20"/>
                        <w:szCs w:val="20"/>
                      </w:rPr>
                      <m:t>I</m:t>
                    </m:r>
                  </m:sub>
                </m:sSub>
              </m:e>
            </m:d>
            <m:r>
              <w:rPr>
                <w:rFonts w:ascii="Cambria Math" w:hAnsi="Cambria Math" w:cs="Times New Roman"/>
                <w:sz w:val="20"/>
                <w:szCs w:val="20"/>
              </w:rPr>
              <m:t>e</m:t>
            </m:r>
          </m:e>
        </m:d>
      </m:oMath>
      <w:r w:rsidRPr="00C94020">
        <w:rPr>
          <w:rFonts w:ascii="Times New Roman" w:hAnsi="Times New Roman" w:cs="Times New Roman"/>
          <w:iCs/>
          <w:sz w:val="20"/>
          <w:szCs w:val="20"/>
        </w:rPr>
        <w:t>,</w:t>
      </w:r>
      <w:r w:rsidRPr="00C94020">
        <w:rPr>
          <w:rFonts w:ascii="Times New Roman" w:hAnsi="Times New Roman" w:cs="Times New Roman"/>
          <w:iCs/>
          <w:sz w:val="20"/>
          <w:szCs w:val="20"/>
        </w:rPr>
        <w:tab/>
      </w:r>
      <w:r w:rsidRPr="00C94020">
        <w:rPr>
          <w:rFonts w:ascii="Times New Roman" w:hAnsi="Times New Roman" w:cs="Times New Roman"/>
          <w:iCs/>
          <w:sz w:val="20"/>
          <w:szCs w:val="20"/>
        </w:rPr>
        <w:tab/>
      </w:r>
      <w:r w:rsidRPr="00C94020">
        <w:rPr>
          <w:rFonts w:ascii="Times New Roman" w:hAnsi="Times New Roman" w:cs="Times New Roman"/>
          <w:iCs/>
          <w:sz w:val="20"/>
          <w:szCs w:val="20"/>
        </w:rPr>
        <w:tab/>
      </w:r>
      <w:r w:rsidRPr="00C94020">
        <w:rPr>
          <w:rFonts w:ascii="Times New Roman" w:hAnsi="Times New Roman" w:cs="Times New Roman"/>
          <w:iCs/>
          <w:sz w:val="20"/>
          <w:szCs w:val="20"/>
        </w:rPr>
        <w:tab/>
      </w:r>
      <w:r w:rsidRPr="00C94020">
        <w:rPr>
          <w:rFonts w:ascii="Times New Roman" w:hAnsi="Times New Roman" w:cs="Times New Roman"/>
          <w:sz w:val="20"/>
          <w:szCs w:val="20"/>
        </w:rPr>
        <w:t>(3)</w:t>
      </w:r>
    </w:p>
    <w:p w14:paraId="387770C4" w14:textId="77777777" w:rsidR="008E6F4D" w:rsidRPr="00C94020" w:rsidRDefault="008E6F4D" w:rsidP="008E6F4D">
      <w:pPr>
        <w:jc w:val="both"/>
        <w:rPr>
          <w:rFonts w:ascii="Times New Roman" w:hAnsi="Times New Roman" w:cs="Times New Roman"/>
          <w:sz w:val="20"/>
          <w:szCs w:val="20"/>
        </w:rPr>
      </w:pPr>
      <w:r w:rsidRPr="00C94020">
        <w:rPr>
          <w:rFonts w:ascii="Times New Roman" w:hAnsi="Times New Roman" w:cs="Times New Roman"/>
          <w:sz w:val="20"/>
          <w:szCs w:val="20"/>
        </w:rPr>
        <w:t xml:space="preserve">where </w:t>
      </w:r>
      <w:r w:rsidRPr="00C94020">
        <w:rPr>
          <w:rFonts w:ascii="Times New Roman" w:hAnsi="Times New Roman" w:cs="Times New Roman"/>
          <w:i/>
          <w:iCs/>
          <w:sz w:val="20"/>
          <w:szCs w:val="20"/>
        </w:rPr>
        <w:t>K</w:t>
      </w:r>
      <w:r w:rsidRPr="00C94020">
        <w:rPr>
          <w:rFonts w:ascii="Times New Roman" w:hAnsi="Times New Roman" w:cs="Times New Roman"/>
          <w:i/>
          <w:iCs/>
          <w:sz w:val="20"/>
          <w:szCs w:val="20"/>
          <w:vertAlign w:val="subscript"/>
        </w:rPr>
        <w:t>PI</w:t>
      </w:r>
      <w:r w:rsidRPr="00C94020">
        <w:rPr>
          <w:rFonts w:ascii="Times New Roman" w:hAnsi="Times New Roman" w:cs="Times New Roman"/>
          <w:sz w:val="20"/>
          <w:szCs w:val="20"/>
        </w:rPr>
        <w:t xml:space="preserve">, </w:t>
      </w:r>
      <w:r w:rsidRPr="00C94020">
        <w:rPr>
          <w:rFonts w:ascii="Times New Roman" w:hAnsi="Times New Roman" w:cs="Times New Roman"/>
          <w:i/>
          <w:iCs/>
          <w:sz w:val="20"/>
          <w:szCs w:val="20"/>
        </w:rPr>
        <w:t>T</w:t>
      </w:r>
      <w:r w:rsidRPr="00C94020">
        <w:rPr>
          <w:rFonts w:ascii="Times New Roman" w:hAnsi="Times New Roman" w:cs="Times New Roman"/>
          <w:i/>
          <w:iCs/>
          <w:sz w:val="20"/>
          <w:szCs w:val="20"/>
          <w:vertAlign w:val="subscript"/>
        </w:rPr>
        <w:t>I</w:t>
      </w:r>
      <w:r>
        <w:rPr>
          <w:rFonts w:ascii="Times New Roman" w:hAnsi="Times New Roman" w:cs="Times New Roman"/>
          <w:sz w:val="20"/>
          <w:szCs w:val="20"/>
        </w:rPr>
        <w:t xml:space="preserve">, </w:t>
      </w:r>
      <w:r w:rsidRPr="00C94020">
        <w:rPr>
          <w:rFonts w:ascii="Times New Roman" w:hAnsi="Times New Roman" w:cs="Times New Roman"/>
          <w:sz w:val="20"/>
          <w:szCs w:val="20"/>
        </w:rPr>
        <w:t xml:space="preserve">and </w:t>
      </w:r>
      <w:r w:rsidRPr="00C94020">
        <w:rPr>
          <w:rFonts w:ascii="Times New Roman" w:hAnsi="Times New Roman" w:cs="Times New Roman"/>
          <w:i/>
          <w:iCs/>
          <w:sz w:val="20"/>
          <w:szCs w:val="20"/>
        </w:rPr>
        <w:t>T</w:t>
      </w:r>
      <w:r w:rsidRPr="00C94020">
        <w:rPr>
          <w:rFonts w:ascii="Times New Roman" w:hAnsi="Times New Roman" w:cs="Times New Roman"/>
          <w:i/>
          <w:iCs/>
          <w:sz w:val="20"/>
          <w:szCs w:val="20"/>
          <w:vertAlign w:val="subscript"/>
        </w:rPr>
        <w:t>s</w:t>
      </w:r>
      <w:r w:rsidRPr="00B03947">
        <w:rPr>
          <w:rFonts w:ascii="Times New Roman" w:hAnsi="Times New Roman" w:cs="Times New Roman"/>
          <w:sz w:val="20"/>
          <w:szCs w:val="20"/>
        </w:rPr>
        <w:t>,</w:t>
      </w:r>
      <w:r w:rsidRPr="00CD60D8">
        <w:rPr>
          <w:rFonts w:ascii="Times New Roman" w:hAnsi="Times New Roman" w:cs="Times New Roman"/>
          <w:sz w:val="20"/>
          <w:szCs w:val="20"/>
        </w:rPr>
        <w:t xml:space="preserve"> </w:t>
      </w:r>
      <w:r w:rsidRPr="00C94020">
        <w:rPr>
          <w:rFonts w:ascii="Times New Roman" w:hAnsi="Times New Roman" w:cs="Times New Roman"/>
          <w:sz w:val="20"/>
          <w:szCs w:val="20"/>
        </w:rPr>
        <w:t>respectively</w:t>
      </w:r>
      <w:r>
        <w:rPr>
          <w:rFonts w:ascii="Times New Roman" w:hAnsi="Times New Roman" w:cs="Times New Roman"/>
          <w:sz w:val="20"/>
          <w:szCs w:val="20"/>
        </w:rPr>
        <w:t>,</w:t>
      </w:r>
      <w:r w:rsidRPr="00C94020">
        <w:rPr>
          <w:rFonts w:ascii="Times New Roman" w:hAnsi="Times New Roman" w:cs="Times New Roman"/>
          <w:sz w:val="20"/>
          <w:szCs w:val="20"/>
        </w:rPr>
        <w:t xml:space="preserve"> denote </w:t>
      </w:r>
      <w:r>
        <w:rPr>
          <w:rFonts w:ascii="Times New Roman" w:hAnsi="Times New Roman" w:cs="Times New Roman"/>
          <w:sz w:val="20"/>
          <w:szCs w:val="20"/>
        </w:rPr>
        <w:t xml:space="preserve">the </w:t>
      </w:r>
      <w:r w:rsidRPr="00C94020">
        <w:rPr>
          <w:rFonts w:ascii="Times New Roman" w:hAnsi="Times New Roman" w:cs="Times New Roman"/>
          <w:sz w:val="20"/>
          <w:szCs w:val="20"/>
        </w:rPr>
        <w:t>PI gain, integral time</w:t>
      </w:r>
      <w:r>
        <w:rPr>
          <w:rFonts w:ascii="Times New Roman" w:hAnsi="Times New Roman" w:cs="Times New Roman"/>
          <w:sz w:val="20"/>
          <w:szCs w:val="20"/>
        </w:rPr>
        <w:t>,</w:t>
      </w:r>
      <w:r w:rsidRPr="00C94020">
        <w:rPr>
          <w:rFonts w:ascii="Times New Roman" w:hAnsi="Times New Roman" w:cs="Times New Roman"/>
          <w:sz w:val="20"/>
          <w:szCs w:val="20"/>
        </w:rPr>
        <w:t xml:space="preserve"> and sampling time, then the control output for the designed Q2d can be expressed similar</w:t>
      </w:r>
      <w:r>
        <w:rPr>
          <w:rFonts w:ascii="Times New Roman" w:hAnsi="Times New Roman" w:cs="Times New Roman"/>
          <w:sz w:val="20"/>
          <w:szCs w:val="20"/>
        </w:rPr>
        <w:t>l</w:t>
      </w:r>
      <w:r w:rsidRPr="00C94020">
        <w:rPr>
          <w:rFonts w:ascii="Times New Roman" w:hAnsi="Times New Roman" w:cs="Times New Roman"/>
          <w:sz w:val="20"/>
          <w:szCs w:val="20"/>
        </w:rPr>
        <w:t>y as:</w:t>
      </w:r>
    </w:p>
    <w:p w14:paraId="387770C5" w14:textId="77777777" w:rsidR="008E6F4D" w:rsidRPr="00C94020" w:rsidRDefault="008E6F4D" w:rsidP="008E6F4D">
      <w:pPr>
        <w:jc w:val="right"/>
        <w:rPr>
          <w:rFonts w:ascii="Times New Roman" w:hAnsi="Times New Roman" w:cs="Times New Roman"/>
          <w:iCs/>
          <w:sz w:val="20"/>
          <w:szCs w:val="20"/>
        </w:rPr>
      </w:pPr>
      <m:oMath>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U</m:t>
            </m:r>
          </m:e>
          <m:sub>
            <m:r>
              <w:rPr>
                <w:rFonts w:ascii="Cambria Math" w:hAnsi="Cambria Math" w:cs="Times New Roman"/>
                <w:sz w:val="20"/>
                <w:szCs w:val="20"/>
              </w:rPr>
              <m:t>Q</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K</m:t>
            </m:r>
          </m:e>
          <m:sub>
            <m:r>
              <w:rPr>
                <w:rFonts w:ascii="Cambria Math" w:hAnsi="Cambria Math" w:cs="Times New Roman"/>
                <w:sz w:val="20"/>
                <w:szCs w:val="20"/>
              </w:rPr>
              <m:t>Q</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w:rPr>
            <w:rFonts w:ascii="Cambria Math" w:hAnsi="Cambria Math" w:cs="Times New Roman"/>
            <w:sz w:val="20"/>
            <w:szCs w:val="20"/>
          </w:rPr>
          <m:t>∙s</m:t>
        </m:r>
      </m:oMath>
      <w:r w:rsidRPr="00C94020">
        <w:rPr>
          <w:rFonts w:ascii="Times New Roman" w:hAnsi="Times New Roman" w:cs="Times New Roman"/>
          <w:iCs/>
          <w:sz w:val="20"/>
          <w:szCs w:val="20"/>
        </w:rPr>
        <w:t>,</w:t>
      </w:r>
      <w:r w:rsidRPr="00C94020">
        <w:rPr>
          <w:rFonts w:ascii="Times New Roman" w:hAnsi="Times New Roman" w:cs="Times New Roman"/>
          <w:sz w:val="20"/>
          <w:szCs w:val="20"/>
        </w:rPr>
        <w:tab/>
      </w:r>
      <w:r w:rsidRPr="00C94020">
        <w:rPr>
          <w:rFonts w:ascii="Times New Roman" w:hAnsi="Times New Roman" w:cs="Times New Roman"/>
          <w:sz w:val="20"/>
          <w:szCs w:val="20"/>
        </w:rPr>
        <w:tab/>
      </w:r>
      <w:r w:rsidRPr="00C94020">
        <w:rPr>
          <w:rFonts w:ascii="Times New Roman" w:hAnsi="Times New Roman" w:cs="Times New Roman"/>
          <w:sz w:val="20"/>
          <w:szCs w:val="20"/>
        </w:rPr>
        <w:tab/>
      </w:r>
      <w:r w:rsidRPr="00C94020">
        <w:rPr>
          <w:rFonts w:ascii="Times New Roman" w:hAnsi="Times New Roman" w:cs="Times New Roman"/>
          <w:sz w:val="20"/>
          <w:szCs w:val="20"/>
        </w:rPr>
        <w:tab/>
      </w:r>
      <w:r w:rsidRPr="00C94020">
        <w:rPr>
          <w:rFonts w:ascii="Times New Roman" w:hAnsi="Times New Roman" w:cs="Times New Roman"/>
          <w:sz w:val="20"/>
          <w:szCs w:val="20"/>
        </w:rPr>
        <w:tab/>
        <w:t>(4)</w:t>
      </w:r>
    </w:p>
    <w:p w14:paraId="387770C6" w14:textId="77777777" w:rsidR="008E6F4D" w:rsidRPr="00C94020" w:rsidRDefault="008E6F4D" w:rsidP="008E6F4D">
      <w:pPr>
        <w:jc w:val="both"/>
        <w:rPr>
          <w:rFonts w:ascii="Times New Roman" w:hAnsi="Times New Roman" w:cs="Times New Roman"/>
          <w:sz w:val="20"/>
          <w:szCs w:val="20"/>
        </w:rPr>
      </w:pPr>
      <w:r w:rsidRPr="00C94020">
        <w:rPr>
          <w:rFonts w:ascii="Times New Roman" w:hAnsi="Times New Roman" w:cs="Times New Roman"/>
          <w:sz w:val="20"/>
          <w:szCs w:val="20"/>
        </w:rPr>
        <w:t xml:space="preserve">where </w:t>
      </w:r>
      <w:r w:rsidRPr="00C94020">
        <w:rPr>
          <w:rFonts w:ascii="Times New Roman" w:hAnsi="Times New Roman" w:cs="Times New Roman"/>
          <w:i/>
          <w:iCs/>
          <w:sz w:val="20"/>
          <w:szCs w:val="20"/>
        </w:rPr>
        <w:t>K</w:t>
      </w:r>
      <w:r w:rsidRPr="00C94020">
        <w:rPr>
          <w:rFonts w:ascii="Times New Roman" w:hAnsi="Times New Roman" w:cs="Times New Roman"/>
          <w:i/>
          <w:iCs/>
          <w:sz w:val="20"/>
          <w:szCs w:val="20"/>
          <w:vertAlign w:val="subscript"/>
        </w:rPr>
        <w:t>Q</w:t>
      </w:r>
      <w:r w:rsidRPr="00C94020">
        <w:rPr>
          <w:rFonts w:ascii="Times New Roman" w:hAnsi="Times New Roman" w:cs="Times New Roman"/>
          <w:sz w:val="20"/>
          <w:szCs w:val="20"/>
        </w:rPr>
        <w:t xml:space="preserve"> denotes the adjustable gain of the Q-learning controller</w:t>
      </w:r>
      <w:r>
        <w:rPr>
          <w:rFonts w:ascii="Times New Roman" w:hAnsi="Times New Roman" w:cs="Times New Roman"/>
          <w:sz w:val="20"/>
          <w:szCs w:val="20"/>
        </w:rPr>
        <w:t>,</w:t>
      </w:r>
      <w:r w:rsidRPr="00C94020">
        <w:rPr>
          <w:rFonts w:ascii="Times New Roman" w:hAnsi="Times New Roman" w:cs="Times New Roman"/>
          <w:sz w:val="20"/>
          <w:szCs w:val="20"/>
        </w:rPr>
        <w:t xml:space="preserve"> and </w:t>
      </w:r>
      <w:r w:rsidRPr="00C94020">
        <w:rPr>
          <w:rFonts w:ascii="Times New Roman" w:hAnsi="Times New Roman" w:cs="Times New Roman"/>
          <w:i/>
          <w:sz w:val="20"/>
          <w:szCs w:val="20"/>
        </w:rPr>
        <w:t>s</w:t>
      </w:r>
      <w:r w:rsidRPr="00C94020">
        <w:rPr>
          <w:rFonts w:ascii="Times New Roman" w:hAnsi="Times New Roman" w:cs="Times New Roman"/>
          <w:sz w:val="20"/>
          <w:szCs w:val="20"/>
        </w:rPr>
        <w:t xml:space="preserve"> denotes the state </w:t>
      </w:r>
      <w:r>
        <w:rPr>
          <w:rFonts w:ascii="Times New Roman" w:hAnsi="Times New Roman" w:cs="Times New Roman"/>
          <w:sz w:val="20"/>
          <w:szCs w:val="20"/>
        </w:rPr>
        <w:t>of the closed-loop system, which</w:t>
      </w:r>
      <w:r w:rsidRPr="00C94020">
        <w:rPr>
          <w:rFonts w:ascii="Times New Roman" w:hAnsi="Times New Roman" w:cs="Times New Roman"/>
          <w:sz w:val="20"/>
          <w:szCs w:val="20"/>
        </w:rPr>
        <w:t xml:space="preserve"> can be </w:t>
      </w:r>
      <w:r>
        <w:rPr>
          <w:rFonts w:ascii="Times New Roman" w:hAnsi="Times New Roman" w:cs="Times New Roman"/>
          <w:sz w:val="20"/>
          <w:szCs w:val="20"/>
        </w:rPr>
        <w:t xml:space="preserve">determined </w:t>
      </w:r>
      <w:r w:rsidRPr="00C94020">
        <w:rPr>
          <w:rFonts w:ascii="Times New Roman" w:hAnsi="Times New Roman" w:cs="Times New Roman"/>
          <w:sz w:val="20"/>
          <w:szCs w:val="20"/>
        </w:rPr>
        <w:t>as:</w:t>
      </w:r>
    </w:p>
    <w:p w14:paraId="387770C7" w14:textId="77777777" w:rsidR="008E6F4D" w:rsidRPr="00C94020" w:rsidRDefault="008E6F4D" w:rsidP="008E6F4D">
      <w:pPr>
        <w:jc w:val="right"/>
        <w:rPr>
          <w:rFonts w:ascii="Times New Roman" w:hAnsi="Times New Roman" w:cs="Times New Roman"/>
          <w:sz w:val="20"/>
          <w:szCs w:val="20"/>
        </w:rPr>
      </w:pPr>
      <m:oMath>
        <m:r>
          <w:rPr>
            <w:rFonts w:ascii="Cambria Math" w:hAnsi="Cambria Math" w:cs="Times New Roman"/>
            <w:sz w:val="20"/>
            <w:szCs w:val="20"/>
          </w:rPr>
          <w:lastRenderedPageBreak/>
          <m:t>s=</m:t>
        </m:r>
        <m:acc>
          <m:accPr>
            <m:chr m:val="̇"/>
            <m:ctrlPr>
              <w:rPr>
                <w:rFonts w:ascii="Cambria Math" w:hAnsi="Cambria Math" w:cs="Times New Roman"/>
                <w:i/>
                <w:iCs/>
                <w:sz w:val="20"/>
                <w:szCs w:val="20"/>
              </w:rPr>
            </m:ctrlPr>
          </m:accPr>
          <m:e>
            <m:r>
              <w:rPr>
                <w:rFonts w:ascii="Cambria Math" w:hAnsi="Cambria Math" w:cs="Times New Roman"/>
                <w:sz w:val="20"/>
                <w:szCs w:val="20"/>
              </w:rPr>
              <m:t>e</m:t>
            </m:r>
          </m:e>
        </m:acc>
        <m:r>
          <w:rPr>
            <w:rFonts w:ascii="Cambria Math" w:hAnsi="Cambria Math" w:cs="Times New Roman"/>
            <w:sz w:val="20"/>
            <w:szCs w:val="20"/>
          </w:rPr>
          <m:t>+</m:t>
        </m:r>
        <m:d>
          <m:dPr>
            <m:ctrlPr>
              <w:rPr>
                <w:rFonts w:ascii="Cambria Math" w:hAnsi="Cambria Math" w:cs="Times New Roman"/>
                <w:i/>
                <w:iCs/>
                <w:sz w:val="20"/>
                <w:szCs w:val="20"/>
              </w:rPr>
            </m:ctrlPr>
          </m:dPr>
          <m:e>
            <m:r>
              <w:rPr>
                <w:rFonts w:ascii="Cambria Math" w:hAnsi="Cambria Math" w:cs="Times New Roman"/>
                <w:sz w:val="20"/>
                <w:szCs w:val="20"/>
              </w:rPr>
              <m:t>1/</m:t>
            </m:r>
            <m:sSub>
              <m:sSubPr>
                <m:ctrlPr>
                  <w:rPr>
                    <w:rFonts w:ascii="Cambria Math" w:hAnsi="Cambria Math" w:cs="Times New Roman"/>
                    <w:i/>
                    <w:iCs/>
                    <w:sz w:val="20"/>
                    <w:szCs w:val="20"/>
                  </w:rPr>
                </m:ctrlPr>
              </m:sSubPr>
              <m:e>
                <m:r>
                  <w:rPr>
                    <w:rFonts w:ascii="Cambria Math" w:hAnsi="Cambria Math" w:cs="Times New Roman"/>
                    <w:sz w:val="20"/>
                    <w:szCs w:val="20"/>
                  </w:rPr>
                  <m:t>T</m:t>
                </m:r>
              </m:e>
              <m:sub>
                <m:r>
                  <w:rPr>
                    <w:rFonts w:ascii="Cambria Math" w:hAnsi="Cambria Math" w:cs="Times New Roman"/>
                    <w:sz w:val="20"/>
                    <w:szCs w:val="20"/>
                  </w:rPr>
                  <m:t>I</m:t>
                </m:r>
              </m:sub>
            </m:sSub>
          </m:e>
        </m:d>
        <m:r>
          <w:rPr>
            <w:rFonts w:ascii="Cambria Math" w:hAnsi="Cambria Math" w:cs="Times New Roman"/>
            <w:sz w:val="20"/>
            <w:szCs w:val="20"/>
          </w:rPr>
          <m:t>e</m:t>
        </m:r>
      </m:oMath>
      <w:r w:rsidRPr="00C94020">
        <w:rPr>
          <w:rFonts w:ascii="Times New Roman" w:hAnsi="Times New Roman" w:cs="Times New Roman"/>
          <w:sz w:val="20"/>
          <w:szCs w:val="20"/>
        </w:rPr>
        <w:t>,</w:t>
      </w:r>
      <w:r w:rsidRPr="00C94020">
        <w:rPr>
          <w:rFonts w:ascii="Times New Roman" w:hAnsi="Times New Roman" w:cs="Times New Roman"/>
          <w:iCs/>
          <w:sz w:val="20"/>
          <w:szCs w:val="20"/>
        </w:rPr>
        <w:tab/>
      </w:r>
      <w:r w:rsidRPr="00C94020">
        <w:rPr>
          <w:rFonts w:ascii="Times New Roman" w:hAnsi="Times New Roman" w:cs="Times New Roman"/>
          <w:iCs/>
          <w:sz w:val="20"/>
          <w:szCs w:val="20"/>
        </w:rPr>
        <w:tab/>
      </w:r>
      <w:r w:rsidRPr="00C94020">
        <w:rPr>
          <w:rFonts w:ascii="Times New Roman" w:hAnsi="Times New Roman" w:cs="Times New Roman"/>
          <w:iCs/>
          <w:sz w:val="20"/>
          <w:szCs w:val="20"/>
        </w:rPr>
        <w:tab/>
      </w:r>
      <w:r w:rsidRPr="00C94020">
        <w:rPr>
          <w:rFonts w:ascii="Times New Roman" w:hAnsi="Times New Roman" w:cs="Times New Roman"/>
          <w:iCs/>
          <w:sz w:val="20"/>
          <w:szCs w:val="20"/>
        </w:rPr>
        <w:tab/>
      </w:r>
      <w:r w:rsidRPr="00C94020">
        <w:rPr>
          <w:rFonts w:ascii="Times New Roman" w:hAnsi="Times New Roman" w:cs="Times New Roman"/>
          <w:iCs/>
          <w:sz w:val="20"/>
          <w:szCs w:val="20"/>
        </w:rPr>
        <w:tab/>
      </w:r>
      <w:r w:rsidRPr="00C94020">
        <w:rPr>
          <w:rFonts w:ascii="Times New Roman" w:hAnsi="Times New Roman" w:cs="Times New Roman"/>
          <w:iCs/>
          <w:sz w:val="20"/>
          <w:szCs w:val="20"/>
        </w:rPr>
        <w:tab/>
        <w:t>(5)</w:t>
      </w:r>
    </w:p>
    <w:p w14:paraId="387770C8" w14:textId="77777777" w:rsidR="008E6F4D" w:rsidRPr="00C94020" w:rsidRDefault="008E6F4D" w:rsidP="008E6F4D">
      <w:pPr>
        <w:jc w:val="both"/>
        <w:rPr>
          <w:rFonts w:ascii="Times New Roman" w:hAnsi="Times New Roman" w:cs="Times New Roman"/>
          <w:sz w:val="20"/>
          <w:szCs w:val="20"/>
        </w:rPr>
      </w:pPr>
      <w:r w:rsidRPr="00C94020">
        <w:rPr>
          <w:rFonts w:ascii="Times New Roman" w:hAnsi="Times New Roman" w:cs="Times New Roman"/>
          <w:sz w:val="20"/>
          <w:szCs w:val="20"/>
        </w:rPr>
        <w:t xml:space="preserve">and then, after assuming </w:t>
      </w:r>
      <w:r w:rsidRPr="00C94020">
        <w:rPr>
          <w:rFonts w:ascii="Times New Roman" w:hAnsi="Times New Roman" w:cs="Times New Roman"/>
          <w:i/>
          <w:iCs/>
          <w:sz w:val="20"/>
          <w:szCs w:val="20"/>
        </w:rPr>
        <w:t>K</w:t>
      </w:r>
      <w:r w:rsidRPr="00C94020">
        <w:rPr>
          <w:rFonts w:ascii="Times New Roman" w:hAnsi="Times New Roman" w:cs="Times New Roman"/>
          <w:i/>
          <w:iCs/>
          <w:sz w:val="20"/>
          <w:szCs w:val="20"/>
          <w:vertAlign w:val="subscript"/>
        </w:rPr>
        <w:t>Q</w:t>
      </w:r>
      <w:r w:rsidRPr="00C94020">
        <w:rPr>
          <w:rFonts w:ascii="Times New Roman" w:hAnsi="Times New Roman" w:cs="Times New Roman"/>
          <w:sz w:val="20"/>
          <w:szCs w:val="20"/>
        </w:rPr>
        <w:t xml:space="preserve"> = </w:t>
      </w:r>
      <w:r w:rsidRPr="00C94020">
        <w:rPr>
          <w:rFonts w:ascii="Times New Roman" w:hAnsi="Times New Roman" w:cs="Times New Roman"/>
          <w:i/>
          <w:iCs/>
          <w:sz w:val="20"/>
          <w:szCs w:val="20"/>
        </w:rPr>
        <w:t>K</w:t>
      </w:r>
      <w:r w:rsidRPr="00C94020">
        <w:rPr>
          <w:rFonts w:ascii="Times New Roman" w:hAnsi="Times New Roman" w:cs="Times New Roman"/>
          <w:i/>
          <w:iCs/>
          <w:sz w:val="20"/>
          <w:szCs w:val="20"/>
          <w:vertAlign w:val="subscript"/>
        </w:rPr>
        <w:t>PI</w:t>
      </w:r>
      <w:r w:rsidRPr="00C94020">
        <w:rPr>
          <w:rFonts w:ascii="Times New Roman" w:hAnsi="Times New Roman" w:cs="Times New Roman"/>
          <w:sz w:val="20"/>
          <w:szCs w:val="20"/>
        </w:rPr>
        <w:t xml:space="preserve">, the similarity between formulas (3) and (4) </w:t>
      </w:r>
      <w:r>
        <w:rPr>
          <w:rFonts w:ascii="Times New Roman" w:hAnsi="Times New Roman" w:cs="Times New Roman"/>
          <w:sz w:val="20"/>
          <w:szCs w:val="20"/>
        </w:rPr>
        <w:t>becomes</w:t>
      </w:r>
      <w:r w:rsidRPr="00C94020">
        <w:rPr>
          <w:rFonts w:ascii="Times New Roman" w:hAnsi="Times New Roman" w:cs="Times New Roman"/>
          <w:sz w:val="20"/>
          <w:szCs w:val="20"/>
        </w:rPr>
        <w:t xml:space="preserve"> </w:t>
      </w:r>
      <w:r>
        <w:rPr>
          <w:rFonts w:ascii="Times New Roman" w:hAnsi="Times New Roman" w:cs="Times New Roman"/>
          <w:sz w:val="20"/>
          <w:szCs w:val="20"/>
        </w:rPr>
        <w:t>apparent</w:t>
      </w:r>
      <w:r w:rsidRPr="00C94020">
        <w:rPr>
          <w:rFonts w:ascii="Times New Roman" w:hAnsi="Times New Roman" w:cs="Times New Roman"/>
          <w:sz w:val="20"/>
          <w:szCs w:val="20"/>
        </w:rPr>
        <w:t>.</w:t>
      </w:r>
    </w:p>
    <w:p w14:paraId="387770C9" w14:textId="7D8A2B48" w:rsidR="00971B14" w:rsidRPr="00FB69FC" w:rsidRDefault="00971B14" w:rsidP="008E6F4D">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Apart from </w:t>
      </w:r>
      <w:r w:rsidR="009A7C94" w:rsidRPr="00FB69FC">
        <w:rPr>
          <w:rFonts w:ascii="Times New Roman" w:hAnsi="Times New Roman" w:cs="Times New Roman"/>
          <w:color w:val="000000" w:themeColor="text1"/>
          <w:sz w:val="20"/>
          <w:szCs w:val="20"/>
        </w:rPr>
        <w:t xml:space="preserve">the </w:t>
      </w:r>
      <w:r w:rsidRPr="00FB69FC">
        <w:rPr>
          <w:rFonts w:ascii="Times New Roman" w:hAnsi="Times New Roman" w:cs="Times New Roman"/>
          <w:color w:val="000000" w:themeColor="text1"/>
          <w:sz w:val="20"/>
          <w:szCs w:val="20"/>
        </w:rPr>
        <w:t xml:space="preserve">similarity between </w:t>
      </w:r>
      <w:proofErr w:type="spellStart"/>
      <w:r w:rsidRPr="00FB69FC">
        <w:rPr>
          <w:rFonts w:ascii="Times New Roman" w:hAnsi="Times New Roman" w:cs="Times New Roman"/>
          <w:color w:val="000000" w:themeColor="text1"/>
          <w:sz w:val="20"/>
          <w:szCs w:val="20"/>
        </w:rPr>
        <w:t>Eqs</w:t>
      </w:r>
      <w:proofErr w:type="spellEnd"/>
      <w:r w:rsidRPr="00FB69FC">
        <w:rPr>
          <w:rFonts w:ascii="Times New Roman" w:hAnsi="Times New Roman" w:cs="Times New Roman"/>
          <w:color w:val="000000" w:themeColor="text1"/>
          <w:sz w:val="20"/>
          <w:szCs w:val="20"/>
        </w:rPr>
        <w:t xml:space="preserve">. (3) and (4), there is another similarity between the PI and Q2d controllers. This similarity results from the same input-output specification, which can be seen in Fig. 1. Both controllers require </w:t>
      </w:r>
      <w:r w:rsidR="00A674B1" w:rsidRPr="00FB69FC">
        <w:rPr>
          <w:rFonts w:ascii="Times New Roman" w:hAnsi="Times New Roman" w:cs="Times New Roman"/>
          <w:color w:val="000000" w:themeColor="text1"/>
          <w:sz w:val="20"/>
          <w:szCs w:val="20"/>
        </w:rPr>
        <w:t xml:space="preserve">the same </w:t>
      </w:r>
      <w:r w:rsidRPr="00FB69FC">
        <w:rPr>
          <w:rFonts w:ascii="Times New Roman" w:hAnsi="Times New Roman" w:cs="Times New Roman"/>
          <w:color w:val="000000" w:themeColor="text1"/>
          <w:sz w:val="20"/>
          <w:szCs w:val="20"/>
        </w:rPr>
        <w:t xml:space="preserve">information about current value of the control error </w:t>
      </w:r>
      <w:r w:rsidRPr="00FB69FC">
        <w:rPr>
          <w:rFonts w:ascii="Times New Roman" w:hAnsi="Times New Roman" w:cs="Times New Roman"/>
          <w:i/>
          <w:iCs/>
          <w:color w:val="000000" w:themeColor="text1"/>
          <w:sz w:val="20"/>
          <w:szCs w:val="20"/>
        </w:rPr>
        <w:t>e</w:t>
      </w:r>
      <w:r w:rsidRPr="00FB69FC">
        <w:rPr>
          <w:rFonts w:ascii="Times New Roman" w:hAnsi="Times New Roman" w:cs="Times New Roman"/>
          <w:color w:val="000000" w:themeColor="text1"/>
          <w:sz w:val="20"/>
          <w:szCs w:val="20"/>
        </w:rPr>
        <w:t xml:space="preserve"> and both need </w:t>
      </w:r>
      <w:r w:rsidR="009A7C94" w:rsidRPr="00FB69FC">
        <w:rPr>
          <w:rFonts w:ascii="Times New Roman" w:hAnsi="Times New Roman" w:cs="Times New Roman"/>
          <w:color w:val="000000" w:themeColor="text1"/>
          <w:sz w:val="20"/>
          <w:szCs w:val="20"/>
        </w:rPr>
        <w:t xml:space="preserve">the </w:t>
      </w:r>
      <w:r w:rsidRPr="00FB69FC">
        <w:rPr>
          <w:rFonts w:ascii="Times New Roman" w:hAnsi="Times New Roman" w:cs="Times New Roman"/>
          <w:color w:val="000000" w:themeColor="text1"/>
          <w:sz w:val="20"/>
          <w:szCs w:val="20"/>
        </w:rPr>
        <w:t>on-line numerical calculati</w:t>
      </w:r>
      <w:r w:rsidR="009A7C94" w:rsidRPr="00FB69FC">
        <w:rPr>
          <w:rFonts w:ascii="Times New Roman" w:hAnsi="Times New Roman" w:cs="Times New Roman"/>
          <w:color w:val="000000" w:themeColor="text1"/>
          <w:sz w:val="20"/>
          <w:szCs w:val="20"/>
        </w:rPr>
        <w:t>on</w:t>
      </w:r>
      <w:r w:rsidRPr="00FB69FC">
        <w:rPr>
          <w:rFonts w:ascii="Times New Roman" w:hAnsi="Times New Roman" w:cs="Times New Roman"/>
          <w:color w:val="000000" w:themeColor="text1"/>
          <w:sz w:val="20"/>
          <w:szCs w:val="20"/>
        </w:rPr>
        <w:t xml:space="preserve"> of its current time derivative </w:t>
      </w:r>
      <m:oMath>
        <m:acc>
          <m:accPr>
            <m:chr m:val="̇"/>
            <m:ctrlPr>
              <w:rPr>
                <w:rFonts w:ascii="Cambria Math" w:hAnsi="Cambria Math" w:cs="Times New Roman"/>
                <w:i/>
                <w:iCs/>
                <w:color w:val="000000" w:themeColor="text1"/>
                <w:sz w:val="20"/>
                <w:szCs w:val="20"/>
              </w:rPr>
            </m:ctrlPr>
          </m:accPr>
          <m:e>
            <m:r>
              <w:rPr>
                <w:rFonts w:ascii="Cambria Math" w:hAnsi="Cambria Math" w:cs="Times New Roman"/>
                <w:color w:val="000000" w:themeColor="text1"/>
                <w:sz w:val="20"/>
                <w:szCs w:val="20"/>
              </w:rPr>
              <m:t>e</m:t>
            </m:r>
          </m:e>
        </m:acc>
      </m:oMath>
      <w:r w:rsidR="00A674B1" w:rsidRPr="00FB69FC">
        <w:rPr>
          <w:rFonts w:ascii="Times New Roman" w:eastAsiaTheme="minorEastAsia" w:hAnsi="Times New Roman" w:cs="Times New Roman"/>
          <w:iCs/>
          <w:color w:val="000000" w:themeColor="text1"/>
          <w:sz w:val="20"/>
          <w:szCs w:val="20"/>
        </w:rPr>
        <w:t xml:space="preserve"> to determine the value of the controller output. However, apart from these two similarities, they are very different from each other. The output of PI controller is always calculated directly using Eq. (3) and</w:t>
      </w:r>
      <w:r w:rsidR="009A7C94" w:rsidRPr="00FB69FC">
        <w:rPr>
          <w:rFonts w:ascii="Times New Roman" w:eastAsiaTheme="minorEastAsia" w:hAnsi="Times New Roman" w:cs="Times New Roman"/>
          <w:iCs/>
          <w:color w:val="000000" w:themeColor="text1"/>
          <w:sz w:val="20"/>
          <w:szCs w:val="20"/>
        </w:rPr>
        <w:t>,</w:t>
      </w:r>
      <w:r w:rsidR="00A674B1" w:rsidRPr="00FB69FC">
        <w:rPr>
          <w:rFonts w:ascii="Times New Roman" w:eastAsiaTheme="minorEastAsia" w:hAnsi="Times New Roman" w:cs="Times New Roman"/>
          <w:iCs/>
          <w:color w:val="000000" w:themeColor="text1"/>
          <w:sz w:val="20"/>
          <w:szCs w:val="20"/>
        </w:rPr>
        <w:t xml:space="preserve"> in its conventional form, it does not have any learning properties because its performance is determined by </w:t>
      </w:r>
      <w:r w:rsidR="009A7C94" w:rsidRPr="00FB69FC">
        <w:rPr>
          <w:rFonts w:ascii="Times New Roman" w:eastAsiaTheme="minorEastAsia" w:hAnsi="Times New Roman" w:cs="Times New Roman"/>
          <w:iCs/>
          <w:color w:val="000000" w:themeColor="text1"/>
          <w:sz w:val="20"/>
          <w:szCs w:val="20"/>
        </w:rPr>
        <w:t xml:space="preserve">the </w:t>
      </w:r>
      <w:r w:rsidR="00A674B1" w:rsidRPr="00FB69FC">
        <w:rPr>
          <w:rFonts w:ascii="Times New Roman" w:eastAsiaTheme="minorEastAsia" w:hAnsi="Times New Roman" w:cs="Times New Roman"/>
          <w:iCs/>
          <w:color w:val="000000" w:themeColor="text1"/>
          <w:sz w:val="20"/>
          <w:szCs w:val="20"/>
        </w:rPr>
        <w:t xml:space="preserve">constant tunings </w:t>
      </w:r>
      <w:r w:rsidR="00A674B1" w:rsidRPr="00FB69FC">
        <w:rPr>
          <w:rFonts w:ascii="Times New Roman" w:hAnsi="Times New Roman" w:cs="Times New Roman"/>
          <w:i/>
          <w:iCs/>
          <w:color w:val="000000" w:themeColor="text1"/>
          <w:sz w:val="20"/>
          <w:szCs w:val="20"/>
        </w:rPr>
        <w:t>K</w:t>
      </w:r>
      <w:r w:rsidR="00A674B1" w:rsidRPr="00FB69FC">
        <w:rPr>
          <w:rFonts w:ascii="Times New Roman" w:hAnsi="Times New Roman" w:cs="Times New Roman"/>
          <w:i/>
          <w:iCs/>
          <w:color w:val="000000" w:themeColor="text1"/>
          <w:sz w:val="20"/>
          <w:szCs w:val="20"/>
          <w:vertAlign w:val="subscript"/>
        </w:rPr>
        <w:t>PI</w:t>
      </w:r>
      <w:r w:rsidR="00A674B1" w:rsidRPr="00FB69FC">
        <w:rPr>
          <w:rFonts w:ascii="Times New Roman" w:hAnsi="Times New Roman" w:cs="Times New Roman"/>
          <w:color w:val="000000" w:themeColor="text1"/>
          <w:sz w:val="20"/>
          <w:szCs w:val="20"/>
        </w:rPr>
        <w:t xml:space="preserve">, </w:t>
      </w:r>
      <w:r w:rsidR="00A674B1" w:rsidRPr="00FB69FC">
        <w:rPr>
          <w:rFonts w:ascii="Times New Roman" w:hAnsi="Times New Roman" w:cs="Times New Roman"/>
          <w:i/>
          <w:iCs/>
          <w:color w:val="000000" w:themeColor="text1"/>
          <w:sz w:val="20"/>
          <w:szCs w:val="20"/>
        </w:rPr>
        <w:t>T</w:t>
      </w:r>
      <w:r w:rsidR="00A674B1" w:rsidRPr="00FB69FC">
        <w:rPr>
          <w:rFonts w:ascii="Times New Roman" w:hAnsi="Times New Roman" w:cs="Times New Roman"/>
          <w:i/>
          <w:iCs/>
          <w:color w:val="000000" w:themeColor="text1"/>
          <w:sz w:val="20"/>
          <w:szCs w:val="20"/>
          <w:vertAlign w:val="subscript"/>
        </w:rPr>
        <w:t>I</w:t>
      </w:r>
      <w:r w:rsidR="00A674B1" w:rsidRPr="00FB69FC">
        <w:rPr>
          <w:rFonts w:ascii="Times New Roman" w:hAnsi="Times New Roman" w:cs="Times New Roman"/>
          <w:color w:val="000000" w:themeColor="text1"/>
          <w:sz w:val="20"/>
          <w:szCs w:val="20"/>
        </w:rPr>
        <w:t xml:space="preserve"> adjusted by a user. Without any retuning, this performance remains the same</w:t>
      </w:r>
      <w:r w:rsidR="0006240B" w:rsidRPr="00FB69FC">
        <w:rPr>
          <w:rFonts w:ascii="Times New Roman" w:hAnsi="Times New Roman" w:cs="Times New Roman"/>
          <w:color w:val="000000" w:themeColor="text1"/>
          <w:sz w:val="20"/>
          <w:szCs w:val="20"/>
        </w:rPr>
        <w:t xml:space="preserve"> from the very beginning of operation</w:t>
      </w:r>
      <w:r w:rsidR="00A674B1" w:rsidRPr="00FB69FC">
        <w:rPr>
          <w:rFonts w:ascii="Times New Roman" w:hAnsi="Times New Roman" w:cs="Times New Roman"/>
          <w:color w:val="000000" w:themeColor="text1"/>
          <w:sz w:val="20"/>
          <w:szCs w:val="20"/>
        </w:rPr>
        <w:t xml:space="preserve">. There are some adaptive techniques that could be used to retune the PI controller according to variations in </w:t>
      </w:r>
      <w:r w:rsidR="009A7C94" w:rsidRPr="00FB69FC">
        <w:rPr>
          <w:rFonts w:ascii="Times New Roman" w:hAnsi="Times New Roman" w:cs="Times New Roman"/>
          <w:color w:val="000000" w:themeColor="text1"/>
          <w:sz w:val="20"/>
          <w:szCs w:val="20"/>
        </w:rPr>
        <w:t xml:space="preserve">the </w:t>
      </w:r>
      <w:r w:rsidR="00A674B1" w:rsidRPr="00FB69FC">
        <w:rPr>
          <w:rFonts w:ascii="Times New Roman" w:hAnsi="Times New Roman" w:cs="Times New Roman"/>
          <w:color w:val="000000" w:themeColor="text1"/>
          <w:sz w:val="20"/>
          <w:szCs w:val="20"/>
        </w:rPr>
        <w:t xml:space="preserve">process dynamics but these techniques require on-line retuning based on the predefined </w:t>
      </w:r>
      <w:r w:rsidR="0097515C" w:rsidRPr="00FB69FC">
        <w:rPr>
          <w:rFonts w:ascii="Times New Roman" w:hAnsi="Times New Roman" w:cs="Times New Roman"/>
          <w:color w:val="000000" w:themeColor="text1"/>
          <w:sz w:val="20"/>
          <w:szCs w:val="20"/>
        </w:rPr>
        <w:t xml:space="preserve">deterministic </w:t>
      </w:r>
      <w:r w:rsidR="00A674B1" w:rsidRPr="00FB69FC">
        <w:rPr>
          <w:rFonts w:ascii="Times New Roman" w:hAnsi="Times New Roman" w:cs="Times New Roman"/>
          <w:color w:val="000000" w:themeColor="text1"/>
          <w:sz w:val="20"/>
          <w:szCs w:val="20"/>
        </w:rPr>
        <w:t xml:space="preserve">scheduling (retuning) function. </w:t>
      </w:r>
      <w:r w:rsidR="009A7C94" w:rsidRPr="00FB69FC">
        <w:rPr>
          <w:rFonts w:ascii="Times New Roman" w:hAnsi="Times New Roman" w:cs="Times New Roman"/>
          <w:color w:val="000000" w:themeColor="text1"/>
          <w:sz w:val="20"/>
          <w:szCs w:val="20"/>
        </w:rPr>
        <w:t>If</w:t>
      </w:r>
      <w:r w:rsidR="00A674B1" w:rsidRPr="00FB69FC">
        <w:rPr>
          <w:rFonts w:ascii="Times New Roman" w:hAnsi="Times New Roman" w:cs="Times New Roman"/>
          <w:color w:val="000000" w:themeColor="text1"/>
          <w:sz w:val="20"/>
          <w:szCs w:val="20"/>
        </w:rPr>
        <w:t xml:space="preserve"> the PI controller w</w:t>
      </w:r>
      <w:r w:rsidR="0097515C" w:rsidRPr="00FB69FC">
        <w:rPr>
          <w:rFonts w:ascii="Times New Roman" w:hAnsi="Times New Roman" w:cs="Times New Roman"/>
          <w:color w:val="000000" w:themeColor="text1"/>
          <w:sz w:val="20"/>
          <w:szCs w:val="20"/>
        </w:rPr>
        <w:t>as</w:t>
      </w:r>
      <w:r w:rsidR="00A674B1" w:rsidRPr="00FB69FC">
        <w:rPr>
          <w:rFonts w:ascii="Times New Roman" w:hAnsi="Times New Roman" w:cs="Times New Roman"/>
          <w:color w:val="000000" w:themeColor="text1"/>
          <w:sz w:val="20"/>
          <w:szCs w:val="20"/>
        </w:rPr>
        <w:t xml:space="preserve"> to have learning properties, it would </w:t>
      </w:r>
      <w:r w:rsidR="009A7C94" w:rsidRPr="00FB69FC">
        <w:rPr>
          <w:rFonts w:ascii="Times New Roman" w:hAnsi="Times New Roman" w:cs="Times New Roman"/>
          <w:color w:val="000000" w:themeColor="text1"/>
          <w:sz w:val="20"/>
          <w:szCs w:val="20"/>
        </w:rPr>
        <w:t xml:space="preserve">have </w:t>
      </w:r>
      <w:r w:rsidR="00A674B1" w:rsidRPr="00FB69FC">
        <w:rPr>
          <w:rFonts w:ascii="Times New Roman" w:hAnsi="Times New Roman" w:cs="Times New Roman"/>
          <w:color w:val="000000" w:themeColor="text1"/>
          <w:sz w:val="20"/>
          <w:szCs w:val="20"/>
        </w:rPr>
        <w:t>require</w:t>
      </w:r>
      <w:r w:rsidR="009A7C94" w:rsidRPr="00FB69FC">
        <w:rPr>
          <w:rFonts w:ascii="Times New Roman" w:hAnsi="Times New Roman" w:cs="Times New Roman"/>
          <w:color w:val="000000" w:themeColor="text1"/>
          <w:sz w:val="20"/>
          <w:szCs w:val="20"/>
        </w:rPr>
        <w:t>d</w:t>
      </w:r>
      <w:r w:rsidR="00A674B1" w:rsidRPr="00FB69FC">
        <w:rPr>
          <w:rFonts w:ascii="Times New Roman" w:hAnsi="Times New Roman" w:cs="Times New Roman"/>
          <w:color w:val="000000" w:themeColor="text1"/>
          <w:sz w:val="20"/>
          <w:szCs w:val="20"/>
        </w:rPr>
        <w:t xml:space="preserve"> using </w:t>
      </w:r>
      <w:r w:rsidR="0097515C" w:rsidRPr="00FB69FC">
        <w:rPr>
          <w:rFonts w:ascii="Times New Roman" w:hAnsi="Times New Roman" w:cs="Times New Roman"/>
          <w:color w:val="000000" w:themeColor="text1"/>
          <w:sz w:val="20"/>
          <w:szCs w:val="20"/>
        </w:rPr>
        <w:t xml:space="preserve">a </w:t>
      </w:r>
      <w:r w:rsidR="00A674B1" w:rsidRPr="00FB69FC">
        <w:rPr>
          <w:rFonts w:ascii="Times New Roman" w:hAnsi="Times New Roman" w:cs="Times New Roman"/>
          <w:color w:val="000000" w:themeColor="text1"/>
          <w:sz w:val="20"/>
          <w:szCs w:val="20"/>
        </w:rPr>
        <w:t xml:space="preserve">learning technique to update scheduling function on-line. Contrary to the PI controller, </w:t>
      </w:r>
      <w:r w:rsidR="0008649E" w:rsidRPr="00FB69FC">
        <w:rPr>
          <w:rFonts w:ascii="Times New Roman" w:hAnsi="Times New Roman" w:cs="Times New Roman"/>
          <w:color w:val="000000" w:themeColor="text1"/>
          <w:sz w:val="20"/>
          <w:szCs w:val="20"/>
        </w:rPr>
        <w:t>the controller</w:t>
      </w:r>
      <w:r w:rsidR="00835856" w:rsidRPr="00FB69FC">
        <w:rPr>
          <w:rFonts w:ascii="Times New Roman" w:hAnsi="Times New Roman" w:cs="Times New Roman"/>
          <w:color w:val="000000" w:themeColor="text1"/>
          <w:sz w:val="20"/>
          <w:szCs w:val="20"/>
        </w:rPr>
        <w:t>s</w:t>
      </w:r>
      <w:r w:rsidR="0008649E" w:rsidRPr="00FB69FC">
        <w:rPr>
          <w:rFonts w:ascii="Times New Roman" w:hAnsi="Times New Roman" w:cs="Times New Roman"/>
          <w:color w:val="000000" w:themeColor="text1"/>
          <w:sz w:val="20"/>
          <w:szCs w:val="20"/>
        </w:rPr>
        <w:t xml:space="preserve"> based on Q-learning technique (such as e.g. the proposed Q2d approach) </w:t>
      </w:r>
      <w:r w:rsidR="00835856" w:rsidRPr="00FB69FC">
        <w:rPr>
          <w:rFonts w:ascii="Times New Roman" w:hAnsi="Times New Roman" w:cs="Times New Roman"/>
          <w:color w:val="000000" w:themeColor="text1"/>
          <w:sz w:val="20"/>
          <w:szCs w:val="20"/>
        </w:rPr>
        <w:t xml:space="preserve">determine its current output using the Q-matrix </w:t>
      </w:r>
      <w:r w:rsidR="0097515C" w:rsidRPr="00FB69FC">
        <w:rPr>
          <w:rFonts w:ascii="Times New Roman" w:hAnsi="Times New Roman" w:cs="Times New Roman"/>
          <w:color w:val="000000" w:themeColor="text1"/>
          <w:sz w:val="20"/>
          <w:szCs w:val="20"/>
        </w:rPr>
        <w:t xml:space="preserve">whose elements clearly </w:t>
      </w:r>
      <w:r w:rsidR="00835856" w:rsidRPr="00FB69FC">
        <w:rPr>
          <w:rFonts w:ascii="Times New Roman" w:hAnsi="Times New Roman" w:cs="Times New Roman"/>
          <w:color w:val="000000" w:themeColor="text1"/>
          <w:sz w:val="20"/>
          <w:szCs w:val="20"/>
        </w:rPr>
        <w:t xml:space="preserve">couple states (defined by Eq. (5) using </w:t>
      </w:r>
      <w:r w:rsidR="00835856" w:rsidRPr="00FB69FC">
        <w:rPr>
          <w:rFonts w:ascii="Times New Roman" w:hAnsi="Times New Roman" w:cs="Times New Roman"/>
          <w:i/>
          <w:iCs/>
          <w:color w:val="000000" w:themeColor="text1"/>
          <w:sz w:val="20"/>
          <w:szCs w:val="20"/>
        </w:rPr>
        <w:t>e</w:t>
      </w:r>
      <w:r w:rsidR="00835856" w:rsidRPr="00FB69FC">
        <w:rPr>
          <w:rFonts w:ascii="Times New Roman" w:hAnsi="Times New Roman" w:cs="Times New Roman"/>
          <w:color w:val="000000" w:themeColor="text1"/>
          <w:sz w:val="20"/>
          <w:szCs w:val="20"/>
        </w:rPr>
        <w:t xml:space="preserve"> and </w:t>
      </w:r>
      <m:oMath>
        <m:acc>
          <m:accPr>
            <m:chr m:val="̇"/>
            <m:ctrlPr>
              <w:rPr>
                <w:rFonts w:ascii="Cambria Math" w:hAnsi="Cambria Math" w:cs="Times New Roman"/>
                <w:i/>
                <w:iCs/>
                <w:color w:val="000000" w:themeColor="text1"/>
                <w:sz w:val="20"/>
                <w:szCs w:val="20"/>
              </w:rPr>
            </m:ctrlPr>
          </m:accPr>
          <m:e>
            <m:r>
              <w:rPr>
                <w:rFonts w:ascii="Cambria Math" w:hAnsi="Cambria Math" w:cs="Times New Roman"/>
                <w:color w:val="000000" w:themeColor="text1"/>
                <w:sz w:val="20"/>
                <w:szCs w:val="20"/>
              </w:rPr>
              <m:t>e</m:t>
            </m:r>
          </m:e>
        </m:acc>
      </m:oMath>
      <w:r w:rsidR="00835856" w:rsidRPr="00FB69FC">
        <w:rPr>
          <w:rFonts w:ascii="Times New Roman" w:eastAsiaTheme="minorEastAsia" w:hAnsi="Times New Roman" w:cs="Times New Roman"/>
          <w:iCs/>
          <w:color w:val="000000" w:themeColor="text1"/>
          <w:sz w:val="20"/>
          <w:szCs w:val="20"/>
        </w:rPr>
        <w:t xml:space="preserve">) with all accessible actions. </w:t>
      </w:r>
      <w:r w:rsidR="0006240B" w:rsidRPr="00FB69FC">
        <w:rPr>
          <w:rFonts w:ascii="Times New Roman" w:eastAsiaTheme="minorEastAsia" w:hAnsi="Times New Roman" w:cs="Times New Roman"/>
          <w:iCs/>
          <w:color w:val="000000" w:themeColor="text1"/>
          <w:sz w:val="20"/>
          <w:szCs w:val="20"/>
        </w:rPr>
        <w:t>The sets of states and actions are the same but in exploration mode, Q-learning controller improves its performance by on-line learning, that is by selecting optimal actions and coupling them with corresponding states</w:t>
      </w:r>
      <w:r w:rsidR="0097515C" w:rsidRPr="00FB69FC">
        <w:rPr>
          <w:rFonts w:ascii="Times New Roman" w:eastAsiaTheme="minorEastAsia" w:hAnsi="Times New Roman" w:cs="Times New Roman"/>
          <w:iCs/>
          <w:color w:val="000000" w:themeColor="text1"/>
          <w:sz w:val="20"/>
          <w:szCs w:val="20"/>
        </w:rPr>
        <w:t xml:space="preserve"> by updating the elements of Q-matrix</w:t>
      </w:r>
      <w:r w:rsidR="0006240B" w:rsidRPr="00FB69FC">
        <w:rPr>
          <w:rFonts w:ascii="Times New Roman" w:eastAsiaTheme="minorEastAsia" w:hAnsi="Times New Roman" w:cs="Times New Roman"/>
          <w:iCs/>
          <w:color w:val="000000" w:themeColor="text1"/>
          <w:sz w:val="20"/>
          <w:szCs w:val="20"/>
        </w:rPr>
        <w:t xml:space="preserve">. Thus, its operation is rather based on selecting the action from the predefined set of actions than on </w:t>
      </w:r>
      <w:r w:rsidR="0097515C" w:rsidRPr="00FB69FC">
        <w:rPr>
          <w:rFonts w:ascii="Times New Roman" w:eastAsiaTheme="minorEastAsia" w:hAnsi="Times New Roman" w:cs="Times New Roman"/>
          <w:iCs/>
          <w:color w:val="000000" w:themeColor="text1"/>
          <w:sz w:val="20"/>
          <w:szCs w:val="20"/>
        </w:rPr>
        <w:t xml:space="preserve">its </w:t>
      </w:r>
      <w:r w:rsidR="0006240B" w:rsidRPr="00FB69FC">
        <w:rPr>
          <w:rFonts w:ascii="Times New Roman" w:eastAsiaTheme="minorEastAsia" w:hAnsi="Times New Roman" w:cs="Times New Roman"/>
          <w:iCs/>
          <w:color w:val="000000" w:themeColor="text1"/>
          <w:sz w:val="20"/>
          <w:szCs w:val="20"/>
        </w:rPr>
        <w:t>deterministic calculation as it is done for the PI controller. The initial operation of Q-learning controller is determined at the initialization stage but in general it can be very far from optimal. At the same time, tuning of the Q-learning is very different from PI tuning. For the latter, tuning rather corresponds to the PI performance while for Q-learning controller, tuning corresponds to adjusting its learning abilities.</w:t>
      </w:r>
      <w:r w:rsidR="00E3454D" w:rsidRPr="00FB69FC">
        <w:rPr>
          <w:rFonts w:ascii="Times New Roman" w:eastAsiaTheme="minorEastAsia" w:hAnsi="Times New Roman" w:cs="Times New Roman"/>
          <w:iCs/>
          <w:color w:val="000000" w:themeColor="text1"/>
          <w:sz w:val="20"/>
          <w:szCs w:val="20"/>
        </w:rPr>
        <w:t xml:space="preserve"> Finally, Q-learning controller is superior to the PI controller due to its buil</w:t>
      </w:r>
      <w:r w:rsidR="009A7C94" w:rsidRPr="00FB69FC">
        <w:rPr>
          <w:rFonts w:ascii="Times New Roman" w:eastAsiaTheme="minorEastAsia" w:hAnsi="Times New Roman" w:cs="Times New Roman"/>
          <w:iCs/>
          <w:color w:val="000000" w:themeColor="text1"/>
          <w:sz w:val="20"/>
          <w:szCs w:val="20"/>
        </w:rPr>
        <w:t>t</w:t>
      </w:r>
      <w:r w:rsidR="00E3454D" w:rsidRPr="00FB69FC">
        <w:rPr>
          <w:rFonts w:ascii="Times New Roman" w:eastAsiaTheme="minorEastAsia" w:hAnsi="Times New Roman" w:cs="Times New Roman"/>
          <w:iCs/>
          <w:color w:val="000000" w:themeColor="text1"/>
          <w:sz w:val="20"/>
          <w:szCs w:val="20"/>
        </w:rPr>
        <w:t>-in learning abilities.</w:t>
      </w:r>
    </w:p>
    <w:p w14:paraId="387770CA" w14:textId="6D106830" w:rsidR="008E6F4D" w:rsidRPr="00C94020" w:rsidRDefault="008E6F4D" w:rsidP="008E6F4D">
      <w:pPr>
        <w:jc w:val="both"/>
        <w:rPr>
          <w:rFonts w:ascii="Times New Roman" w:hAnsi="Times New Roman" w:cs="Times New Roman"/>
          <w:b/>
          <w:bCs/>
          <w:i/>
          <w:sz w:val="20"/>
          <w:szCs w:val="20"/>
        </w:rPr>
      </w:pPr>
      <w:r w:rsidRPr="00FB69FC">
        <w:rPr>
          <w:rFonts w:ascii="Times New Roman" w:hAnsi="Times New Roman" w:cs="Times New Roman"/>
          <w:color w:val="000000" w:themeColor="text1"/>
          <w:sz w:val="20"/>
          <w:szCs w:val="20"/>
        </w:rPr>
        <w:t xml:space="preserve">The proper creation of the state space and the corresponding action space is crucial </w:t>
      </w:r>
      <w:r w:rsidR="00342318" w:rsidRPr="00FB69FC">
        <w:rPr>
          <w:rFonts w:ascii="Times New Roman" w:hAnsi="Times New Roman" w:cs="Times New Roman"/>
          <w:color w:val="000000" w:themeColor="text1"/>
          <w:sz w:val="20"/>
          <w:szCs w:val="20"/>
        </w:rPr>
        <w:t>[3</w:t>
      </w:r>
      <w:r w:rsidR="00014B3C" w:rsidRPr="00FB69FC">
        <w:rPr>
          <w:rFonts w:ascii="Times New Roman" w:hAnsi="Times New Roman" w:cs="Times New Roman"/>
          <w:color w:val="000000" w:themeColor="text1"/>
          <w:sz w:val="20"/>
          <w:szCs w:val="20"/>
        </w:rPr>
        <w:t>9</w:t>
      </w:r>
      <w:r w:rsidR="00342318" w:rsidRPr="00FB69FC">
        <w:rPr>
          <w:rFonts w:ascii="Times New Roman" w:hAnsi="Times New Roman" w:cs="Times New Roman"/>
          <w:color w:val="000000" w:themeColor="text1"/>
          <w:sz w:val="20"/>
          <w:szCs w:val="20"/>
        </w:rPr>
        <w:t>]</w:t>
      </w:r>
      <w:r w:rsidRPr="00FB69FC">
        <w:rPr>
          <w:rFonts w:ascii="Times New Roman" w:hAnsi="Times New Roman" w:cs="Times New Roman"/>
          <w:color w:val="000000" w:themeColor="text1"/>
          <w:sz w:val="20"/>
          <w:szCs w:val="20"/>
        </w:rPr>
        <w:t xml:space="preserve">. They can be completed in various ways depending on the implementation capabilities and the expected accuracy of the control after the learning </w:t>
      </w:r>
      <w:r w:rsidRPr="00C94020">
        <w:rPr>
          <w:rFonts w:ascii="Times New Roman" w:hAnsi="Times New Roman" w:cs="Times New Roman"/>
          <w:sz w:val="20"/>
          <w:szCs w:val="20"/>
        </w:rPr>
        <w:t>stage. The rule</w:t>
      </w:r>
      <w:r>
        <w:rPr>
          <w:rFonts w:ascii="Times New Roman" w:hAnsi="Times New Roman" w:cs="Times New Roman"/>
          <w:sz w:val="20"/>
          <w:szCs w:val="20"/>
        </w:rPr>
        <w:t xml:space="preserve"> of </w:t>
      </w:r>
      <w:r w:rsidRPr="00C94020">
        <w:rPr>
          <w:rFonts w:ascii="Times New Roman" w:hAnsi="Times New Roman" w:cs="Times New Roman"/>
          <w:sz w:val="20"/>
          <w:szCs w:val="20"/>
        </w:rPr>
        <w:t xml:space="preserve">thumb is that increasing the number of states </w:t>
      </w:r>
      <w:r>
        <w:rPr>
          <w:rFonts w:ascii="Times New Roman" w:hAnsi="Times New Roman" w:cs="Times New Roman"/>
          <w:sz w:val="20"/>
          <w:szCs w:val="20"/>
        </w:rPr>
        <w:t>enables</w:t>
      </w:r>
      <w:r w:rsidRPr="00C94020">
        <w:rPr>
          <w:rFonts w:ascii="Times New Roman" w:hAnsi="Times New Roman" w:cs="Times New Roman"/>
          <w:sz w:val="20"/>
          <w:szCs w:val="20"/>
        </w:rPr>
        <w:t xml:space="preserve"> </w:t>
      </w:r>
      <w:r>
        <w:rPr>
          <w:rFonts w:ascii="Times New Roman" w:hAnsi="Times New Roman" w:cs="Times New Roman"/>
          <w:sz w:val="20"/>
          <w:szCs w:val="20"/>
        </w:rPr>
        <w:t xml:space="preserve">a </w:t>
      </w:r>
      <w:r w:rsidRPr="00C94020">
        <w:rPr>
          <w:rFonts w:ascii="Times New Roman" w:hAnsi="Times New Roman" w:cs="Times New Roman"/>
          <w:sz w:val="20"/>
          <w:szCs w:val="20"/>
        </w:rPr>
        <w:t>more accurate distinction between system states and</w:t>
      </w:r>
      <w:r>
        <w:rPr>
          <w:rFonts w:ascii="Times New Roman" w:hAnsi="Times New Roman" w:cs="Times New Roman"/>
          <w:sz w:val="20"/>
          <w:szCs w:val="20"/>
        </w:rPr>
        <w:t>,</w:t>
      </w:r>
      <w:r w:rsidRPr="00C94020">
        <w:rPr>
          <w:rFonts w:ascii="Times New Roman" w:hAnsi="Times New Roman" w:cs="Times New Roman"/>
          <w:sz w:val="20"/>
          <w:szCs w:val="20"/>
        </w:rPr>
        <w:t xml:space="preserve"> consequently</w:t>
      </w:r>
      <w:r>
        <w:rPr>
          <w:rFonts w:ascii="Times New Roman" w:hAnsi="Times New Roman" w:cs="Times New Roman"/>
          <w:sz w:val="20"/>
          <w:szCs w:val="20"/>
        </w:rPr>
        <w:t>,</w:t>
      </w:r>
      <w:r w:rsidRPr="00C94020">
        <w:rPr>
          <w:rFonts w:ascii="Times New Roman" w:hAnsi="Times New Roman" w:cs="Times New Roman"/>
          <w:sz w:val="20"/>
          <w:szCs w:val="20"/>
        </w:rPr>
        <w:t xml:space="preserve"> more precise control</w:t>
      </w:r>
      <w:r>
        <w:rPr>
          <w:rFonts w:ascii="Times New Roman" w:hAnsi="Times New Roman" w:cs="Times New Roman"/>
          <w:sz w:val="20"/>
          <w:szCs w:val="20"/>
        </w:rPr>
        <w:t>;</w:t>
      </w:r>
      <w:r w:rsidRPr="00C94020">
        <w:rPr>
          <w:rFonts w:ascii="Times New Roman" w:hAnsi="Times New Roman" w:cs="Times New Roman"/>
          <w:sz w:val="20"/>
          <w:szCs w:val="20"/>
        </w:rPr>
        <w:t xml:space="preserve"> however</w:t>
      </w:r>
      <w:r>
        <w:rPr>
          <w:rFonts w:ascii="Times New Roman" w:hAnsi="Times New Roman" w:cs="Times New Roman"/>
          <w:sz w:val="20"/>
          <w:szCs w:val="20"/>
        </w:rPr>
        <w:t>,</w:t>
      </w:r>
      <w:r w:rsidRPr="00C94020">
        <w:rPr>
          <w:rFonts w:ascii="Times New Roman" w:hAnsi="Times New Roman" w:cs="Times New Roman"/>
          <w:sz w:val="20"/>
          <w:szCs w:val="20"/>
        </w:rPr>
        <w:t xml:space="preserve"> at the high price of learning time and memory usage (</w:t>
      </w:r>
      <w:r>
        <w:rPr>
          <w:rFonts w:ascii="Times New Roman" w:hAnsi="Times New Roman" w:cs="Times New Roman"/>
          <w:sz w:val="20"/>
          <w:szCs w:val="20"/>
        </w:rPr>
        <w:t xml:space="preserve">a </w:t>
      </w:r>
      <w:r w:rsidRPr="00C94020">
        <w:rPr>
          <w:rFonts w:ascii="Times New Roman" w:hAnsi="Times New Roman" w:cs="Times New Roman"/>
          <w:sz w:val="20"/>
          <w:szCs w:val="20"/>
        </w:rPr>
        <w:t xml:space="preserve">larger Q-matrix size). In </w:t>
      </w:r>
      <w:r>
        <w:rPr>
          <w:rFonts w:ascii="Times New Roman" w:hAnsi="Times New Roman" w:cs="Times New Roman"/>
          <w:sz w:val="20"/>
          <w:szCs w:val="20"/>
        </w:rPr>
        <w:t xml:space="preserve">the </w:t>
      </w:r>
      <w:r w:rsidRPr="00C94020">
        <w:rPr>
          <w:rFonts w:ascii="Times New Roman" w:hAnsi="Times New Roman" w:cs="Times New Roman"/>
          <w:sz w:val="20"/>
          <w:szCs w:val="20"/>
        </w:rPr>
        <w:t>Q3d approach</w:t>
      </w:r>
      <w:r w:rsidRPr="00C94020">
        <w:rPr>
          <w:rFonts w:ascii="Times New Roman" w:hAnsi="Times New Roman" w:cs="Times New Roman"/>
          <w:iCs/>
          <w:sz w:val="20"/>
          <w:szCs w:val="20"/>
        </w:rPr>
        <w:t>,</w:t>
      </w:r>
      <w:r w:rsidRPr="00C94020">
        <w:rPr>
          <w:rFonts w:ascii="Times New Roman" w:hAnsi="Times New Roman" w:cs="Times New Roman"/>
          <w:sz w:val="20"/>
          <w:szCs w:val="20"/>
        </w:rPr>
        <w:t xml:space="preserve"> the state space was created to ensure similarity to the conventional PI controller, which facilitates the initialization of the Q-matrix. Then, the resulting 3-dimen</w:t>
      </w:r>
      <w:r>
        <w:rPr>
          <w:rFonts w:ascii="Times New Roman" w:hAnsi="Times New Roman" w:cs="Times New Roman"/>
          <w:sz w:val="20"/>
          <w:szCs w:val="20"/>
        </w:rPr>
        <w:t>s</w:t>
      </w:r>
      <w:r w:rsidRPr="00C94020">
        <w:rPr>
          <w:rFonts w:ascii="Times New Roman" w:hAnsi="Times New Roman" w:cs="Times New Roman"/>
          <w:sz w:val="20"/>
          <w:szCs w:val="20"/>
        </w:rPr>
        <w:t xml:space="preserve">ional Q-matrix </w:t>
      </w:r>
      <w:r>
        <w:rPr>
          <w:rFonts w:ascii="Times New Roman" w:hAnsi="Times New Roman" w:cs="Times New Roman"/>
          <w:sz w:val="20"/>
          <w:szCs w:val="20"/>
        </w:rPr>
        <w:t>with</w:t>
      </w:r>
      <w:r w:rsidRPr="00C94020">
        <w:rPr>
          <w:rFonts w:ascii="Times New Roman" w:hAnsi="Times New Roman" w:cs="Times New Roman"/>
          <w:sz w:val="20"/>
          <w:szCs w:val="20"/>
        </w:rPr>
        <w:t xml:space="preserve"> a large size is created with separate vectors for actions, error state</w:t>
      </w:r>
      <w:r>
        <w:rPr>
          <w:rFonts w:ascii="Times New Roman" w:hAnsi="Times New Roman" w:cs="Times New Roman"/>
          <w:sz w:val="20"/>
          <w:szCs w:val="20"/>
        </w:rPr>
        <w:t>,</w:t>
      </w:r>
      <w:r w:rsidRPr="00C94020">
        <w:rPr>
          <w:rFonts w:ascii="Times New Roman" w:hAnsi="Times New Roman" w:cs="Times New Roman"/>
          <w:sz w:val="20"/>
          <w:szCs w:val="20"/>
        </w:rPr>
        <w:t xml:space="preserve"> and error derivative state. This procedure was parametrized using four parameters with </w:t>
      </w:r>
      <w:r>
        <w:rPr>
          <w:rFonts w:ascii="Times New Roman" w:hAnsi="Times New Roman" w:cs="Times New Roman"/>
          <w:sz w:val="20"/>
          <w:szCs w:val="20"/>
        </w:rPr>
        <w:t xml:space="preserve">an </w:t>
      </w:r>
      <w:r w:rsidRPr="00C94020">
        <w:rPr>
          <w:rFonts w:ascii="Times New Roman" w:hAnsi="Times New Roman" w:cs="Times New Roman"/>
          <w:sz w:val="20"/>
          <w:szCs w:val="20"/>
        </w:rPr>
        <w:t xml:space="preserve">uneven state distribution becoming denser for small absolute values of the control error to provide more accurate control when the system reaches the </w:t>
      </w:r>
      <w:r w:rsidRPr="00C94020">
        <w:rPr>
          <w:rFonts w:ascii="Times New Roman" w:hAnsi="Times New Roman" w:cs="Times New Roman"/>
          <w:i/>
          <w:iCs/>
          <w:sz w:val="20"/>
          <w:szCs w:val="20"/>
        </w:rPr>
        <w:t>goal state</w:t>
      </w:r>
      <w:r w:rsidRPr="00C94020">
        <w:rPr>
          <w:rFonts w:ascii="Times New Roman" w:hAnsi="Times New Roman" w:cs="Times New Roman"/>
          <w:sz w:val="20"/>
          <w:szCs w:val="20"/>
        </w:rPr>
        <w:t xml:space="preserve"> given by Eq. (2).</w:t>
      </w:r>
    </w:p>
    <w:p w14:paraId="387770CB" w14:textId="77777777" w:rsidR="008E6F4D" w:rsidRPr="00C94020" w:rsidRDefault="008E6F4D" w:rsidP="008E6F4D">
      <w:pPr>
        <w:jc w:val="both"/>
        <w:rPr>
          <w:rFonts w:ascii="Times New Roman" w:hAnsi="Times New Roman" w:cs="Times New Roman"/>
          <w:sz w:val="20"/>
          <w:szCs w:val="20"/>
        </w:rPr>
      </w:pPr>
      <w:r w:rsidRPr="00C94020">
        <w:rPr>
          <w:rFonts w:ascii="Times New Roman" w:hAnsi="Times New Roman" w:cs="Times New Roman"/>
          <w:sz w:val="20"/>
          <w:szCs w:val="20"/>
        </w:rPr>
        <w:t>In this paper, a new Q2d approach is proposed to reduce the number of parameters required for efficient parameterization to only two, without significant loss of accuracy. In addition, the state</w:t>
      </w:r>
      <w:r>
        <w:rPr>
          <w:rFonts w:ascii="Times New Roman" w:hAnsi="Times New Roman" w:cs="Times New Roman"/>
          <w:sz w:val="20"/>
          <w:szCs w:val="20"/>
        </w:rPr>
        <w:t>-</w:t>
      </w:r>
      <w:r w:rsidRPr="00C94020">
        <w:rPr>
          <w:rFonts w:ascii="Times New Roman" w:hAnsi="Times New Roman" w:cs="Times New Roman"/>
          <w:sz w:val="20"/>
          <w:szCs w:val="20"/>
        </w:rPr>
        <w:t xml:space="preserve">creating process is significantly simplified. After </w:t>
      </w:r>
      <w:r>
        <w:rPr>
          <w:rFonts w:ascii="Times New Roman" w:hAnsi="Times New Roman" w:cs="Times New Roman"/>
          <w:sz w:val="20"/>
          <w:szCs w:val="20"/>
        </w:rPr>
        <w:t xml:space="preserve">a </w:t>
      </w:r>
      <w:r w:rsidRPr="00C94020">
        <w:rPr>
          <w:rFonts w:ascii="Times New Roman" w:hAnsi="Times New Roman" w:cs="Times New Roman"/>
          <w:sz w:val="20"/>
          <w:szCs w:val="20"/>
        </w:rPr>
        <w:t>general defini</w:t>
      </w:r>
      <w:r>
        <w:rPr>
          <w:rFonts w:ascii="Times New Roman" w:hAnsi="Times New Roman" w:cs="Times New Roman"/>
          <w:sz w:val="20"/>
          <w:szCs w:val="20"/>
        </w:rPr>
        <w:t>tion</w:t>
      </w:r>
      <w:r w:rsidRPr="00C94020">
        <w:rPr>
          <w:rFonts w:ascii="Times New Roman" w:hAnsi="Times New Roman" w:cs="Times New Roman"/>
          <w:sz w:val="20"/>
          <w:szCs w:val="20"/>
        </w:rPr>
        <w:t xml:space="preserve"> </w:t>
      </w:r>
      <w:r>
        <w:rPr>
          <w:rFonts w:ascii="Times New Roman" w:hAnsi="Times New Roman" w:cs="Times New Roman"/>
          <w:sz w:val="20"/>
          <w:szCs w:val="20"/>
        </w:rPr>
        <w:t xml:space="preserve">of </w:t>
      </w:r>
      <w:r w:rsidRPr="00C94020">
        <w:rPr>
          <w:rFonts w:ascii="Times New Roman" w:hAnsi="Times New Roman" w:cs="Times New Roman"/>
          <w:sz w:val="20"/>
          <w:szCs w:val="20"/>
        </w:rPr>
        <w:t xml:space="preserve">the state value </w:t>
      </w:r>
      <w:r w:rsidRPr="00C94020">
        <w:rPr>
          <w:rFonts w:ascii="Times New Roman" w:hAnsi="Times New Roman" w:cs="Times New Roman"/>
          <w:i/>
          <w:iCs/>
          <w:sz w:val="20"/>
          <w:szCs w:val="20"/>
        </w:rPr>
        <w:t>s</w:t>
      </w:r>
      <w:r>
        <w:rPr>
          <w:rFonts w:ascii="Times New Roman" w:hAnsi="Times New Roman" w:cs="Times New Roman"/>
          <w:sz w:val="20"/>
          <w:szCs w:val="20"/>
        </w:rPr>
        <w:t xml:space="preserve">, </w:t>
      </w:r>
      <w:r w:rsidRPr="00C94020">
        <w:rPr>
          <w:rFonts w:ascii="Times New Roman" w:hAnsi="Times New Roman" w:cs="Times New Roman"/>
          <w:sz w:val="20"/>
          <w:szCs w:val="20"/>
        </w:rPr>
        <w:t xml:space="preserve">as given by Eq. (5), this value must be discretized to derive the boundaries of each interval in the state space. It is based on determining two vectors of </w:t>
      </w:r>
      <w:r>
        <w:rPr>
          <w:rFonts w:ascii="Times New Roman" w:hAnsi="Times New Roman" w:cs="Times New Roman"/>
          <w:sz w:val="20"/>
          <w:szCs w:val="20"/>
        </w:rPr>
        <w:t xml:space="preserve">the </w:t>
      </w:r>
      <w:r w:rsidRPr="00C94020">
        <w:rPr>
          <w:rFonts w:ascii="Times New Roman" w:hAnsi="Times New Roman" w:cs="Times New Roman"/>
          <w:sz w:val="20"/>
          <w:szCs w:val="20"/>
        </w:rPr>
        <w:t xml:space="preserve">discretized values of the control error and its time derivative. This procedure can be carried out in different ways depending on the requirements. In this paper, this discretization is based on assuming an exponential trajectory of </w:t>
      </w:r>
      <w:r>
        <w:rPr>
          <w:rFonts w:ascii="Times New Roman" w:hAnsi="Times New Roman" w:cs="Times New Roman"/>
          <w:sz w:val="20"/>
          <w:szCs w:val="20"/>
        </w:rPr>
        <w:t xml:space="preserve">the </w:t>
      </w:r>
      <w:r w:rsidRPr="00C94020">
        <w:rPr>
          <w:rFonts w:ascii="Times New Roman" w:hAnsi="Times New Roman" w:cs="Times New Roman"/>
          <w:sz w:val="20"/>
          <w:szCs w:val="20"/>
        </w:rPr>
        <w:t xml:space="preserve">control error decay, which ensures that the accuracy of </w:t>
      </w:r>
      <w:r>
        <w:rPr>
          <w:rFonts w:ascii="Times New Roman" w:hAnsi="Times New Roman" w:cs="Times New Roman"/>
          <w:sz w:val="20"/>
          <w:szCs w:val="20"/>
        </w:rPr>
        <w:t xml:space="preserve">the </w:t>
      </w:r>
      <w:r w:rsidRPr="00C94020">
        <w:rPr>
          <w:rFonts w:ascii="Times New Roman" w:hAnsi="Times New Roman" w:cs="Times New Roman"/>
          <w:sz w:val="20"/>
          <w:szCs w:val="20"/>
        </w:rPr>
        <w:t xml:space="preserve">state distinction increases as the absolute value of the control error decreases. This trajectory is parameterized by the parameter </w:t>
      </w:r>
      <w:r w:rsidRPr="009264A8">
        <w:rPr>
          <w:rFonts w:ascii="Times New Roman" w:hAnsi="Times New Roman"/>
          <w:i/>
          <w:sz w:val="20"/>
          <w:lang w:val="pl-PL"/>
        </w:rPr>
        <w:t>τ</w:t>
      </w:r>
      <w:r w:rsidRPr="00C94020">
        <w:rPr>
          <w:rFonts w:ascii="Times New Roman" w:hAnsi="Times New Roman" w:cs="Times New Roman"/>
          <w:sz w:val="20"/>
          <w:szCs w:val="20"/>
        </w:rPr>
        <w:t xml:space="preserve"> </w:t>
      </w:r>
      <w:r>
        <w:rPr>
          <w:rFonts w:ascii="Times New Roman" w:hAnsi="Times New Roman" w:cs="Times New Roman"/>
          <w:sz w:val="20"/>
          <w:szCs w:val="20"/>
        </w:rPr>
        <w:t xml:space="preserve">that </w:t>
      </w:r>
      <w:r w:rsidRPr="00C94020">
        <w:rPr>
          <w:rFonts w:ascii="Times New Roman" w:hAnsi="Times New Roman" w:cs="Times New Roman"/>
          <w:sz w:val="20"/>
          <w:szCs w:val="20"/>
        </w:rPr>
        <w:t>defin</w:t>
      </w:r>
      <w:r>
        <w:rPr>
          <w:rFonts w:ascii="Times New Roman" w:hAnsi="Times New Roman" w:cs="Times New Roman"/>
          <w:sz w:val="20"/>
          <w:szCs w:val="20"/>
        </w:rPr>
        <w:t>es</w:t>
      </w:r>
      <w:r w:rsidRPr="00C94020">
        <w:rPr>
          <w:rFonts w:ascii="Times New Roman" w:hAnsi="Times New Roman" w:cs="Times New Roman"/>
          <w:sz w:val="20"/>
          <w:szCs w:val="20"/>
        </w:rPr>
        <w:t xml:space="preserve"> the decay ratio and</w:t>
      </w:r>
      <w:r>
        <w:rPr>
          <w:rFonts w:ascii="Times New Roman" w:hAnsi="Times New Roman" w:cs="Times New Roman"/>
          <w:sz w:val="20"/>
          <w:szCs w:val="20"/>
        </w:rPr>
        <w:t>,</w:t>
      </w:r>
      <w:r w:rsidRPr="00C94020">
        <w:rPr>
          <w:rFonts w:ascii="Times New Roman" w:hAnsi="Times New Roman" w:cs="Times New Roman"/>
          <w:sz w:val="20"/>
          <w:szCs w:val="20"/>
        </w:rPr>
        <w:t xml:space="preserve"> consequently, the number of distinguished intervals. Discretization is </w:t>
      </w:r>
      <w:r>
        <w:rPr>
          <w:rFonts w:ascii="Times New Roman" w:hAnsi="Times New Roman" w:cs="Times New Roman"/>
          <w:sz w:val="20"/>
          <w:szCs w:val="20"/>
        </w:rPr>
        <w:t>applied</w:t>
      </w:r>
      <w:r w:rsidRPr="00C94020">
        <w:rPr>
          <w:rFonts w:ascii="Times New Roman" w:hAnsi="Times New Roman" w:cs="Times New Roman"/>
          <w:sz w:val="20"/>
          <w:szCs w:val="20"/>
        </w:rPr>
        <w:t xml:space="preserve"> for positive error values </w:t>
      </w:r>
      <w:r>
        <w:rPr>
          <w:rFonts w:ascii="Times New Roman" w:hAnsi="Times New Roman" w:cs="Times New Roman"/>
          <w:sz w:val="20"/>
          <w:szCs w:val="20"/>
        </w:rPr>
        <w:t>using the procedure that</w:t>
      </w:r>
      <w:r w:rsidRPr="00C94020">
        <w:rPr>
          <w:rFonts w:ascii="Times New Roman" w:hAnsi="Times New Roman" w:cs="Times New Roman"/>
          <w:sz w:val="20"/>
          <w:szCs w:val="20"/>
        </w:rPr>
        <w:t xml:space="preserve"> follows:</w:t>
      </w:r>
    </w:p>
    <w:p w14:paraId="387770CC" w14:textId="03789BD5" w:rsidR="007F16C9" w:rsidRDefault="007F16C9">
      <w:pPr>
        <w:rPr>
          <w:rFonts w:ascii="Times New Roman" w:hAnsi="Times New Roman" w:cs="Times New Roman"/>
          <w:i/>
          <w:sz w:val="20"/>
          <w:szCs w:val="20"/>
        </w:rPr>
      </w:pPr>
      <w:r>
        <w:rPr>
          <w:rFonts w:ascii="Times New Roman" w:hAnsi="Times New Roman" w:cs="Times New Roman"/>
          <w:i/>
          <w:sz w:val="20"/>
          <w:szCs w:val="20"/>
        </w:rPr>
        <w:br w:type="page"/>
      </w:r>
    </w:p>
    <w:p w14:paraId="387770CD" w14:textId="77777777" w:rsidR="008E6F4D" w:rsidRPr="00C94020" w:rsidRDefault="008E6F4D" w:rsidP="008E6F4D">
      <w:pPr>
        <w:jc w:val="both"/>
        <w:rPr>
          <w:rFonts w:ascii="Times New Roman" w:hAnsi="Times New Roman" w:cs="Times New Roman"/>
          <w:i/>
          <w:sz w:val="20"/>
          <w:szCs w:val="20"/>
        </w:rPr>
      </w:pPr>
      <w:r w:rsidRPr="00C94020">
        <w:rPr>
          <w:rFonts w:ascii="Times New Roman" w:hAnsi="Times New Roman" w:cs="Times New Roman"/>
          <w:i/>
          <w:sz w:val="20"/>
          <w:szCs w:val="20"/>
        </w:rPr>
        <w:lastRenderedPageBreak/>
        <w:t>Listing 1:</w:t>
      </w:r>
    </w:p>
    <w:p w14:paraId="387770CE" w14:textId="77777777" w:rsidR="008E6F4D" w:rsidRPr="00C94020" w:rsidRDefault="008E6F4D" w:rsidP="008E6F4D">
      <w:pPr>
        <w:pStyle w:val="Keywords"/>
        <w:spacing w:after="0" w:line="276" w:lineRule="auto"/>
        <w:ind w:left="720" w:firstLine="0"/>
        <w:jc w:val="left"/>
        <w:rPr>
          <w:b w:val="0"/>
          <w:bCs w:val="0"/>
          <w:i w:val="0"/>
          <w:iCs/>
          <w:sz w:val="20"/>
          <w:szCs w:val="20"/>
        </w:rPr>
      </w:pPr>
      <w:proofErr w:type="spellStart"/>
      <w:r w:rsidRPr="00C94020">
        <w:rPr>
          <w:b w:val="0"/>
          <w:bCs w:val="0"/>
          <w:iCs/>
          <w:sz w:val="20"/>
          <w:szCs w:val="20"/>
        </w:rPr>
        <w:t>i</w:t>
      </w:r>
      <w:proofErr w:type="spellEnd"/>
      <w:r w:rsidRPr="00C94020">
        <w:rPr>
          <w:b w:val="0"/>
          <w:bCs w:val="0"/>
          <w:i w:val="0"/>
          <w:iCs/>
          <w:sz w:val="20"/>
          <w:szCs w:val="20"/>
        </w:rPr>
        <w:t xml:space="preserve">=0, </w:t>
      </w:r>
      <w:r w:rsidRPr="00C94020">
        <w:rPr>
          <w:b w:val="0"/>
          <w:bCs w:val="0"/>
          <w:iCs/>
          <w:sz w:val="20"/>
          <w:szCs w:val="20"/>
        </w:rPr>
        <w:t>t</w:t>
      </w:r>
      <w:r w:rsidRPr="00C94020">
        <w:rPr>
          <w:b w:val="0"/>
          <w:bCs w:val="0"/>
          <w:i w:val="0"/>
          <w:iCs/>
          <w:sz w:val="20"/>
          <w:szCs w:val="20"/>
        </w:rPr>
        <w:t>=0</w:t>
      </w:r>
    </w:p>
    <w:p w14:paraId="387770CF" w14:textId="77777777" w:rsidR="008E6F4D" w:rsidRPr="00C94020" w:rsidRDefault="008E6F4D" w:rsidP="008E6F4D">
      <w:pPr>
        <w:pStyle w:val="Keywords"/>
        <w:spacing w:after="0" w:line="276" w:lineRule="auto"/>
        <w:ind w:left="720" w:firstLine="0"/>
        <w:jc w:val="left"/>
        <w:rPr>
          <w:i w:val="0"/>
          <w:iCs/>
          <w:sz w:val="20"/>
          <w:szCs w:val="20"/>
        </w:rPr>
      </w:pPr>
      <w:r w:rsidRPr="00C94020">
        <w:rPr>
          <w:i w:val="0"/>
          <w:iCs/>
          <w:sz w:val="20"/>
          <w:szCs w:val="20"/>
        </w:rPr>
        <w:t>REPEAT</w:t>
      </w:r>
    </w:p>
    <w:p w14:paraId="387770D0" w14:textId="77777777" w:rsidR="008E6F4D" w:rsidRPr="00C94020" w:rsidRDefault="008E6F4D" w:rsidP="008E6F4D">
      <w:pPr>
        <w:pStyle w:val="Keywords"/>
        <w:spacing w:after="0" w:line="276" w:lineRule="auto"/>
        <w:ind w:left="720" w:firstLine="0"/>
        <w:jc w:val="left"/>
        <w:rPr>
          <w:b w:val="0"/>
          <w:bCs w:val="0"/>
          <w:i w:val="0"/>
          <w:iCs/>
          <w:sz w:val="20"/>
          <w:szCs w:val="20"/>
        </w:rPr>
      </w:pPr>
      <w:r w:rsidRPr="00C94020">
        <w:rPr>
          <w:b w:val="0"/>
          <w:bCs w:val="0"/>
          <w:i w:val="0"/>
          <w:iCs/>
          <w:sz w:val="20"/>
          <w:szCs w:val="20"/>
        </w:rPr>
        <w:tab/>
      </w:r>
      <w:r w:rsidRPr="00C94020">
        <w:rPr>
          <w:i w:val="0"/>
          <w:iCs/>
          <w:sz w:val="20"/>
          <w:szCs w:val="20"/>
        </w:rPr>
        <w:t>INC</w:t>
      </w:r>
      <w:r w:rsidRPr="00C94020">
        <w:rPr>
          <w:b w:val="0"/>
          <w:bCs w:val="0"/>
          <w:i w:val="0"/>
          <w:iCs/>
          <w:sz w:val="20"/>
          <w:szCs w:val="20"/>
        </w:rPr>
        <w:t>(</w:t>
      </w:r>
      <w:proofErr w:type="spellStart"/>
      <w:r w:rsidRPr="00C94020">
        <w:rPr>
          <w:b w:val="0"/>
          <w:bCs w:val="0"/>
          <w:iCs/>
          <w:sz w:val="20"/>
          <w:szCs w:val="20"/>
        </w:rPr>
        <w:t>i</w:t>
      </w:r>
      <w:proofErr w:type="spellEnd"/>
      <w:r w:rsidRPr="00C94020">
        <w:rPr>
          <w:b w:val="0"/>
          <w:bCs w:val="0"/>
          <w:i w:val="0"/>
          <w:iCs/>
          <w:sz w:val="20"/>
          <w:szCs w:val="20"/>
        </w:rPr>
        <w:t xml:space="preserve">), </w:t>
      </w:r>
      <w:r w:rsidRPr="00C94020">
        <w:rPr>
          <w:b w:val="0"/>
          <w:bCs w:val="0"/>
          <w:iCs/>
          <w:sz w:val="20"/>
          <w:szCs w:val="20"/>
        </w:rPr>
        <w:t>t</w:t>
      </w:r>
      <w:r w:rsidRPr="00C94020">
        <w:rPr>
          <w:b w:val="0"/>
          <w:bCs w:val="0"/>
          <w:i w:val="0"/>
          <w:iCs/>
          <w:sz w:val="20"/>
          <w:szCs w:val="20"/>
        </w:rPr>
        <w:t xml:space="preserve"> = </w:t>
      </w:r>
      <w:proofErr w:type="spellStart"/>
      <w:r w:rsidRPr="00C94020">
        <w:rPr>
          <w:b w:val="0"/>
          <w:bCs w:val="0"/>
          <w:iCs/>
          <w:sz w:val="20"/>
          <w:szCs w:val="20"/>
        </w:rPr>
        <w:t>t</w:t>
      </w:r>
      <w:r w:rsidRPr="00C94020">
        <w:rPr>
          <w:b w:val="0"/>
          <w:bCs w:val="0"/>
          <w:i w:val="0"/>
          <w:iCs/>
          <w:sz w:val="20"/>
          <w:szCs w:val="20"/>
        </w:rPr>
        <w:t>+</w:t>
      </w:r>
      <w:r w:rsidRPr="00C94020">
        <w:rPr>
          <w:b w:val="0"/>
          <w:bCs w:val="0"/>
          <w:iCs/>
          <w:sz w:val="20"/>
          <w:szCs w:val="20"/>
        </w:rPr>
        <w:t>T</w:t>
      </w:r>
      <w:r w:rsidRPr="00C94020">
        <w:rPr>
          <w:b w:val="0"/>
          <w:bCs w:val="0"/>
          <w:iCs/>
          <w:sz w:val="20"/>
          <w:szCs w:val="20"/>
          <w:vertAlign w:val="subscript"/>
        </w:rPr>
        <w:t>s</w:t>
      </w:r>
      <w:proofErr w:type="spellEnd"/>
    </w:p>
    <w:p w14:paraId="387770D1" w14:textId="0F2D0514" w:rsidR="008E6F4D" w:rsidRPr="004D55DB" w:rsidRDefault="00FB3076" w:rsidP="008E6F4D">
      <w:pPr>
        <w:pStyle w:val="Keywords"/>
        <w:spacing w:after="0" w:line="276" w:lineRule="auto"/>
        <w:ind w:left="1440" w:firstLine="720"/>
        <w:jc w:val="left"/>
        <w:rPr>
          <w:b w:val="0"/>
          <w:bCs w:val="0"/>
          <w:i w:val="0"/>
          <w:iCs/>
          <w:sz w:val="20"/>
          <w:szCs w:val="20"/>
        </w:rPr>
      </w:pPr>
      <m:oMathPara>
        <m:oMathParaPr>
          <m:jc m:val="left"/>
        </m:oMathParaPr>
        <m:oMath>
          <m:sSub>
            <m:sSubPr>
              <m:ctrlPr>
                <w:rPr>
                  <w:rFonts w:ascii="Cambria Math" w:hAnsi="Cambria Math"/>
                  <w:b w:val="0"/>
                  <w:bCs w:val="0"/>
                  <w:iCs/>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r>
            <m:rPr>
              <m:sty m:val="bi"/>
            </m:rPr>
            <w:rPr>
              <w:rFonts w:ascii="Cambria Math" w:hAnsi="Cambria Math"/>
              <w:sz w:val="20"/>
              <w:szCs w:val="20"/>
            </w:rPr>
            <m:t>=</m:t>
          </m:r>
          <m:sSub>
            <m:sSubPr>
              <m:ctrlPr>
                <w:rPr>
                  <w:rFonts w:ascii="Cambria Math" w:hAnsi="Cambria Math"/>
                  <w:b w:val="0"/>
                  <w:bCs w:val="0"/>
                  <w:iCs/>
                  <w:sz w:val="20"/>
                  <w:szCs w:val="20"/>
                </w:rPr>
              </m:ctrlPr>
            </m:sSubPr>
            <m:e>
              <m:r>
                <m:rPr>
                  <m:sty m:val="bi"/>
                </m:rPr>
                <w:rPr>
                  <w:rFonts w:ascii="Cambria Math" w:hAnsi="Cambria Math"/>
                  <w:sz w:val="20"/>
                  <w:szCs w:val="20"/>
                </w:rPr>
                <m:t>e</m:t>
              </m:r>
            </m:e>
            <m:sub>
              <m:r>
                <m:rPr>
                  <m:sty m:val="bi"/>
                </m:rPr>
                <w:rPr>
                  <w:rFonts w:ascii="Cambria Math" w:hAnsi="Cambria Math"/>
                  <w:sz w:val="20"/>
                  <w:szCs w:val="20"/>
                </w:rPr>
                <m:t>max</m:t>
              </m:r>
            </m:sub>
          </m:sSub>
          <m:r>
            <m:rPr>
              <m:sty m:val="bi"/>
            </m:rPr>
            <w:rPr>
              <w:rFonts w:ascii="Cambria Math" w:hAnsi="Cambria Math"/>
              <w:sz w:val="20"/>
              <w:szCs w:val="20"/>
            </w:rPr>
            <m:t>∙exp</m:t>
          </m:r>
          <m:d>
            <m:dPr>
              <m:ctrlPr>
                <w:rPr>
                  <w:rFonts w:ascii="Cambria Math" w:hAnsi="Cambria Math"/>
                  <w:b w:val="0"/>
                  <w:bCs w:val="0"/>
                  <w:iCs/>
                  <w:sz w:val="20"/>
                  <w:szCs w:val="20"/>
                </w:rPr>
              </m:ctrlPr>
            </m:dPr>
            <m:e>
              <m:r>
                <m:rPr>
                  <m:sty m:val="bi"/>
                </m:rPr>
                <w:rPr>
                  <w:rFonts w:ascii="Cambria Math" w:hAnsi="Cambria Math"/>
                  <w:sz w:val="20"/>
                  <w:szCs w:val="20"/>
                </w:rPr>
                <m:t>-t/τ</m:t>
              </m:r>
            </m:e>
          </m:d>
        </m:oMath>
      </m:oMathPara>
    </w:p>
    <w:p w14:paraId="387770D2" w14:textId="391DD524" w:rsidR="008E6F4D" w:rsidRPr="004D55DB" w:rsidRDefault="00FB3076" w:rsidP="008E6F4D">
      <w:pPr>
        <w:pStyle w:val="Keywords"/>
        <w:spacing w:after="0" w:line="276" w:lineRule="auto"/>
        <w:ind w:left="1440" w:firstLine="720"/>
        <w:jc w:val="left"/>
        <w:rPr>
          <w:b w:val="0"/>
          <w:bCs w:val="0"/>
          <w:i w:val="0"/>
          <w:iCs/>
          <w:sz w:val="20"/>
          <w:szCs w:val="20"/>
          <w:lang w:val="pl-PL"/>
        </w:rPr>
      </w:pPr>
      <m:oMathPara>
        <m:oMathParaPr>
          <m:jc m:val="left"/>
        </m:oMathParaPr>
        <m:oMath>
          <m:sSub>
            <m:sSubPr>
              <m:ctrlPr>
                <w:rPr>
                  <w:rFonts w:ascii="Cambria Math" w:hAnsi="Cambria Math"/>
                  <w:b w:val="0"/>
                  <w:bCs w:val="0"/>
                  <w:iCs/>
                  <w:sz w:val="20"/>
                  <w:szCs w:val="20"/>
                </w:rPr>
              </m:ctrlPr>
            </m:sSubPr>
            <m:e>
              <m:acc>
                <m:accPr>
                  <m:chr m:val="̇"/>
                  <m:ctrlPr>
                    <w:rPr>
                      <w:rFonts w:ascii="Cambria Math" w:hAnsi="Cambria Math"/>
                      <w:b w:val="0"/>
                      <w:bCs w:val="0"/>
                      <w:iCs/>
                      <w:sz w:val="20"/>
                      <w:szCs w:val="20"/>
                    </w:rPr>
                  </m:ctrlPr>
                </m:accPr>
                <m:e>
                  <m:r>
                    <m:rPr>
                      <m:sty m:val="bi"/>
                    </m:rPr>
                    <w:rPr>
                      <w:rFonts w:ascii="Cambria Math" w:hAnsi="Cambria Math"/>
                      <w:sz w:val="20"/>
                      <w:szCs w:val="20"/>
                    </w:rPr>
                    <m:t>e</m:t>
                  </m:r>
                </m:e>
              </m:acc>
            </m:e>
            <m:sub>
              <m:r>
                <m:rPr>
                  <m:sty m:val="bi"/>
                </m:rPr>
                <w:rPr>
                  <w:rFonts w:ascii="Cambria Math" w:hAnsi="Cambria Math"/>
                  <w:sz w:val="20"/>
                  <w:szCs w:val="20"/>
                </w:rPr>
                <m:t>i</m:t>
              </m:r>
            </m:sub>
          </m:sSub>
          <m:r>
            <m:rPr>
              <m:sty m:val="bi"/>
            </m:rPr>
            <w:rPr>
              <w:rFonts w:ascii="Cambria Math" w:hAnsi="Cambria Math"/>
              <w:sz w:val="20"/>
              <w:szCs w:val="20"/>
            </w:rPr>
            <m:t>=</m:t>
          </m:r>
          <m:d>
            <m:dPr>
              <m:ctrlPr>
                <w:rPr>
                  <w:rFonts w:ascii="Cambria Math" w:hAnsi="Cambria Math"/>
                  <w:b w:val="0"/>
                  <w:bCs w:val="0"/>
                  <w:iCs/>
                  <w:sz w:val="20"/>
                  <w:szCs w:val="20"/>
                </w:rPr>
              </m:ctrlPr>
            </m:dPr>
            <m:e>
              <m:sSub>
                <m:sSubPr>
                  <m:ctrlPr>
                    <w:rPr>
                      <w:rFonts w:ascii="Cambria Math" w:hAnsi="Cambria Math"/>
                      <w:b w:val="0"/>
                      <w:bCs w:val="0"/>
                      <w:iCs/>
                      <w:sz w:val="20"/>
                      <w:szCs w:val="20"/>
                    </w:rPr>
                  </m:ctrlPr>
                </m:sSubPr>
                <m:e>
                  <m:r>
                    <m:rPr>
                      <m:sty m:val="bi"/>
                    </m:rPr>
                    <w:rPr>
                      <w:rFonts w:ascii="Cambria Math" w:hAnsi="Cambria Math"/>
                      <w:sz w:val="20"/>
                      <w:szCs w:val="20"/>
                    </w:rPr>
                    <m:t>e</m:t>
                  </m:r>
                </m:e>
                <m:sub>
                  <m:r>
                    <m:rPr>
                      <m:sty m:val="bi"/>
                    </m:rPr>
                    <w:rPr>
                      <w:rFonts w:ascii="Cambria Math" w:hAnsi="Cambria Math"/>
                      <w:sz w:val="20"/>
                      <w:szCs w:val="20"/>
                    </w:rPr>
                    <m:t>max</m:t>
                  </m:r>
                </m:sub>
              </m:sSub>
              <m:r>
                <m:rPr>
                  <m:sty m:val="bi"/>
                </m:rPr>
                <w:rPr>
                  <w:rFonts w:ascii="Cambria Math" w:hAnsi="Cambria Math"/>
                  <w:sz w:val="20"/>
                  <w:szCs w:val="20"/>
                </w:rPr>
                <m:t>/</m:t>
              </m:r>
              <m:sSub>
                <m:sSubPr>
                  <m:ctrlPr>
                    <w:rPr>
                      <w:rFonts w:ascii="Cambria Math" w:hAnsi="Cambria Math"/>
                      <w:b w:val="0"/>
                      <w:bCs w:val="0"/>
                      <w:iCs/>
                      <w:sz w:val="20"/>
                      <w:szCs w:val="20"/>
                    </w:rPr>
                  </m:ctrlPr>
                </m:sSubPr>
                <m:e>
                  <m:r>
                    <m:rPr>
                      <m:sty m:val="bi"/>
                    </m:rPr>
                    <w:rPr>
                      <w:rFonts w:ascii="Cambria Math" w:hAnsi="Cambria Math"/>
                      <w:sz w:val="20"/>
                      <w:szCs w:val="20"/>
                    </w:rPr>
                    <m:t>T</m:t>
                  </m:r>
                </m:e>
                <m:sub>
                  <m:r>
                    <m:rPr>
                      <m:sty m:val="bi"/>
                    </m:rPr>
                    <w:rPr>
                      <w:rFonts w:ascii="Cambria Math" w:hAnsi="Cambria Math"/>
                      <w:sz w:val="20"/>
                      <w:szCs w:val="20"/>
                    </w:rPr>
                    <m:t>s</m:t>
                  </m:r>
                </m:sub>
              </m:sSub>
            </m:e>
          </m:d>
          <m:r>
            <m:rPr>
              <m:sty m:val="bi"/>
            </m:rPr>
            <w:rPr>
              <w:rFonts w:ascii="Cambria Math" w:hAnsi="Cambria Math"/>
              <w:sz w:val="20"/>
              <w:szCs w:val="20"/>
            </w:rPr>
            <m:t>∙exp</m:t>
          </m:r>
          <m:d>
            <m:dPr>
              <m:ctrlPr>
                <w:rPr>
                  <w:rFonts w:ascii="Cambria Math" w:hAnsi="Cambria Math"/>
                  <w:b w:val="0"/>
                  <w:bCs w:val="0"/>
                  <w:iCs/>
                  <w:sz w:val="20"/>
                  <w:szCs w:val="20"/>
                </w:rPr>
              </m:ctrlPr>
            </m:dPr>
            <m:e>
              <m:r>
                <m:rPr>
                  <m:sty m:val="bi"/>
                </m:rPr>
                <w:rPr>
                  <w:rFonts w:ascii="Cambria Math" w:hAnsi="Cambria Math"/>
                  <w:sz w:val="20"/>
                  <w:szCs w:val="20"/>
                </w:rPr>
                <m:t>-t/τ</m:t>
              </m:r>
            </m:e>
          </m:d>
        </m:oMath>
      </m:oMathPara>
    </w:p>
    <w:p w14:paraId="387770D3" w14:textId="505EE610" w:rsidR="008E6F4D" w:rsidRPr="00C94020" w:rsidRDefault="008E6F4D" w:rsidP="008E6F4D">
      <w:pPr>
        <w:pStyle w:val="Keywords"/>
        <w:spacing w:after="0" w:line="276" w:lineRule="auto"/>
        <w:ind w:firstLine="720"/>
        <w:jc w:val="left"/>
        <w:rPr>
          <w:b w:val="0"/>
          <w:bCs w:val="0"/>
          <w:i w:val="0"/>
          <w:sz w:val="20"/>
          <w:szCs w:val="20"/>
        </w:rPr>
      </w:pPr>
      <w:r w:rsidRPr="00C94020">
        <w:rPr>
          <w:i w:val="0"/>
          <w:iCs/>
          <w:sz w:val="20"/>
          <w:szCs w:val="20"/>
        </w:rPr>
        <w:t>UNTIL</w:t>
      </w:r>
      <w:r w:rsidRPr="00C94020">
        <w:rPr>
          <w:b w:val="0"/>
          <w:bCs w:val="0"/>
          <w:i w:val="0"/>
          <w:iCs/>
          <w:sz w:val="20"/>
          <w:szCs w:val="20"/>
        </w:rPr>
        <w:t xml:space="preserve"> </w:t>
      </w:r>
      <m:oMath>
        <m:sSub>
          <m:sSubPr>
            <m:ctrlPr>
              <w:rPr>
                <w:rFonts w:ascii="Cambria Math" w:hAnsi="Cambria Math"/>
                <w:b w:val="0"/>
                <w:bCs w:val="0"/>
                <w:iCs/>
                <w:sz w:val="20"/>
                <w:szCs w:val="20"/>
              </w:rPr>
            </m:ctrlPr>
          </m:sSubPr>
          <m:e>
            <m:acc>
              <m:accPr>
                <m:chr m:val="̇"/>
                <m:ctrlPr>
                  <w:rPr>
                    <w:rFonts w:ascii="Cambria Math" w:hAnsi="Cambria Math"/>
                    <w:b w:val="0"/>
                    <w:bCs w:val="0"/>
                    <w:iCs/>
                    <w:sz w:val="20"/>
                    <w:szCs w:val="20"/>
                  </w:rPr>
                </m:ctrlPr>
              </m:accPr>
              <m:e>
                <m:r>
                  <m:rPr>
                    <m:sty m:val="bi"/>
                  </m:rPr>
                  <w:rPr>
                    <w:rFonts w:ascii="Cambria Math" w:hAnsi="Cambria Math"/>
                    <w:sz w:val="20"/>
                    <w:szCs w:val="20"/>
                  </w:rPr>
                  <m:t>e</m:t>
                </m:r>
              </m:e>
            </m:acc>
          </m:e>
          <m:sub>
            <m:r>
              <m:rPr>
                <m:sty m:val="bi"/>
              </m:rPr>
              <w:rPr>
                <w:rFonts w:ascii="Cambria Math" w:hAnsi="Cambria Math"/>
                <w:sz w:val="20"/>
                <w:szCs w:val="20"/>
              </w:rPr>
              <m:t>i</m:t>
            </m:r>
          </m:sub>
        </m:sSub>
        <m:r>
          <m:rPr>
            <m:sty m:val="bi"/>
          </m:rPr>
          <w:rPr>
            <w:rFonts w:ascii="Cambria Math" w:hAnsi="Cambria Math"/>
            <w:sz w:val="20"/>
            <w:szCs w:val="20"/>
          </w:rPr>
          <m:t>+</m:t>
        </m:r>
        <m:d>
          <m:dPr>
            <m:ctrlPr>
              <w:rPr>
                <w:rFonts w:ascii="Cambria Math" w:eastAsia="Times New Roman" w:hAnsi="Cambria Math"/>
                <w:b w:val="0"/>
                <w:bCs w:val="0"/>
                <w:iCs/>
                <w:sz w:val="20"/>
                <w:szCs w:val="20"/>
              </w:rPr>
            </m:ctrlPr>
          </m:dPr>
          <m:e>
            <m:r>
              <m:rPr>
                <m:sty m:val="bi"/>
              </m:rPr>
              <w:rPr>
                <w:rFonts w:ascii="Cambria Math" w:hAnsi="Cambria Math"/>
                <w:sz w:val="20"/>
                <w:szCs w:val="20"/>
              </w:rPr>
              <m:t>1/</m:t>
            </m:r>
            <m:sSub>
              <m:sSubPr>
                <m:ctrlPr>
                  <w:rPr>
                    <w:rFonts w:ascii="Cambria Math" w:eastAsia="Times New Roman" w:hAnsi="Cambria Math"/>
                    <w:b w:val="0"/>
                    <w:bCs w:val="0"/>
                    <w:iCs/>
                    <w:sz w:val="20"/>
                    <w:szCs w:val="20"/>
                  </w:rPr>
                </m:ctrlPr>
              </m:sSubPr>
              <m:e>
                <m:r>
                  <m:rPr>
                    <m:sty m:val="bi"/>
                  </m:rPr>
                  <w:rPr>
                    <w:rFonts w:ascii="Cambria Math" w:hAnsi="Cambria Math"/>
                    <w:sz w:val="20"/>
                    <w:szCs w:val="20"/>
                  </w:rPr>
                  <m:t>T</m:t>
                </m:r>
              </m:e>
              <m:sub>
                <m:r>
                  <m:rPr>
                    <m:sty m:val="bi"/>
                  </m:rPr>
                  <w:rPr>
                    <w:rFonts w:ascii="Cambria Math" w:hAnsi="Cambria Math"/>
                    <w:sz w:val="20"/>
                    <w:szCs w:val="20"/>
                  </w:rPr>
                  <m:t>I</m:t>
                </m:r>
              </m:sub>
            </m:sSub>
          </m:e>
        </m:d>
        <m:sSub>
          <m:sSubPr>
            <m:ctrlPr>
              <w:rPr>
                <w:rFonts w:ascii="Cambria Math" w:hAnsi="Cambria Math"/>
                <w:b w:val="0"/>
                <w:bCs w:val="0"/>
                <w:i w:val="0"/>
                <w:iCs/>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oMath>
      <w:r w:rsidRPr="00C94020">
        <w:rPr>
          <w:b w:val="0"/>
          <w:bCs w:val="0"/>
          <w:i w:val="0"/>
          <w:iCs/>
          <w:sz w:val="20"/>
          <w:szCs w:val="20"/>
        </w:rPr>
        <w:t xml:space="preserve"> &lt; </w:t>
      </w:r>
      <w:r w:rsidRPr="00C94020">
        <w:rPr>
          <w:b w:val="0"/>
          <w:bCs w:val="0"/>
          <w:sz w:val="20"/>
          <w:szCs w:val="20"/>
        </w:rPr>
        <w:t>precision</w:t>
      </w:r>
    </w:p>
    <w:p w14:paraId="387770D4" w14:textId="77777777" w:rsidR="008E6F4D" w:rsidRPr="00C94020" w:rsidRDefault="008E6F4D" w:rsidP="008E6F4D">
      <w:pPr>
        <w:pStyle w:val="Keywords"/>
        <w:spacing w:after="0" w:line="276" w:lineRule="auto"/>
        <w:ind w:left="720" w:firstLine="0"/>
        <w:jc w:val="left"/>
        <w:rPr>
          <w:b w:val="0"/>
          <w:bCs w:val="0"/>
          <w:i w:val="0"/>
          <w:iCs/>
          <w:sz w:val="20"/>
          <w:szCs w:val="20"/>
        </w:rPr>
      </w:pPr>
      <w:proofErr w:type="spellStart"/>
      <w:r w:rsidRPr="00C94020">
        <w:rPr>
          <w:b w:val="0"/>
          <w:bCs w:val="0"/>
          <w:sz w:val="20"/>
          <w:szCs w:val="20"/>
        </w:rPr>
        <w:t>i</w:t>
      </w:r>
      <w:r w:rsidRPr="00C94020">
        <w:rPr>
          <w:b w:val="0"/>
          <w:bCs w:val="0"/>
          <w:sz w:val="20"/>
          <w:szCs w:val="20"/>
          <w:vertAlign w:val="subscript"/>
        </w:rPr>
        <w:t>max</w:t>
      </w:r>
      <w:proofErr w:type="spellEnd"/>
      <w:r w:rsidRPr="00C94020">
        <w:rPr>
          <w:b w:val="0"/>
          <w:bCs w:val="0"/>
          <w:i w:val="0"/>
          <w:sz w:val="20"/>
          <w:szCs w:val="20"/>
        </w:rPr>
        <w:t xml:space="preserve"> = </w:t>
      </w:r>
      <w:proofErr w:type="spellStart"/>
      <w:r w:rsidRPr="00C94020">
        <w:rPr>
          <w:b w:val="0"/>
          <w:bCs w:val="0"/>
          <w:iCs/>
          <w:sz w:val="20"/>
          <w:szCs w:val="20"/>
        </w:rPr>
        <w:t>i</w:t>
      </w:r>
      <w:proofErr w:type="spellEnd"/>
      <w:r w:rsidRPr="00C94020">
        <w:rPr>
          <w:b w:val="0"/>
          <w:bCs w:val="0"/>
          <w:sz w:val="20"/>
          <w:szCs w:val="20"/>
        </w:rPr>
        <w:t>,</w:t>
      </w:r>
    </w:p>
    <w:p w14:paraId="387770D5" w14:textId="77777777" w:rsidR="008E6F4D" w:rsidRPr="00C94020" w:rsidRDefault="008E6F4D" w:rsidP="008E6F4D">
      <w:pPr>
        <w:jc w:val="both"/>
        <w:rPr>
          <w:rFonts w:ascii="Times New Roman" w:hAnsi="Times New Roman" w:cs="Times New Roman"/>
          <w:sz w:val="20"/>
          <w:szCs w:val="20"/>
        </w:rPr>
      </w:pPr>
    </w:p>
    <w:p w14:paraId="387770D6" w14:textId="77777777" w:rsidR="008E6F4D" w:rsidRPr="00C94020" w:rsidRDefault="008E6F4D" w:rsidP="008E6F4D">
      <w:pPr>
        <w:jc w:val="both"/>
        <w:rPr>
          <w:rFonts w:ascii="Times New Roman" w:hAnsi="Times New Roman" w:cs="Times New Roman"/>
          <w:i/>
          <w:sz w:val="20"/>
          <w:szCs w:val="20"/>
        </w:rPr>
      </w:pPr>
      <w:r w:rsidRPr="00C94020">
        <w:rPr>
          <w:rFonts w:ascii="Times New Roman" w:hAnsi="Times New Roman" w:cs="Times New Roman"/>
          <w:sz w:val="20"/>
          <w:szCs w:val="20"/>
        </w:rPr>
        <w:t xml:space="preserve">and the values of </w:t>
      </w:r>
      <m:oMath>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max</m:t>
            </m:r>
          </m:sub>
        </m:sSub>
        <m:r>
          <w:rPr>
            <w:rFonts w:ascii="Cambria Math" w:hAnsi="Cambria Math" w:cs="Times New Roman"/>
            <w:sz w:val="20"/>
            <w:szCs w:val="20"/>
          </w:rPr>
          <m:t xml:space="preserve"> </m:t>
        </m:r>
      </m:oMath>
      <w:r w:rsidRPr="00C94020">
        <w:rPr>
          <w:rFonts w:ascii="Times New Roman" w:hAnsi="Times New Roman" w:cs="Times New Roman"/>
          <w:sz w:val="20"/>
          <w:szCs w:val="20"/>
        </w:rPr>
        <w:t xml:space="preserve">and </w:t>
      </w:r>
      <w:r w:rsidRPr="00C94020">
        <w:rPr>
          <w:rFonts w:ascii="Times New Roman" w:hAnsi="Times New Roman" w:cs="Times New Roman"/>
          <w:i/>
          <w:iCs/>
          <w:sz w:val="20"/>
          <w:szCs w:val="20"/>
        </w:rPr>
        <w:t>precision</w:t>
      </w:r>
      <w:r w:rsidRPr="00C94020">
        <w:rPr>
          <w:rFonts w:ascii="Times New Roman" w:hAnsi="Times New Roman" w:cs="Times New Roman"/>
          <w:sz w:val="20"/>
          <w:szCs w:val="20"/>
        </w:rPr>
        <w:t xml:space="preserve"> should be chosen according to the technological requirements and expected precision of control. Parameter </w:t>
      </w:r>
      <m:oMath>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max</m:t>
            </m:r>
          </m:sub>
        </m:sSub>
        <m:r>
          <w:rPr>
            <w:rFonts w:ascii="Cambria Math" w:hAnsi="Cambria Math" w:cs="Times New Roman"/>
            <w:sz w:val="20"/>
            <w:szCs w:val="20"/>
          </w:rPr>
          <m:t xml:space="preserve"> </m:t>
        </m:r>
      </m:oMath>
      <w:r w:rsidRPr="00C94020">
        <w:rPr>
          <w:rFonts w:ascii="Times New Roman" w:hAnsi="Times New Roman" w:cs="Times New Roman"/>
          <w:sz w:val="20"/>
          <w:szCs w:val="20"/>
        </w:rPr>
        <w:t xml:space="preserve">defines the maximum expected value of the control error that can occur in the control system. Thus, it </w:t>
      </w:r>
      <w:r>
        <w:rPr>
          <w:rFonts w:ascii="Times New Roman" w:hAnsi="Times New Roman" w:cs="Times New Roman"/>
          <w:sz w:val="20"/>
          <w:szCs w:val="20"/>
        </w:rPr>
        <w:t xml:space="preserve">enables the </w:t>
      </w:r>
      <w:r w:rsidRPr="00C94020">
        <w:rPr>
          <w:rFonts w:ascii="Times New Roman" w:hAnsi="Times New Roman" w:cs="Times New Roman"/>
          <w:sz w:val="20"/>
          <w:szCs w:val="20"/>
        </w:rPr>
        <w:t xml:space="preserve">initialization </w:t>
      </w:r>
      <w:r>
        <w:rPr>
          <w:rFonts w:ascii="Times New Roman" w:hAnsi="Times New Roman" w:cs="Times New Roman"/>
          <w:sz w:val="20"/>
          <w:szCs w:val="20"/>
        </w:rPr>
        <w:t xml:space="preserve">of the control error variation </w:t>
      </w:r>
      <w:r w:rsidRPr="00C94020">
        <w:rPr>
          <w:rFonts w:ascii="Times New Roman" w:hAnsi="Times New Roman" w:cs="Times New Roman"/>
          <w:sz w:val="20"/>
          <w:szCs w:val="20"/>
        </w:rPr>
        <w:t xml:space="preserve">within the range </w:t>
      </w:r>
      <m:oMath>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max</m:t>
            </m:r>
          </m:sub>
        </m:sSub>
      </m:oMath>
      <w:r w:rsidRPr="00C94020">
        <w:rPr>
          <w:rFonts w:ascii="Times New Roman" w:hAnsi="Times New Roman" w:cs="Times New Roman"/>
          <w:sz w:val="20"/>
          <w:szCs w:val="20"/>
        </w:rPr>
        <w:t xml:space="preserve">. Parameter </w:t>
      </w:r>
      <w:r w:rsidRPr="00C94020">
        <w:rPr>
          <w:rFonts w:ascii="Times New Roman" w:hAnsi="Times New Roman" w:cs="Times New Roman"/>
          <w:i/>
          <w:iCs/>
          <w:sz w:val="20"/>
          <w:szCs w:val="20"/>
        </w:rPr>
        <w:t>precision</w:t>
      </w:r>
      <w:r w:rsidRPr="00C94020">
        <w:rPr>
          <w:rFonts w:ascii="Times New Roman" w:hAnsi="Times New Roman" w:cs="Times New Roman"/>
          <w:sz w:val="20"/>
          <w:szCs w:val="20"/>
        </w:rPr>
        <w:t xml:space="preserve"> directly defines the precision of reaching the </w:t>
      </w:r>
      <w:r w:rsidRPr="00C94020">
        <w:rPr>
          <w:rFonts w:ascii="Times New Roman" w:hAnsi="Times New Roman" w:cs="Times New Roman"/>
          <w:i/>
          <w:iCs/>
          <w:sz w:val="20"/>
          <w:szCs w:val="20"/>
        </w:rPr>
        <w:t>goal state</w:t>
      </w:r>
      <w:r w:rsidRPr="00C94020">
        <w:rPr>
          <w:rFonts w:ascii="Times New Roman" w:hAnsi="Times New Roman" w:cs="Times New Roman"/>
          <w:sz w:val="20"/>
          <w:szCs w:val="20"/>
        </w:rPr>
        <w:t xml:space="preserve"> (2). </w:t>
      </w:r>
    </w:p>
    <w:p w14:paraId="387770D7" w14:textId="77777777" w:rsidR="008E6F4D" w:rsidRPr="00C94020" w:rsidRDefault="008E6F4D" w:rsidP="008E6F4D">
      <w:pPr>
        <w:jc w:val="both"/>
        <w:rPr>
          <w:rFonts w:ascii="Times New Roman" w:hAnsi="Times New Roman" w:cs="Times New Roman"/>
          <w:sz w:val="20"/>
          <w:szCs w:val="20"/>
        </w:rPr>
      </w:pPr>
      <w:r w:rsidRPr="00C94020">
        <w:rPr>
          <w:rFonts w:ascii="Times New Roman" w:hAnsi="Times New Roman" w:cs="Times New Roman"/>
          <w:sz w:val="20"/>
          <w:szCs w:val="20"/>
        </w:rPr>
        <w:t xml:space="preserve">After completing the discretization procedure, </w:t>
      </w:r>
      <w:r>
        <w:rPr>
          <w:rFonts w:ascii="Times New Roman" w:hAnsi="Times New Roman" w:cs="Times New Roman"/>
          <w:sz w:val="20"/>
          <w:szCs w:val="20"/>
        </w:rPr>
        <w:t xml:space="preserve">the </w:t>
      </w:r>
      <w:r w:rsidRPr="00C94020">
        <w:rPr>
          <w:rFonts w:ascii="Times New Roman" w:hAnsi="Times New Roman" w:cs="Times New Roman"/>
          <w:sz w:val="20"/>
          <w:szCs w:val="20"/>
        </w:rPr>
        <w:t>two vectors [</w:t>
      </w:r>
      <w:proofErr w:type="spellStart"/>
      <w:r w:rsidRPr="00C94020">
        <w:rPr>
          <w:rFonts w:ascii="Times New Roman" w:hAnsi="Times New Roman" w:cs="Times New Roman"/>
          <w:i/>
          <w:iCs/>
          <w:sz w:val="20"/>
          <w:szCs w:val="20"/>
        </w:rPr>
        <w:t>e</w:t>
      </w:r>
      <w:r w:rsidRPr="00C94020">
        <w:rPr>
          <w:rFonts w:ascii="Times New Roman" w:hAnsi="Times New Roman" w:cs="Times New Roman"/>
          <w:i/>
          <w:iCs/>
          <w:sz w:val="20"/>
          <w:szCs w:val="20"/>
          <w:vertAlign w:val="subscript"/>
        </w:rPr>
        <w:t>i</w:t>
      </w:r>
      <w:proofErr w:type="spellEnd"/>
      <w:r w:rsidRPr="00C94020">
        <w:rPr>
          <w:rFonts w:ascii="Times New Roman" w:hAnsi="Times New Roman" w:cs="Times New Roman"/>
          <w:sz w:val="20"/>
          <w:szCs w:val="20"/>
        </w:rPr>
        <w:t xml:space="preserve">] and </w:t>
      </w:r>
      <m:oMath>
        <m:r>
          <w:rPr>
            <w:rFonts w:ascii="Cambria Math" w:hAnsi="Cambria Math" w:cs="Times New Roman"/>
            <w:sz w:val="20"/>
            <w:szCs w:val="20"/>
          </w:rPr>
          <m:t>[</m:t>
        </m:r>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lang w:val="pl-PL"/>
                  </w:rPr>
                  <m:t>e</m:t>
                </m:r>
              </m:e>
            </m:acc>
          </m:e>
          <m:sub>
            <m:r>
              <w:rPr>
                <w:rFonts w:ascii="Cambria Math" w:hAnsi="Cambria Math" w:cs="Times New Roman"/>
                <w:sz w:val="20"/>
                <w:szCs w:val="20"/>
                <w:lang w:val="pl-PL"/>
              </w:rPr>
              <m:t>i</m:t>
            </m:r>
          </m:sub>
        </m:sSub>
        <m:r>
          <w:rPr>
            <w:rFonts w:ascii="Cambria Math" w:hAnsi="Cambria Math" w:cs="Times New Roman"/>
            <w:sz w:val="20"/>
            <w:szCs w:val="20"/>
          </w:rPr>
          <m:t>]</m:t>
        </m:r>
      </m:oMath>
      <w:r w:rsidRPr="00C94020">
        <w:rPr>
          <w:rFonts w:ascii="Times New Roman" w:hAnsi="Times New Roman" w:cs="Times New Roman"/>
          <w:sz w:val="20"/>
          <w:szCs w:val="20"/>
        </w:rPr>
        <w:t xml:space="preserve"> are computed</w:t>
      </w:r>
      <w:r>
        <w:rPr>
          <w:rFonts w:ascii="Times New Roman" w:hAnsi="Times New Roman" w:cs="Times New Roman"/>
          <w:sz w:val="20"/>
          <w:szCs w:val="20"/>
        </w:rPr>
        <w:t>,</w:t>
      </w:r>
      <w:r w:rsidRPr="00C94020">
        <w:rPr>
          <w:rFonts w:ascii="Times New Roman" w:hAnsi="Times New Roman" w:cs="Times New Roman"/>
          <w:sz w:val="20"/>
          <w:szCs w:val="20"/>
        </w:rPr>
        <w:t xml:space="preserve"> and both vectors are the same size </w:t>
      </w:r>
      <w:proofErr w:type="spellStart"/>
      <w:r w:rsidRPr="00C94020">
        <w:rPr>
          <w:rFonts w:ascii="Times New Roman" w:hAnsi="Times New Roman" w:cs="Times New Roman"/>
          <w:i/>
          <w:iCs/>
          <w:sz w:val="20"/>
          <w:szCs w:val="20"/>
        </w:rPr>
        <w:t>i</w:t>
      </w:r>
      <w:proofErr w:type="spellEnd"/>
      <w:r w:rsidRPr="00C94020">
        <w:rPr>
          <w:rFonts w:ascii="Times New Roman" w:hAnsi="Times New Roman" w:cs="Times New Roman"/>
          <w:sz w:val="20"/>
          <w:szCs w:val="20"/>
        </w:rPr>
        <w:t xml:space="preserve"> = 1...</w:t>
      </w:r>
      <w:proofErr w:type="spellStart"/>
      <w:r w:rsidRPr="00C94020">
        <w:rPr>
          <w:rFonts w:ascii="Times New Roman" w:hAnsi="Times New Roman" w:cs="Times New Roman"/>
          <w:i/>
          <w:iCs/>
          <w:sz w:val="20"/>
          <w:szCs w:val="20"/>
        </w:rPr>
        <w:t>i</w:t>
      </w:r>
      <w:r w:rsidRPr="00C94020">
        <w:rPr>
          <w:rFonts w:ascii="Times New Roman" w:hAnsi="Times New Roman" w:cs="Times New Roman"/>
          <w:i/>
          <w:iCs/>
          <w:sz w:val="20"/>
          <w:szCs w:val="20"/>
          <w:vertAlign w:val="subscript"/>
        </w:rPr>
        <w:t>max</w:t>
      </w:r>
      <w:proofErr w:type="spellEnd"/>
      <w:r w:rsidRPr="00C94020">
        <w:rPr>
          <w:rFonts w:ascii="Times New Roman" w:hAnsi="Times New Roman" w:cs="Times New Roman"/>
          <w:sz w:val="20"/>
          <w:szCs w:val="20"/>
        </w:rPr>
        <w:t xml:space="preserve">. Then, boundaries of state intervals </w:t>
      </w:r>
      <w:proofErr w:type="spellStart"/>
      <w:r w:rsidRPr="00C94020">
        <w:rPr>
          <w:rFonts w:ascii="Times New Roman" w:hAnsi="Times New Roman" w:cs="Times New Roman"/>
          <w:i/>
          <w:iCs/>
          <w:sz w:val="20"/>
          <w:szCs w:val="20"/>
        </w:rPr>
        <w:t>s</w:t>
      </w:r>
      <w:r w:rsidRPr="00C94020">
        <w:rPr>
          <w:rFonts w:ascii="Times New Roman" w:hAnsi="Times New Roman" w:cs="Times New Roman"/>
          <w:i/>
          <w:iCs/>
          <w:sz w:val="20"/>
          <w:szCs w:val="20"/>
          <w:vertAlign w:val="subscript"/>
        </w:rPr>
        <w:t>k</w:t>
      </w:r>
      <w:proofErr w:type="spellEnd"/>
      <w:r w:rsidRPr="00C94020">
        <w:rPr>
          <w:rFonts w:ascii="Times New Roman" w:hAnsi="Times New Roman" w:cs="Times New Roman"/>
          <w:sz w:val="20"/>
          <w:szCs w:val="20"/>
        </w:rPr>
        <w:t xml:space="preserve"> are also computed based on the vectors [</w:t>
      </w:r>
      <w:proofErr w:type="spellStart"/>
      <w:r w:rsidRPr="00C94020">
        <w:rPr>
          <w:rFonts w:ascii="Times New Roman" w:hAnsi="Times New Roman" w:cs="Times New Roman"/>
          <w:i/>
          <w:iCs/>
          <w:sz w:val="20"/>
          <w:szCs w:val="20"/>
        </w:rPr>
        <w:t>e</w:t>
      </w:r>
      <w:r w:rsidRPr="00C94020">
        <w:rPr>
          <w:rFonts w:ascii="Times New Roman" w:hAnsi="Times New Roman" w:cs="Times New Roman"/>
          <w:i/>
          <w:iCs/>
          <w:sz w:val="20"/>
          <w:szCs w:val="20"/>
          <w:vertAlign w:val="subscript"/>
        </w:rPr>
        <w:t>i</w:t>
      </w:r>
      <w:proofErr w:type="spellEnd"/>
      <w:r w:rsidRPr="00C94020">
        <w:rPr>
          <w:rFonts w:ascii="Times New Roman" w:hAnsi="Times New Roman" w:cs="Times New Roman"/>
          <w:sz w:val="20"/>
          <w:szCs w:val="20"/>
        </w:rPr>
        <w:t xml:space="preserve">] and </w:t>
      </w:r>
      <m:oMath>
        <m:r>
          <w:rPr>
            <w:rFonts w:ascii="Cambria Math" w:hAnsi="Cambria Math" w:cs="Times New Roman"/>
            <w:sz w:val="20"/>
            <w:szCs w:val="20"/>
          </w:rPr>
          <m:t>[</m:t>
        </m:r>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lang w:val="pl-PL"/>
                  </w:rPr>
                  <m:t>e</m:t>
                </m:r>
              </m:e>
            </m:acc>
          </m:e>
          <m:sub>
            <m:r>
              <w:rPr>
                <w:rFonts w:ascii="Cambria Math" w:hAnsi="Cambria Math" w:cs="Times New Roman"/>
                <w:sz w:val="20"/>
                <w:szCs w:val="20"/>
                <w:lang w:val="pl-PL"/>
              </w:rPr>
              <m:t>i</m:t>
            </m:r>
          </m:sub>
        </m:sSub>
        <m:r>
          <w:rPr>
            <w:rFonts w:ascii="Cambria Math" w:hAnsi="Cambria Math" w:cs="Times New Roman"/>
            <w:sz w:val="20"/>
            <w:szCs w:val="20"/>
          </w:rPr>
          <m:t>]</m:t>
        </m:r>
      </m:oMath>
      <w:r w:rsidRPr="00C94020">
        <w:rPr>
          <w:rFonts w:ascii="Times New Roman" w:hAnsi="Times New Roman" w:cs="Times New Roman"/>
          <w:sz w:val="20"/>
          <w:szCs w:val="20"/>
        </w:rPr>
        <w:t>:</w:t>
      </w:r>
    </w:p>
    <w:p w14:paraId="0F8D709F" w14:textId="77777777" w:rsidR="007F16C9" w:rsidRDefault="007F16C9" w:rsidP="008E6F4D">
      <w:pPr>
        <w:jc w:val="both"/>
        <w:rPr>
          <w:rFonts w:ascii="Times New Roman" w:hAnsi="Times New Roman" w:cs="Times New Roman"/>
          <w:bCs/>
          <w:i/>
          <w:sz w:val="20"/>
          <w:szCs w:val="20"/>
        </w:rPr>
      </w:pPr>
    </w:p>
    <w:p w14:paraId="387770D9" w14:textId="59F4632C" w:rsidR="008E6F4D" w:rsidRPr="00C94020" w:rsidRDefault="008E6F4D" w:rsidP="008E6F4D">
      <w:pPr>
        <w:jc w:val="both"/>
        <w:rPr>
          <w:rFonts w:ascii="Times New Roman" w:hAnsi="Times New Roman" w:cs="Times New Roman"/>
          <w:bCs/>
          <w:i/>
          <w:sz w:val="20"/>
          <w:szCs w:val="20"/>
        </w:rPr>
      </w:pPr>
      <w:r w:rsidRPr="00C94020">
        <w:rPr>
          <w:rFonts w:ascii="Times New Roman" w:hAnsi="Times New Roman" w:cs="Times New Roman"/>
          <w:bCs/>
          <w:i/>
          <w:sz w:val="20"/>
          <w:szCs w:val="20"/>
        </w:rPr>
        <w:t>Listing 2:</w:t>
      </w:r>
    </w:p>
    <w:p w14:paraId="387770DA" w14:textId="77777777" w:rsidR="008E6F4D" w:rsidRPr="00C94020" w:rsidRDefault="008E6F4D" w:rsidP="008E6F4D">
      <w:pPr>
        <w:pStyle w:val="Keywords"/>
        <w:spacing w:after="0" w:line="276" w:lineRule="auto"/>
        <w:ind w:left="720" w:firstLine="0"/>
        <w:rPr>
          <w:b w:val="0"/>
          <w:bCs w:val="0"/>
          <w:i w:val="0"/>
          <w:iCs/>
          <w:sz w:val="20"/>
          <w:szCs w:val="20"/>
        </w:rPr>
      </w:pPr>
      <w:r w:rsidRPr="00C94020">
        <w:rPr>
          <w:b w:val="0"/>
          <w:bCs w:val="0"/>
          <w:iCs/>
          <w:sz w:val="20"/>
          <w:szCs w:val="20"/>
        </w:rPr>
        <w:t>k</w:t>
      </w:r>
      <w:r w:rsidRPr="00C94020">
        <w:rPr>
          <w:b w:val="0"/>
          <w:bCs w:val="0"/>
          <w:i w:val="0"/>
          <w:iCs/>
          <w:sz w:val="20"/>
          <w:szCs w:val="20"/>
        </w:rPr>
        <w:t>=0,</w:t>
      </w:r>
    </w:p>
    <w:p w14:paraId="387770DB" w14:textId="77777777" w:rsidR="008E6F4D" w:rsidRPr="00C94020" w:rsidRDefault="008E6F4D" w:rsidP="008E6F4D">
      <w:pPr>
        <w:pStyle w:val="Keywords"/>
        <w:spacing w:after="0" w:line="276" w:lineRule="auto"/>
        <w:ind w:left="720" w:firstLine="0"/>
        <w:rPr>
          <w:b w:val="0"/>
          <w:bCs w:val="0"/>
          <w:i w:val="0"/>
          <w:iCs/>
          <w:sz w:val="20"/>
          <w:szCs w:val="20"/>
          <w:vertAlign w:val="subscript"/>
        </w:rPr>
      </w:pPr>
      <w:r w:rsidRPr="00C94020">
        <w:rPr>
          <w:i w:val="0"/>
          <w:iCs/>
          <w:sz w:val="20"/>
          <w:szCs w:val="20"/>
        </w:rPr>
        <w:t>FOR</w:t>
      </w:r>
      <w:r w:rsidRPr="00C94020">
        <w:rPr>
          <w:b w:val="0"/>
          <w:bCs w:val="0"/>
          <w:i w:val="0"/>
          <w:iCs/>
          <w:sz w:val="20"/>
          <w:szCs w:val="20"/>
        </w:rPr>
        <w:t xml:space="preserve"> </w:t>
      </w:r>
      <w:proofErr w:type="spellStart"/>
      <w:r w:rsidRPr="00C94020">
        <w:rPr>
          <w:b w:val="0"/>
          <w:bCs w:val="0"/>
          <w:iCs/>
          <w:sz w:val="20"/>
          <w:szCs w:val="20"/>
        </w:rPr>
        <w:t>i</w:t>
      </w:r>
      <w:proofErr w:type="spellEnd"/>
      <w:r w:rsidRPr="00C94020">
        <w:rPr>
          <w:b w:val="0"/>
          <w:bCs w:val="0"/>
          <w:i w:val="0"/>
          <w:iCs/>
          <w:sz w:val="20"/>
          <w:szCs w:val="20"/>
        </w:rPr>
        <w:t xml:space="preserve">=1 to </w:t>
      </w:r>
      <w:proofErr w:type="spellStart"/>
      <w:r w:rsidRPr="00C94020">
        <w:rPr>
          <w:b w:val="0"/>
          <w:bCs w:val="0"/>
          <w:iCs/>
          <w:sz w:val="20"/>
          <w:szCs w:val="20"/>
        </w:rPr>
        <w:t>i</w:t>
      </w:r>
      <w:r w:rsidRPr="00C94020">
        <w:rPr>
          <w:b w:val="0"/>
          <w:bCs w:val="0"/>
          <w:iCs/>
          <w:sz w:val="20"/>
          <w:szCs w:val="20"/>
          <w:vertAlign w:val="subscript"/>
        </w:rPr>
        <w:t>max</w:t>
      </w:r>
      <w:proofErr w:type="spellEnd"/>
    </w:p>
    <w:p w14:paraId="387770DC" w14:textId="77777777" w:rsidR="008E6F4D" w:rsidRPr="00C94020" w:rsidRDefault="008E6F4D" w:rsidP="008E6F4D">
      <w:pPr>
        <w:pStyle w:val="Keywords"/>
        <w:spacing w:after="0" w:line="276" w:lineRule="auto"/>
        <w:ind w:left="720" w:firstLine="0"/>
        <w:rPr>
          <w:b w:val="0"/>
          <w:bCs w:val="0"/>
          <w:i w:val="0"/>
          <w:iCs/>
          <w:sz w:val="20"/>
          <w:szCs w:val="20"/>
          <w:vertAlign w:val="subscript"/>
        </w:rPr>
      </w:pPr>
      <w:r w:rsidRPr="00C94020">
        <w:rPr>
          <w:b w:val="0"/>
          <w:bCs w:val="0"/>
          <w:i w:val="0"/>
          <w:iCs/>
          <w:sz w:val="20"/>
          <w:szCs w:val="20"/>
        </w:rPr>
        <w:tab/>
      </w:r>
      <w:r w:rsidRPr="00C94020">
        <w:rPr>
          <w:i w:val="0"/>
          <w:iCs/>
          <w:sz w:val="20"/>
          <w:szCs w:val="20"/>
        </w:rPr>
        <w:t>FOR</w:t>
      </w:r>
      <w:r w:rsidRPr="00C94020">
        <w:rPr>
          <w:b w:val="0"/>
          <w:bCs w:val="0"/>
          <w:i w:val="0"/>
          <w:iCs/>
          <w:sz w:val="20"/>
          <w:szCs w:val="20"/>
        </w:rPr>
        <w:t xml:space="preserve"> </w:t>
      </w:r>
      <w:r w:rsidRPr="00C94020">
        <w:rPr>
          <w:b w:val="0"/>
          <w:bCs w:val="0"/>
          <w:iCs/>
          <w:sz w:val="20"/>
          <w:szCs w:val="20"/>
        </w:rPr>
        <w:t>j</w:t>
      </w:r>
      <w:r w:rsidRPr="00C94020">
        <w:rPr>
          <w:b w:val="0"/>
          <w:bCs w:val="0"/>
          <w:i w:val="0"/>
          <w:iCs/>
          <w:sz w:val="20"/>
          <w:szCs w:val="20"/>
        </w:rPr>
        <w:t xml:space="preserve">=1 to </w:t>
      </w:r>
      <w:proofErr w:type="spellStart"/>
      <w:r w:rsidRPr="00C94020">
        <w:rPr>
          <w:b w:val="0"/>
          <w:bCs w:val="0"/>
          <w:iCs/>
          <w:sz w:val="20"/>
          <w:szCs w:val="20"/>
        </w:rPr>
        <w:t>i</w:t>
      </w:r>
      <w:r w:rsidRPr="00C94020">
        <w:rPr>
          <w:b w:val="0"/>
          <w:bCs w:val="0"/>
          <w:iCs/>
          <w:sz w:val="20"/>
          <w:szCs w:val="20"/>
          <w:vertAlign w:val="subscript"/>
        </w:rPr>
        <w:t>max</w:t>
      </w:r>
      <w:proofErr w:type="spellEnd"/>
    </w:p>
    <w:p w14:paraId="387770DD" w14:textId="77777777" w:rsidR="008E6F4D" w:rsidRPr="00C94020" w:rsidRDefault="008E6F4D" w:rsidP="008E6F4D">
      <w:pPr>
        <w:pStyle w:val="Keywords"/>
        <w:spacing w:after="0" w:line="276" w:lineRule="auto"/>
        <w:ind w:left="720" w:firstLine="0"/>
        <w:rPr>
          <w:b w:val="0"/>
          <w:bCs w:val="0"/>
          <w:i w:val="0"/>
          <w:iCs/>
          <w:sz w:val="20"/>
          <w:szCs w:val="20"/>
        </w:rPr>
      </w:pPr>
      <w:r w:rsidRPr="00C94020">
        <w:rPr>
          <w:b w:val="0"/>
          <w:bCs w:val="0"/>
          <w:i w:val="0"/>
          <w:iCs/>
          <w:sz w:val="20"/>
          <w:szCs w:val="20"/>
        </w:rPr>
        <w:tab/>
      </w:r>
      <w:r w:rsidRPr="00C94020">
        <w:rPr>
          <w:b w:val="0"/>
          <w:bCs w:val="0"/>
          <w:i w:val="0"/>
          <w:iCs/>
          <w:sz w:val="20"/>
          <w:szCs w:val="20"/>
        </w:rPr>
        <w:tab/>
      </w:r>
      <w:r w:rsidRPr="00C94020">
        <w:rPr>
          <w:i w:val="0"/>
          <w:iCs/>
          <w:sz w:val="20"/>
          <w:szCs w:val="20"/>
        </w:rPr>
        <w:t>INC</w:t>
      </w:r>
      <w:r w:rsidRPr="00C94020">
        <w:rPr>
          <w:b w:val="0"/>
          <w:bCs w:val="0"/>
          <w:i w:val="0"/>
          <w:iCs/>
          <w:sz w:val="20"/>
          <w:szCs w:val="20"/>
        </w:rPr>
        <w:t>(</w:t>
      </w:r>
      <w:r w:rsidRPr="00C94020">
        <w:rPr>
          <w:b w:val="0"/>
          <w:bCs w:val="0"/>
          <w:iCs/>
          <w:sz w:val="20"/>
          <w:szCs w:val="20"/>
        </w:rPr>
        <w:t>k</w:t>
      </w:r>
      <w:r w:rsidRPr="00C94020">
        <w:rPr>
          <w:b w:val="0"/>
          <w:bCs w:val="0"/>
          <w:i w:val="0"/>
          <w:iCs/>
          <w:sz w:val="20"/>
          <w:szCs w:val="20"/>
        </w:rPr>
        <w:t>)</w:t>
      </w:r>
    </w:p>
    <w:p w14:paraId="387770DE" w14:textId="096F8EF0" w:rsidR="008E6F4D" w:rsidRPr="004D55DB" w:rsidRDefault="008E6F4D" w:rsidP="008E6F4D">
      <w:pPr>
        <w:pStyle w:val="Keywords"/>
        <w:spacing w:after="0" w:line="276" w:lineRule="auto"/>
        <w:ind w:left="720" w:firstLine="0"/>
        <w:rPr>
          <w:b w:val="0"/>
          <w:bCs w:val="0"/>
          <w:i w:val="0"/>
          <w:iCs/>
          <w:sz w:val="20"/>
          <w:szCs w:val="20"/>
        </w:rPr>
      </w:pPr>
      <w:r w:rsidRPr="004D55DB">
        <w:rPr>
          <w:b w:val="0"/>
          <w:bCs w:val="0"/>
          <w:i w:val="0"/>
          <w:iCs/>
          <w:sz w:val="20"/>
          <w:szCs w:val="20"/>
        </w:rPr>
        <w:tab/>
      </w:r>
      <w:r w:rsidRPr="004D55DB">
        <w:rPr>
          <w:b w:val="0"/>
          <w:bCs w:val="0"/>
          <w:i w:val="0"/>
          <w:iCs/>
          <w:sz w:val="20"/>
          <w:szCs w:val="20"/>
        </w:rPr>
        <w:tab/>
      </w:r>
      <m:oMath>
        <m:sSub>
          <m:sSubPr>
            <m:ctrlPr>
              <w:rPr>
                <w:rFonts w:ascii="Cambria Math" w:hAnsi="Cambria Math"/>
                <w:b w:val="0"/>
                <w:bCs w:val="0"/>
                <w:iCs/>
                <w:sz w:val="20"/>
                <w:szCs w:val="20"/>
              </w:rPr>
            </m:ctrlPr>
          </m:sSubPr>
          <m:e>
            <m:r>
              <m:rPr>
                <m:sty m:val="bi"/>
              </m:rPr>
              <w:rPr>
                <w:rFonts w:ascii="Cambria Math" w:hAnsi="Cambria Math"/>
                <w:sz w:val="20"/>
                <w:szCs w:val="20"/>
              </w:rPr>
              <m:t>s</m:t>
            </m:r>
          </m:e>
          <m:sub>
            <m:r>
              <m:rPr>
                <m:sty m:val="bi"/>
              </m:rPr>
              <w:rPr>
                <w:rFonts w:ascii="Cambria Math" w:hAnsi="Cambria Math"/>
                <w:sz w:val="20"/>
                <w:szCs w:val="20"/>
              </w:rPr>
              <m:t>k</m:t>
            </m:r>
          </m:sub>
        </m:sSub>
        <m:r>
          <m:rPr>
            <m:sty m:val="bi"/>
          </m:rPr>
          <w:rPr>
            <w:rFonts w:ascii="Cambria Math" w:hAnsi="Cambria Math"/>
            <w:sz w:val="20"/>
            <w:szCs w:val="20"/>
          </w:rPr>
          <m:t>=</m:t>
        </m:r>
        <m:sSub>
          <m:sSubPr>
            <m:ctrlPr>
              <w:rPr>
                <w:rFonts w:ascii="Cambria Math" w:hAnsi="Cambria Math"/>
                <w:b w:val="0"/>
                <w:bCs w:val="0"/>
                <w:iCs/>
                <w:sz w:val="20"/>
                <w:szCs w:val="20"/>
              </w:rPr>
            </m:ctrlPr>
          </m:sSubPr>
          <m:e>
            <m:acc>
              <m:accPr>
                <m:chr m:val="̇"/>
                <m:ctrlPr>
                  <w:rPr>
                    <w:rFonts w:ascii="Cambria Math" w:hAnsi="Cambria Math"/>
                    <w:b w:val="0"/>
                    <w:bCs w:val="0"/>
                    <w:iCs/>
                    <w:sz w:val="20"/>
                    <w:szCs w:val="20"/>
                  </w:rPr>
                </m:ctrlPr>
              </m:accPr>
              <m:e>
                <m:r>
                  <m:rPr>
                    <m:sty m:val="bi"/>
                  </m:rPr>
                  <w:rPr>
                    <w:rFonts w:ascii="Cambria Math" w:hAnsi="Cambria Math"/>
                    <w:sz w:val="20"/>
                    <w:szCs w:val="20"/>
                  </w:rPr>
                  <m:t>e</m:t>
                </m:r>
              </m:e>
            </m:acc>
          </m:e>
          <m:sub>
            <m:r>
              <m:rPr>
                <m:sty m:val="bi"/>
              </m:rPr>
              <w:rPr>
                <w:rFonts w:ascii="Cambria Math" w:hAnsi="Cambria Math"/>
                <w:sz w:val="20"/>
                <w:szCs w:val="20"/>
              </w:rPr>
              <m:t>j</m:t>
            </m:r>
          </m:sub>
        </m:sSub>
        <m:r>
          <m:rPr>
            <m:sty m:val="bi"/>
          </m:rPr>
          <w:rPr>
            <w:rFonts w:ascii="Cambria Math" w:hAnsi="Cambria Math"/>
            <w:sz w:val="20"/>
            <w:szCs w:val="20"/>
          </w:rPr>
          <m:t>+</m:t>
        </m:r>
        <m:d>
          <m:dPr>
            <m:ctrlPr>
              <w:rPr>
                <w:rFonts w:ascii="Cambria Math" w:eastAsia="Times New Roman" w:hAnsi="Cambria Math"/>
                <w:b w:val="0"/>
                <w:bCs w:val="0"/>
                <w:iCs/>
                <w:sz w:val="20"/>
                <w:szCs w:val="20"/>
              </w:rPr>
            </m:ctrlPr>
          </m:dPr>
          <m:e>
            <m:r>
              <m:rPr>
                <m:sty m:val="bi"/>
              </m:rPr>
              <w:rPr>
                <w:rFonts w:ascii="Cambria Math" w:hAnsi="Cambria Math"/>
                <w:sz w:val="20"/>
                <w:szCs w:val="20"/>
              </w:rPr>
              <m:t>1/</m:t>
            </m:r>
            <m:sSub>
              <m:sSubPr>
                <m:ctrlPr>
                  <w:rPr>
                    <w:rFonts w:ascii="Cambria Math" w:eastAsia="Times New Roman" w:hAnsi="Cambria Math"/>
                    <w:b w:val="0"/>
                    <w:bCs w:val="0"/>
                    <w:iCs/>
                    <w:sz w:val="20"/>
                    <w:szCs w:val="20"/>
                  </w:rPr>
                </m:ctrlPr>
              </m:sSubPr>
              <m:e>
                <m:r>
                  <m:rPr>
                    <m:sty m:val="bi"/>
                  </m:rPr>
                  <w:rPr>
                    <w:rFonts w:ascii="Cambria Math" w:hAnsi="Cambria Math"/>
                    <w:sz w:val="20"/>
                    <w:szCs w:val="20"/>
                  </w:rPr>
                  <m:t>T</m:t>
                </m:r>
              </m:e>
              <m:sub>
                <m:r>
                  <m:rPr>
                    <m:sty m:val="bi"/>
                  </m:rPr>
                  <w:rPr>
                    <w:rFonts w:ascii="Cambria Math" w:hAnsi="Cambria Math"/>
                    <w:sz w:val="20"/>
                    <w:szCs w:val="20"/>
                  </w:rPr>
                  <m:t>I</m:t>
                </m:r>
              </m:sub>
            </m:sSub>
          </m:e>
        </m:d>
        <m:sSub>
          <m:sSubPr>
            <m:ctrlPr>
              <w:rPr>
                <w:rFonts w:ascii="Cambria Math" w:hAnsi="Cambria Math"/>
                <w:b w:val="0"/>
                <w:bCs w:val="0"/>
                <w:i w:val="0"/>
                <w:iCs/>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oMath>
    </w:p>
    <w:p w14:paraId="387770DF" w14:textId="77777777" w:rsidR="008E6F4D" w:rsidRPr="00C94020" w:rsidRDefault="008E6F4D" w:rsidP="008E6F4D">
      <w:pPr>
        <w:pStyle w:val="Keywords"/>
        <w:spacing w:after="0" w:line="276" w:lineRule="auto"/>
        <w:ind w:left="720" w:firstLine="0"/>
        <w:rPr>
          <w:b w:val="0"/>
          <w:bCs w:val="0"/>
          <w:i w:val="0"/>
          <w:iCs/>
          <w:sz w:val="20"/>
          <w:szCs w:val="20"/>
        </w:rPr>
      </w:pPr>
      <w:proofErr w:type="spellStart"/>
      <w:r w:rsidRPr="00C94020">
        <w:rPr>
          <w:b w:val="0"/>
          <w:bCs w:val="0"/>
          <w:iCs/>
          <w:sz w:val="20"/>
          <w:szCs w:val="20"/>
        </w:rPr>
        <w:t>k</w:t>
      </w:r>
      <w:r w:rsidRPr="00C94020">
        <w:rPr>
          <w:b w:val="0"/>
          <w:bCs w:val="0"/>
          <w:iCs/>
          <w:sz w:val="20"/>
          <w:szCs w:val="20"/>
          <w:vertAlign w:val="subscript"/>
        </w:rPr>
        <w:t>max</w:t>
      </w:r>
      <w:proofErr w:type="spellEnd"/>
      <w:r w:rsidRPr="00C94020">
        <w:rPr>
          <w:b w:val="0"/>
          <w:bCs w:val="0"/>
          <w:i w:val="0"/>
          <w:iCs/>
          <w:sz w:val="20"/>
          <w:szCs w:val="20"/>
        </w:rPr>
        <w:t xml:space="preserve"> = </w:t>
      </w:r>
      <w:r w:rsidRPr="00C94020">
        <w:rPr>
          <w:b w:val="0"/>
          <w:bCs w:val="0"/>
          <w:iCs/>
          <w:sz w:val="20"/>
          <w:szCs w:val="20"/>
        </w:rPr>
        <w:t>k</w:t>
      </w:r>
      <w:r w:rsidRPr="00C94020">
        <w:rPr>
          <w:b w:val="0"/>
          <w:bCs w:val="0"/>
          <w:i w:val="0"/>
          <w:iCs/>
          <w:sz w:val="20"/>
          <w:szCs w:val="20"/>
        </w:rPr>
        <w:t>.</w:t>
      </w:r>
    </w:p>
    <w:p w14:paraId="387770E0" w14:textId="77777777" w:rsidR="008E6F4D" w:rsidRPr="00C94020" w:rsidRDefault="008E6F4D" w:rsidP="008E6F4D">
      <w:pPr>
        <w:jc w:val="both"/>
        <w:rPr>
          <w:rFonts w:ascii="Times New Roman" w:hAnsi="Times New Roman" w:cs="Times New Roman"/>
          <w:sz w:val="20"/>
          <w:szCs w:val="20"/>
        </w:rPr>
      </w:pPr>
    </w:p>
    <w:p w14:paraId="387770E1" w14:textId="77777777" w:rsidR="008E6F4D" w:rsidRPr="00C94020" w:rsidRDefault="008E6F4D" w:rsidP="008E6F4D">
      <w:pPr>
        <w:jc w:val="both"/>
        <w:rPr>
          <w:rFonts w:ascii="Times New Roman" w:hAnsi="Times New Roman" w:cs="Times New Roman"/>
          <w:sz w:val="20"/>
          <w:szCs w:val="20"/>
        </w:rPr>
      </w:pPr>
      <w:r w:rsidRPr="00C94020">
        <w:rPr>
          <w:rFonts w:ascii="Times New Roman" w:hAnsi="Times New Roman" w:cs="Times New Roman"/>
          <w:sz w:val="20"/>
          <w:szCs w:val="20"/>
        </w:rPr>
        <w:t xml:space="preserve">Potentially, such computed </w:t>
      </w:r>
      <w:proofErr w:type="spellStart"/>
      <w:r w:rsidRPr="00C94020">
        <w:rPr>
          <w:rFonts w:ascii="Times New Roman" w:hAnsi="Times New Roman" w:cs="Times New Roman"/>
          <w:i/>
          <w:iCs/>
          <w:sz w:val="20"/>
          <w:szCs w:val="20"/>
        </w:rPr>
        <w:t>k</w:t>
      </w:r>
      <w:r w:rsidRPr="00C94020">
        <w:rPr>
          <w:rFonts w:ascii="Times New Roman" w:hAnsi="Times New Roman" w:cs="Times New Roman"/>
          <w:i/>
          <w:iCs/>
          <w:sz w:val="20"/>
          <w:szCs w:val="20"/>
          <w:vertAlign w:val="subscript"/>
        </w:rPr>
        <w:t>max</w:t>
      </w:r>
      <w:proofErr w:type="spellEnd"/>
      <w:r w:rsidRPr="00C94020">
        <w:rPr>
          <w:rFonts w:ascii="Times New Roman" w:hAnsi="Times New Roman" w:cs="Times New Roman"/>
          <w:sz w:val="20"/>
          <w:szCs w:val="20"/>
        </w:rPr>
        <w:t xml:space="preserve"> boundaries can define state intervals that are very small and whose boundaries are </w:t>
      </w:r>
      <w:r>
        <w:rPr>
          <w:rFonts w:ascii="Times New Roman" w:hAnsi="Times New Roman" w:cs="Times New Roman"/>
          <w:sz w:val="20"/>
          <w:szCs w:val="20"/>
        </w:rPr>
        <w:t>extremely</w:t>
      </w:r>
      <w:r w:rsidRPr="00C94020">
        <w:rPr>
          <w:rFonts w:ascii="Times New Roman" w:hAnsi="Times New Roman" w:cs="Times New Roman"/>
          <w:sz w:val="20"/>
          <w:szCs w:val="20"/>
        </w:rPr>
        <w:t xml:space="preserve"> close</w:t>
      </w:r>
      <w:r>
        <w:rPr>
          <w:rFonts w:ascii="Times New Roman" w:hAnsi="Times New Roman" w:cs="Times New Roman"/>
          <w:sz w:val="20"/>
          <w:szCs w:val="20"/>
        </w:rPr>
        <w:t>,</w:t>
      </w:r>
      <w:r w:rsidRPr="00C94020">
        <w:rPr>
          <w:rFonts w:ascii="Times New Roman" w:hAnsi="Times New Roman" w:cs="Times New Roman"/>
          <w:sz w:val="20"/>
          <w:szCs w:val="20"/>
        </w:rPr>
        <w:t xml:space="preserve"> so, in practice, they can be indistinguishable. This fact can significantly limit the learning abilities of the Q2d controller. Thus, state intervals that are close with </w:t>
      </w:r>
      <w:r>
        <w:rPr>
          <w:rFonts w:ascii="Times New Roman" w:hAnsi="Times New Roman" w:cs="Times New Roman"/>
          <w:sz w:val="20"/>
          <w:szCs w:val="20"/>
        </w:rPr>
        <w:t xml:space="preserve">a </w:t>
      </w:r>
      <w:r w:rsidRPr="00C94020">
        <w:rPr>
          <w:rFonts w:ascii="Times New Roman" w:hAnsi="Times New Roman" w:cs="Times New Roman"/>
          <w:sz w:val="20"/>
          <w:szCs w:val="20"/>
        </w:rPr>
        <w:t>predefined accuracy (e.g.</w:t>
      </w:r>
      <w:r>
        <w:rPr>
          <w:rFonts w:ascii="Times New Roman" w:hAnsi="Times New Roman" w:cs="Times New Roman"/>
          <w:sz w:val="20"/>
          <w:szCs w:val="20"/>
        </w:rPr>
        <w:t>,</w:t>
      </w:r>
      <w:r w:rsidRPr="00C94020">
        <w:rPr>
          <w:rFonts w:ascii="Times New Roman" w:hAnsi="Times New Roman" w:cs="Times New Roman"/>
          <w:sz w:val="20"/>
          <w:szCs w:val="20"/>
        </w:rPr>
        <w:t xml:space="preserve"> one </w:t>
      </w:r>
      <w:r>
        <w:rPr>
          <w:rFonts w:ascii="Times New Roman" w:hAnsi="Times New Roman" w:cs="Times New Roman"/>
          <w:sz w:val="20"/>
          <w:szCs w:val="20"/>
        </w:rPr>
        <w:t xml:space="preserve">that </w:t>
      </w:r>
      <w:r w:rsidRPr="00C94020">
        <w:rPr>
          <w:rFonts w:ascii="Times New Roman" w:hAnsi="Times New Roman" w:cs="Times New Roman"/>
          <w:sz w:val="20"/>
          <w:szCs w:val="20"/>
        </w:rPr>
        <w:t xml:space="preserve">can use previously defined </w:t>
      </w:r>
      <w:r w:rsidRPr="00C94020">
        <w:rPr>
          <w:rFonts w:ascii="Times New Roman" w:hAnsi="Times New Roman" w:cs="Times New Roman"/>
          <w:i/>
          <w:iCs/>
          <w:sz w:val="20"/>
          <w:szCs w:val="20"/>
        </w:rPr>
        <w:t>precision</w:t>
      </w:r>
      <w:r w:rsidRPr="00C94020">
        <w:rPr>
          <w:rFonts w:ascii="Times New Roman" w:hAnsi="Times New Roman" w:cs="Times New Roman"/>
          <w:sz w:val="20"/>
          <w:szCs w:val="20"/>
        </w:rPr>
        <w:t xml:space="preserve"> parameter</w:t>
      </w:r>
      <w:r>
        <w:rPr>
          <w:rFonts w:ascii="Times New Roman" w:hAnsi="Times New Roman" w:cs="Times New Roman"/>
          <w:sz w:val="20"/>
          <w:szCs w:val="20"/>
        </w:rPr>
        <w:t>s</w:t>
      </w:r>
      <w:r w:rsidRPr="00C94020">
        <w:rPr>
          <w:rFonts w:ascii="Times New Roman" w:hAnsi="Times New Roman" w:cs="Times New Roman"/>
          <w:sz w:val="20"/>
          <w:szCs w:val="20"/>
        </w:rPr>
        <w:t xml:space="preserve">) are merged, which results in </w:t>
      </w:r>
      <w:r w:rsidRPr="00C94020">
        <w:rPr>
          <w:rFonts w:ascii="Times New Roman" w:hAnsi="Times New Roman" w:cs="Times New Roman"/>
          <w:i/>
          <w:iCs/>
          <w:sz w:val="20"/>
          <w:szCs w:val="20"/>
        </w:rPr>
        <w:t>N</w:t>
      </w:r>
      <w:r w:rsidRPr="00C94020">
        <w:rPr>
          <w:rFonts w:ascii="Times New Roman" w:hAnsi="Times New Roman" w:cs="Times New Roman"/>
          <w:sz w:val="20"/>
          <w:szCs w:val="20"/>
        </w:rPr>
        <w:t xml:space="preserve"> &lt; </w:t>
      </w:r>
      <w:proofErr w:type="spellStart"/>
      <w:r w:rsidRPr="00C94020">
        <w:rPr>
          <w:rFonts w:ascii="Times New Roman" w:hAnsi="Times New Roman" w:cs="Times New Roman"/>
          <w:i/>
          <w:iCs/>
          <w:sz w:val="20"/>
          <w:szCs w:val="20"/>
        </w:rPr>
        <w:t>k</w:t>
      </w:r>
      <w:r w:rsidRPr="00C94020">
        <w:rPr>
          <w:rFonts w:ascii="Times New Roman" w:hAnsi="Times New Roman" w:cs="Times New Roman"/>
          <w:i/>
          <w:iCs/>
          <w:sz w:val="20"/>
          <w:szCs w:val="20"/>
          <w:vertAlign w:val="subscript"/>
        </w:rPr>
        <w:t>max</w:t>
      </w:r>
      <w:proofErr w:type="spellEnd"/>
      <w:r w:rsidRPr="00C94020">
        <w:rPr>
          <w:rFonts w:ascii="Times New Roman" w:hAnsi="Times New Roman" w:cs="Times New Roman"/>
          <w:sz w:val="20"/>
          <w:szCs w:val="20"/>
        </w:rPr>
        <w:t xml:space="preserve"> distinguishable state intervals. Finally, the vector of boundaries of these intervals should be extended symmetrically as a mirror image to include negative values</w:t>
      </w:r>
      <w:r w:rsidRPr="001432D2">
        <w:rPr>
          <w:rFonts w:ascii="Times New Roman" w:hAnsi="Times New Roman" w:cs="Times New Roman"/>
          <w:sz w:val="20"/>
          <w:szCs w:val="20"/>
        </w:rPr>
        <w:t xml:space="preserve"> </w:t>
      </w:r>
      <w:r w:rsidR="00BF4E38">
        <w:rPr>
          <w:rFonts w:ascii="Times New Roman" w:hAnsi="Times New Roman" w:cs="Times New Roman"/>
          <w:sz w:val="20"/>
          <w:szCs w:val="20"/>
        </w:rPr>
        <w:t>that</w:t>
      </w:r>
      <w:r>
        <w:rPr>
          <w:rFonts w:ascii="Times New Roman" w:hAnsi="Times New Roman" w:cs="Times New Roman"/>
          <w:sz w:val="20"/>
          <w:szCs w:val="20"/>
        </w:rPr>
        <w:t xml:space="preserve"> form the complete state set [</w:t>
      </w:r>
      <w:r>
        <w:rPr>
          <w:rFonts w:ascii="Times New Roman" w:hAnsi="Times New Roman" w:cs="Times New Roman"/>
          <w:i/>
          <w:sz w:val="20"/>
          <w:szCs w:val="20"/>
        </w:rPr>
        <w:t>s</w:t>
      </w:r>
      <w:r>
        <w:rPr>
          <w:rFonts w:ascii="Times New Roman" w:hAnsi="Times New Roman" w:cs="Times New Roman"/>
          <w:sz w:val="20"/>
          <w:szCs w:val="20"/>
        </w:rPr>
        <w:t>]</w:t>
      </w:r>
      <w:r w:rsidRPr="00C94020">
        <w:rPr>
          <w:rFonts w:ascii="Times New Roman" w:hAnsi="Times New Roman" w:cs="Times New Roman"/>
          <w:sz w:val="20"/>
          <w:szCs w:val="20"/>
        </w:rPr>
        <w:t xml:space="preserve">. </w:t>
      </w:r>
      <w:r w:rsidR="00BF4E38">
        <w:rPr>
          <w:rFonts w:ascii="Times New Roman" w:hAnsi="Times New Roman" w:cs="Times New Roman"/>
          <w:sz w:val="20"/>
          <w:szCs w:val="20"/>
        </w:rPr>
        <w:t>Thus,</w:t>
      </w:r>
      <w:r w:rsidRPr="00C94020">
        <w:rPr>
          <w:rFonts w:ascii="Times New Roman" w:hAnsi="Times New Roman" w:cs="Times New Roman"/>
          <w:sz w:val="20"/>
          <w:szCs w:val="20"/>
        </w:rPr>
        <w:t xml:space="preserve"> the goal state is always located in the middle of the vector and</w:t>
      </w:r>
      <w:r>
        <w:rPr>
          <w:rFonts w:ascii="Times New Roman" w:hAnsi="Times New Roman" w:cs="Times New Roman"/>
          <w:sz w:val="20"/>
          <w:szCs w:val="20"/>
        </w:rPr>
        <w:t>,</w:t>
      </w:r>
      <w:r w:rsidRPr="00C94020">
        <w:rPr>
          <w:rFonts w:ascii="Times New Roman" w:hAnsi="Times New Roman" w:cs="Times New Roman"/>
          <w:sz w:val="20"/>
          <w:szCs w:val="20"/>
        </w:rPr>
        <w:t xml:space="preserve"> for such a state space creation, the 2-dimen</w:t>
      </w:r>
      <w:r>
        <w:rPr>
          <w:rFonts w:ascii="Times New Roman" w:hAnsi="Times New Roman" w:cs="Times New Roman"/>
          <w:sz w:val="20"/>
          <w:szCs w:val="20"/>
        </w:rPr>
        <w:t>s</w:t>
      </w:r>
      <w:r w:rsidRPr="00C94020">
        <w:rPr>
          <w:rFonts w:ascii="Times New Roman" w:hAnsi="Times New Roman" w:cs="Times New Roman"/>
          <w:sz w:val="20"/>
          <w:szCs w:val="20"/>
        </w:rPr>
        <w:t>ional (2</w:t>
      </w:r>
      <w:r w:rsidRPr="00C94020">
        <w:rPr>
          <w:rFonts w:ascii="Times New Roman" w:hAnsi="Times New Roman" w:cs="Times New Roman"/>
          <w:i/>
          <w:iCs/>
          <w:sz w:val="20"/>
          <w:szCs w:val="20"/>
        </w:rPr>
        <w:t>N</w:t>
      </w:r>
      <w:r w:rsidRPr="00C94020">
        <w:rPr>
          <w:rFonts w:ascii="Times New Roman" w:hAnsi="Times New Roman" w:cs="Times New Roman"/>
          <w:sz w:val="20"/>
          <w:szCs w:val="20"/>
        </w:rPr>
        <w:t>-1) </w:t>
      </w:r>
      <w:r>
        <w:rPr>
          <w:rFonts w:ascii="Times New Roman" w:hAnsi="Times New Roman" w:cs="Times New Roman"/>
          <w:sz w:val="20"/>
          <w:szCs w:val="20"/>
        </w:rPr>
        <w:sym w:font="Symbol" w:char="F0B4"/>
      </w:r>
      <w:r w:rsidRPr="00C94020">
        <w:rPr>
          <w:rFonts w:ascii="Times New Roman" w:hAnsi="Times New Roman" w:cs="Times New Roman"/>
          <w:sz w:val="20"/>
          <w:szCs w:val="20"/>
        </w:rPr>
        <w:t> (2</w:t>
      </w:r>
      <w:r w:rsidRPr="00C94020">
        <w:rPr>
          <w:rFonts w:ascii="Times New Roman" w:hAnsi="Times New Roman" w:cs="Times New Roman"/>
          <w:i/>
          <w:iCs/>
          <w:sz w:val="20"/>
          <w:szCs w:val="20"/>
        </w:rPr>
        <w:t>N</w:t>
      </w:r>
      <w:r w:rsidRPr="00C94020">
        <w:rPr>
          <w:rFonts w:ascii="Times New Roman" w:hAnsi="Times New Roman" w:cs="Times New Roman"/>
          <w:sz w:val="20"/>
          <w:szCs w:val="20"/>
        </w:rPr>
        <w:t xml:space="preserve">-1) Q-matrix is created. </w:t>
      </w:r>
    </w:p>
    <w:p w14:paraId="387770E2" w14:textId="77777777" w:rsidR="008E6F4D" w:rsidRPr="00C94020" w:rsidRDefault="008E6F4D" w:rsidP="008E6F4D">
      <w:pPr>
        <w:jc w:val="both"/>
        <w:rPr>
          <w:rFonts w:ascii="Times New Roman" w:hAnsi="Times New Roman" w:cs="Times New Roman"/>
          <w:sz w:val="20"/>
          <w:szCs w:val="20"/>
        </w:rPr>
      </w:pPr>
      <w:r>
        <w:rPr>
          <w:rFonts w:ascii="Times New Roman" w:hAnsi="Times New Roman" w:cs="Times New Roman"/>
          <w:sz w:val="20"/>
          <w:szCs w:val="20"/>
        </w:rPr>
        <w:t>In</w:t>
      </w:r>
      <w:r w:rsidRPr="00C94020">
        <w:rPr>
          <w:rFonts w:ascii="Times New Roman" w:hAnsi="Times New Roman" w:cs="Times New Roman"/>
          <w:sz w:val="20"/>
          <w:szCs w:val="20"/>
        </w:rPr>
        <w:t xml:space="preserve"> the next stage, for generating the vector of the values of the admissible actions [</w:t>
      </w:r>
      <w:r w:rsidRPr="00C94020">
        <w:rPr>
          <w:rFonts w:ascii="Times New Roman" w:hAnsi="Times New Roman" w:cs="Times New Roman"/>
          <w:i/>
          <w:sz w:val="20"/>
          <w:szCs w:val="20"/>
        </w:rPr>
        <w:t>a</w:t>
      </w:r>
      <w:r w:rsidRPr="00C94020">
        <w:rPr>
          <w:rFonts w:ascii="Times New Roman" w:hAnsi="Times New Roman" w:cs="Times New Roman"/>
          <w:sz w:val="20"/>
          <w:szCs w:val="20"/>
        </w:rPr>
        <w:t xml:space="preserve">] for </w:t>
      </w:r>
      <w:r>
        <w:rPr>
          <w:rFonts w:ascii="Times New Roman" w:hAnsi="Times New Roman" w:cs="Times New Roman"/>
          <w:sz w:val="20"/>
          <w:szCs w:val="20"/>
        </w:rPr>
        <w:t xml:space="preserve">the </w:t>
      </w:r>
      <w:r w:rsidRPr="00C94020">
        <w:rPr>
          <w:rFonts w:ascii="Times New Roman" w:hAnsi="Times New Roman" w:cs="Times New Roman"/>
          <w:sz w:val="20"/>
          <w:szCs w:val="20"/>
        </w:rPr>
        <w:t>Q2d</w:t>
      </w:r>
      <w:r>
        <w:rPr>
          <w:rFonts w:ascii="Times New Roman" w:hAnsi="Times New Roman" w:cs="Times New Roman"/>
          <w:sz w:val="20"/>
          <w:szCs w:val="20"/>
        </w:rPr>
        <w:t xml:space="preserve"> method</w:t>
      </w:r>
      <w:r w:rsidRPr="00C94020">
        <w:rPr>
          <w:rFonts w:ascii="Times New Roman" w:hAnsi="Times New Roman" w:cs="Times New Roman"/>
          <w:sz w:val="20"/>
          <w:szCs w:val="20"/>
        </w:rPr>
        <w:t>, the mean values</w:t>
      </w:r>
      <w:r>
        <w:rPr>
          <w:rFonts w:ascii="Times New Roman" w:hAnsi="Times New Roman" w:cs="Times New Roman"/>
          <w:sz w:val="20"/>
          <w:szCs w:val="20"/>
        </w:rPr>
        <w:t xml:space="preserve"> [</w:t>
      </w:r>
      <w:proofErr w:type="spellStart"/>
      <w:r>
        <w:rPr>
          <w:rFonts w:ascii="Times New Roman" w:hAnsi="Times New Roman" w:cs="Times New Roman"/>
          <w:i/>
          <w:sz w:val="20"/>
          <w:szCs w:val="20"/>
        </w:rPr>
        <w:t>s</w:t>
      </w:r>
      <w:r>
        <w:rPr>
          <w:rFonts w:ascii="Times New Roman" w:hAnsi="Times New Roman" w:cs="Times New Roman"/>
          <w:i/>
          <w:sz w:val="20"/>
          <w:szCs w:val="20"/>
          <w:vertAlign w:val="superscript"/>
        </w:rPr>
        <w:t>m</w:t>
      </w:r>
      <w:proofErr w:type="spellEnd"/>
      <w:r>
        <w:rPr>
          <w:rFonts w:ascii="Times New Roman" w:hAnsi="Times New Roman" w:cs="Times New Roman"/>
          <w:sz w:val="20"/>
          <w:szCs w:val="20"/>
        </w:rPr>
        <w:t>]</w:t>
      </w:r>
      <w:r w:rsidRPr="00C94020">
        <w:rPr>
          <w:rFonts w:ascii="Times New Roman" w:hAnsi="Times New Roman" w:cs="Times New Roman"/>
          <w:sz w:val="20"/>
          <w:szCs w:val="20"/>
        </w:rPr>
        <w:t xml:space="preserve"> are calculated for each state based on its boundaries</w:t>
      </w:r>
      <w:r>
        <w:rPr>
          <w:rFonts w:ascii="Times New Roman" w:hAnsi="Times New Roman" w:cs="Times New Roman"/>
          <w:sz w:val="20"/>
          <w:szCs w:val="20"/>
        </w:rPr>
        <w:t>, which are given by</w:t>
      </w:r>
      <w:r w:rsidRPr="00C94020">
        <w:rPr>
          <w:rFonts w:ascii="Times New Roman" w:hAnsi="Times New Roman" w:cs="Times New Roman"/>
          <w:sz w:val="20"/>
          <w:szCs w:val="20"/>
        </w:rPr>
        <w:t>:</w:t>
      </w:r>
    </w:p>
    <w:p w14:paraId="387770E3" w14:textId="2A5F078C" w:rsidR="008E6F4D" w:rsidRPr="00C94020" w:rsidRDefault="00FB3076" w:rsidP="008E6F4D">
      <w:pPr>
        <w:pStyle w:val="Keywords"/>
        <w:spacing w:after="200" w:line="276" w:lineRule="auto"/>
        <w:ind w:firstLine="0"/>
        <w:jc w:val="right"/>
        <w:rPr>
          <w:b w:val="0"/>
          <w:bCs w:val="0"/>
          <w:iCs/>
          <w:sz w:val="20"/>
          <w:szCs w:val="20"/>
        </w:rPr>
      </w:pPr>
      <m:oMath>
        <m:sSubSup>
          <m:sSubSupPr>
            <m:ctrlPr>
              <w:rPr>
                <w:rFonts w:ascii="Cambria Math" w:eastAsia="Times New Roman" w:hAnsi="Cambria Math"/>
                <w:b w:val="0"/>
                <w:bCs w:val="0"/>
                <w:iCs/>
                <w:sz w:val="20"/>
                <w:szCs w:val="20"/>
              </w:rPr>
            </m:ctrlPr>
          </m:sSubSupPr>
          <m:e>
            <m:r>
              <m:rPr>
                <m:sty m:val="bi"/>
              </m:rPr>
              <w:rPr>
                <w:rFonts w:ascii="Cambria Math" w:hAnsi="Cambria Math"/>
                <w:sz w:val="20"/>
                <w:szCs w:val="20"/>
              </w:rPr>
              <m:t>s</m:t>
            </m:r>
          </m:e>
          <m:sub>
            <m:r>
              <m:rPr>
                <m:sty m:val="bi"/>
              </m:rPr>
              <w:rPr>
                <w:rFonts w:ascii="Cambria Math" w:hAnsi="Cambria Math"/>
                <w:sz w:val="20"/>
                <w:szCs w:val="20"/>
              </w:rPr>
              <m:t>i</m:t>
            </m:r>
          </m:sub>
          <m:sup>
            <m:r>
              <m:rPr>
                <m:sty m:val="bi"/>
              </m:rPr>
              <w:rPr>
                <w:rFonts w:ascii="Cambria Math" w:hAnsi="Cambria Math"/>
                <w:sz w:val="20"/>
                <w:szCs w:val="20"/>
              </w:rPr>
              <m:t>m</m:t>
            </m:r>
          </m:sup>
        </m:sSubSup>
        <m:r>
          <m:rPr>
            <m:sty m:val="bi"/>
          </m:rPr>
          <w:rPr>
            <w:rFonts w:ascii="Cambria Math" w:hAnsi="Cambria Math"/>
            <w:sz w:val="20"/>
            <w:szCs w:val="20"/>
          </w:rPr>
          <m:t>=</m:t>
        </m:r>
        <m:d>
          <m:dPr>
            <m:ctrlPr>
              <w:rPr>
                <w:rFonts w:ascii="Cambria Math" w:eastAsia="Times New Roman" w:hAnsi="Cambria Math"/>
                <w:b w:val="0"/>
                <w:bCs w:val="0"/>
                <w:iCs/>
                <w:sz w:val="20"/>
                <w:szCs w:val="20"/>
              </w:rPr>
            </m:ctrlPr>
          </m:dPr>
          <m:e>
            <m:sSub>
              <m:sSubPr>
                <m:ctrlPr>
                  <w:rPr>
                    <w:rFonts w:ascii="Cambria Math" w:eastAsia="Times New Roman" w:hAnsi="Cambria Math"/>
                    <w:b w:val="0"/>
                    <w:bCs w:val="0"/>
                    <w:iCs/>
                    <w:sz w:val="20"/>
                    <w:szCs w:val="20"/>
                  </w:rPr>
                </m:ctrlPr>
              </m:sSubPr>
              <m:e>
                <m:r>
                  <m:rPr>
                    <m:sty m:val="bi"/>
                  </m:rPr>
                  <w:rPr>
                    <w:rFonts w:ascii="Cambria Math" w:hAnsi="Cambria Math"/>
                    <w:sz w:val="20"/>
                    <w:szCs w:val="20"/>
                  </w:rPr>
                  <m:t>s</m:t>
                </m:r>
              </m:e>
              <m:sub>
                <m:r>
                  <m:rPr>
                    <m:sty m:val="bi"/>
                  </m:rPr>
                  <w:rPr>
                    <w:rFonts w:ascii="Cambria Math" w:hAnsi="Cambria Math"/>
                    <w:sz w:val="20"/>
                    <w:szCs w:val="20"/>
                  </w:rPr>
                  <m:t>i+1</m:t>
                </m:r>
              </m:sub>
            </m:sSub>
            <m:r>
              <m:rPr>
                <m:sty m:val="bi"/>
              </m:rPr>
              <w:rPr>
                <w:rFonts w:ascii="Cambria Math" w:hAnsi="Cambria Math"/>
                <w:sz w:val="20"/>
                <w:szCs w:val="20"/>
              </w:rPr>
              <m:t>+</m:t>
            </m:r>
            <m:sSub>
              <m:sSubPr>
                <m:ctrlPr>
                  <w:rPr>
                    <w:rFonts w:ascii="Cambria Math" w:eastAsia="Times New Roman" w:hAnsi="Cambria Math"/>
                    <w:b w:val="0"/>
                    <w:bCs w:val="0"/>
                    <w:iCs/>
                    <w:sz w:val="20"/>
                    <w:szCs w:val="20"/>
                  </w:rPr>
                </m:ctrlPr>
              </m:sSubPr>
              <m:e>
                <m:r>
                  <m:rPr>
                    <m:sty m:val="bi"/>
                  </m:rPr>
                  <w:rPr>
                    <w:rFonts w:ascii="Cambria Math" w:hAnsi="Cambria Math"/>
                    <w:sz w:val="20"/>
                    <w:szCs w:val="20"/>
                  </w:rPr>
                  <m:t>s</m:t>
                </m:r>
              </m:e>
              <m:sub>
                <m:r>
                  <m:rPr>
                    <m:sty m:val="bi"/>
                  </m:rPr>
                  <w:rPr>
                    <w:rFonts w:ascii="Cambria Math" w:hAnsi="Cambria Math"/>
                    <w:sz w:val="20"/>
                    <w:szCs w:val="20"/>
                  </w:rPr>
                  <m:t>i</m:t>
                </m:r>
              </m:sub>
            </m:sSub>
          </m:e>
        </m:d>
        <m:r>
          <m:rPr>
            <m:sty m:val="bi"/>
          </m:rPr>
          <w:rPr>
            <w:rFonts w:ascii="Cambria Math" w:hAnsi="Cambria Math"/>
            <w:sz w:val="20"/>
            <w:szCs w:val="20"/>
          </w:rPr>
          <m:t>/2</m:t>
        </m:r>
      </m:oMath>
      <w:r w:rsidR="008E6F4D" w:rsidRPr="00C94020">
        <w:rPr>
          <w:b w:val="0"/>
          <w:bCs w:val="0"/>
          <w:iCs/>
          <w:sz w:val="20"/>
          <w:szCs w:val="20"/>
        </w:rPr>
        <w:tab/>
      </w:r>
      <w:r w:rsidR="008E6F4D" w:rsidRPr="00C94020">
        <w:rPr>
          <w:b w:val="0"/>
          <w:bCs w:val="0"/>
          <w:iCs/>
          <w:sz w:val="20"/>
          <w:szCs w:val="20"/>
        </w:rPr>
        <w:tab/>
        <w:t xml:space="preserve">for i = </w:t>
      </w:r>
      <w:proofErr w:type="gramStart"/>
      <w:r w:rsidR="008E6F4D" w:rsidRPr="00C94020">
        <w:rPr>
          <w:b w:val="0"/>
          <w:bCs w:val="0"/>
          <w:iCs/>
          <w:sz w:val="20"/>
          <w:szCs w:val="20"/>
        </w:rPr>
        <w:t>1..</w:t>
      </w:r>
      <w:proofErr w:type="gramEnd"/>
      <w:r w:rsidR="008E6F4D" w:rsidRPr="00C94020">
        <w:rPr>
          <w:b w:val="0"/>
          <w:bCs w:val="0"/>
          <w:iCs/>
          <w:sz w:val="20"/>
          <w:szCs w:val="20"/>
        </w:rPr>
        <w:t>(2N-1),</w:t>
      </w:r>
      <w:r w:rsidR="008E6F4D" w:rsidRPr="00C94020">
        <w:rPr>
          <w:b w:val="0"/>
          <w:bCs w:val="0"/>
          <w:iCs/>
          <w:sz w:val="20"/>
          <w:szCs w:val="20"/>
        </w:rPr>
        <w:tab/>
      </w:r>
      <w:r w:rsidR="008E6F4D" w:rsidRPr="00C94020">
        <w:rPr>
          <w:b w:val="0"/>
          <w:bCs w:val="0"/>
          <w:iCs/>
          <w:sz w:val="20"/>
          <w:szCs w:val="20"/>
        </w:rPr>
        <w:tab/>
      </w:r>
      <w:r w:rsidR="008E6F4D" w:rsidRPr="00C94020">
        <w:rPr>
          <w:b w:val="0"/>
          <w:bCs w:val="0"/>
          <w:iCs/>
          <w:sz w:val="20"/>
          <w:szCs w:val="20"/>
        </w:rPr>
        <w:tab/>
      </w:r>
      <w:r w:rsidR="008E6F4D" w:rsidRPr="00C94020">
        <w:rPr>
          <w:b w:val="0"/>
          <w:bCs w:val="0"/>
          <w:i w:val="0"/>
          <w:sz w:val="20"/>
          <w:szCs w:val="20"/>
        </w:rPr>
        <w:t>(6)</w:t>
      </w:r>
    </w:p>
    <w:p w14:paraId="387770E4" w14:textId="77777777" w:rsidR="008E6F4D" w:rsidRPr="00C94020" w:rsidRDefault="008E6F4D" w:rsidP="008E6F4D">
      <w:pPr>
        <w:jc w:val="both"/>
        <w:rPr>
          <w:rFonts w:ascii="Times New Roman" w:hAnsi="Times New Roman" w:cs="Times New Roman"/>
          <w:sz w:val="20"/>
          <w:szCs w:val="20"/>
        </w:rPr>
      </w:pPr>
      <w:r>
        <w:rPr>
          <w:rFonts w:ascii="Times New Roman" w:hAnsi="Times New Roman" w:cs="Times New Roman"/>
          <w:sz w:val="20"/>
          <w:szCs w:val="20"/>
        </w:rPr>
        <w:t>a</w:t>
      </w:r>
      <w:r w:rsidRPr="00C94020">
        <w:rPr>
          <w:rFonts w:ascii="Times New Roman" w:hAnsi="Times New Roman" w:cs="Times New Roman"/>
          <w:sz w:val="20"/>
          <w:szCs w:val="20"/>
        </w:rPr>
        <w:t>nd</w:t>
      </w:r>
      <w:r>
        <w:rPr>
          <w:rFonts w:ascii="Times New Roman" w:hAnsi="Times New Roman" w:cs="Times New Roman"/>
          <w:sz w:val="20"/>
          <w:szCs w:val="20"/>
        </w:rPr>
        <w:t>,</w:t>
      </w:r>
      <w:r w:rsidRPr="00C94020">
        <w:rPr>
          <w:rFonts w:ascii="Times New Roman" w:hAnsi="Times New Roman" w:cs="Times New Roman"/>
          <w:sz w:val="20"/>
          <w:szCs w:val="20"/>
        </w:rPr>
        <w:t xml:space="preserve"> based on Eq. (4)</w:t>
      </w:r>
      <w:r>
        <w:rPr>
          <w:rFonts w:ascii="Times New Roman" w:hAnsi="Times New Roman" w:cs="Times New Roman"/>
          <w:sz w:val="20"/>
          <w:szCs w:val="20"/>
        </w:rPr>
        <w:t>,</w:t>
      </w:r>
      <w:r w:rsidRPr="00C94020">
        <w:rPr>
          <w:rFonts w:ascii="Times New Roman" w:hAnsi="Times New Roman" w:cs="Times New Roman"/>
          <w:sz w:val="20"/>
          <w:szCs w:val="20"/>
        </w:rPr>
        <w:t xml:space="preserve"> </w:t>
      </w:r>
      <w:r>
        <w:rPr>
          <w:rFonts w:ascii="Times New Roman" w:hAnsi="Times New Roman" w:cs="Times New Roman"/>
          <w:sz w:val="20"/>
          <w:szCs w:val="20"/>
        </w:rPr>
        <w:t>for</w:t>
      </w:r>
      <w:r w:rsidRPr="00C94020">
        <w:rPr>
          <w:rFonts w:ascii="Times New Roman" w:hAnsi="Times New Roman" w:cs="Times New Roman"/>
          <w:sz w:val="20"/>
          <w:szCs w:val="20"/>
        </w:rPr>
        <w:t xml:space="preserve"> the initialization stage</w:t>
      </w:r>
      <w:r>
        <w:rPr>
          <w:rFonts w:ascii="Times New Roman" w:hAnsi="Times New Roman" w:cs="Times New Roman"/>
          <w:sz w:val="20"/>
          <w:szCs w:val="20"/>
        </w:rPr>
        <w:t xml:space="preserve"> with</w:t>
      </w:r>
      <w:r w:rsidRPr="00C94020">
        <w:rPr>
          <w:rFonts w:ascii="Times New Roman" w:hAnsi="Times New Roman" w:cs="Times New Roman"/>
          <w:sz w:val="20"/>
          <w:szCs w:val="20"/>
        </w:rPr>
        <w:t xml:space="preserve"> each state represented by its mean value </w:t>
      </w:r>
      <m:oMath>
        <m:sSubSup>
          <m:sSubSupPr>
            <m:ctrlPr>
              <w:rPr>
                <w:rFonts w:ascii="Cambria Math" w:hAnsi="Cambria Math" w:cs="Times New Roman"/>
                <w:iCs/>
                <w:sz w:val="20"/>
                <w:szCs w:val="20"/>
              </w:rPr>
            </m:ctrlPr>
          </m:sSubSupPr>
          <m:e>
            <m:r>
              <w:rPr>
                <w:rFonts w:ascii="Cambria Math" w:hAnsi="Cambria Math" w:cs="Times New Roman"/>
                <w:sz w:val="20"/>
                <w:szCs w:val="20"/>
              </w:rPr>
              <m:t>s</m:t>
            </m:r>
          </m:e>
          <m:sub>
            <m:r>
              <w:rPr>
                <w:rFonts w:ascii="Cambria Math" w:hAnsi="Cambria Math" w:cs="Times New Roman"/>
                <w:sz w:val="20"/>
                <w:szCs w:val="20"/>
              </w:rPr>
              <m:t>i</m:t>
            </m:r>
          </m:sub>
          <m:sup>
            <m:r>
              <w:rPr>
                <w:rFonts w:ascii="Cambria Math" w:hAnsi="Cambria Math" w:cs="Times New Roman"/>
                <w:sz w:val="20"/>
                <w:szCs w:val="20"/>
              </w:rPr>
              <m:t>m</m:t>
            </m:r>
          </m:sup>
        </m:sSubSup>
      </m:oMath>
      <w:r w:rsidRPr="00C94020">
        <w:rPr>
          <w:rFonts w:ascii="Times New Roman" w:hAnsi="Times New Roman" w:cs="Times New Roman"/>
          <w:sz w:val="20"/>
          <w:szCs w:val="20"/>
        </w:rPr>
        <w:t xml:space="preserve">, a single action calculated as </w:t>
      </w:r>
      <w:r w:rsidRPr="00C94020">
        <w:rPr>
          <w:rFonts w:ascii="Times New Roman" w:hAnsi="Times New Roman" w:cs="Times New Roman"/>
          <w:i/>
          <w:iCs/>
          <w:sz w:val="20"/>
          <w:szCs w:val="20"/>
        </w:rPr>
        <w:t>a</w:t>
      </w:r>
      <w:r w:rsidRPr="00C94020">
        <w:rPr>
          <w:rFonts w:ascii="Times New Roman" w:hAnsi="Times New Roman" w:cs="Times New Roman"/>
          <w:i/>
          <w:iCs/>
          <w:sz w:val="20"/>
          <w:szCs w:val="20"/>
          <w:vertAlign w:val="subscript"/>
        </w:rPr>
        <w:t>i</w:t>
      </w:r>
      <w:r w:rsidRPr="00C94020">
        <w:rPr>
          <w:rFonts w:ascii="Times New Roman" w:hAnsi="Times New Roman" w:cs="Times New Roman"/>
          <w:i/>
          <w:iCs/>
          <w:sz w:val="20"/>
          <w:szCs w:val="20"/>
        </w:rPr>
        <w:t xml:space="preserve"> = </w:t>
      </w:r>
      <w:r w:rsidRPr="00C94020">
        <w:rPr>
          <w:rFonts w:ascii="Times New Roman" w:hAnsi="Times New Roman" w:cs="Times New Roman"/>
          <w:i/>
          <w:sz w:val="20"/>
          <w:szCs w:val="20"/>
        </w:rPr>
        <w:t>K</w:t>
      </w:r>
      <w:r w:rsidRPr="00C94020">
        <w:rPr>
          <w:rFonts w:ascii="Times New Roman" w:hAnsi="Times New Roman" w:cs="Times New Roman"/>
          <w:i/>
          <w:sz w:val="20"/>
          <w:szCs w:val="20"/>
          <w:vertAlign w:val="subscript"/>
        </w:rPr>
        <w:t>Q</w:t>
      </w:r>
      <w:r w:rsidRPr="00C94020">
        <w:rPr>
          <w:rFonts w:ascii="Times New Roman" w:hAnsi="Times New Roman" w:cs="Times New Roman"/>
          <w:sz w:val="20"/>
          <w:szCs w:val="20"/>
        </w:rPr>
        <w:t>·</w:t>
      </w:r>
      <w:r w:rsidRPr="00C94020">
        <w:rPr>
          <w:rFonts w:ascii="Times New Roman" w:hAnsi="Times New Roman" w:cs="Times New Roman"/>
          <w:i/>
          <w:sz w:val="20"/>
          <w:szCs w:val="20"/>
        </w:rPr>
        <w:t>T</w:t>
      </w:r>
      <w:r w:rsidRPr="00C94020">
        <w:rPr>
          <w:rFonts w:ascii="Times New Roman" w:hAnsi="Times New Roman" w:cs="Times New Roman"/>
          <w:i/>
          <w:sz w:val="20"/>
          <w:szCs w:val="20"/>
          <w:vertAlign w:val="subscript"/>
        </w:rPr>
        <w:t>s</w:t>
      </w:r>
      <w:r w:rsidRPr="00C94020">
        <w:rPr>
          <w:rFonts w:ascii="Times New Roman" w:hAnsi="Times New Roman" w:cs="Times New Roman"/>
          <w:sz w:val="20"/>
          <w:szCs w:val="20"/>
        </w:rPr>
        <w:t>·</w:t>
      </w:r>
      <m:oMath>
        <m:sSubSup>
          <m:sSubSupPr>
            <m:ctrlPr>
              <w:rPr>
                <w:rFonts w:ascii="Cambria Math" w:hAnsi="Cambria Math" w:cs="Times New Roman"/>
                <w:iCs/>
                <w:sz w:val="20"/>
                <w:szCs w:val="20"/>
              </w:rPr>
            </m:ctrlPr>
          </m:sSubSupPr>
          <m:e>
            <m:r>
              <w:rPr>
                <w:rFonts w:ascii="Cambria Math" w:hAnsi="Cambria Math" w:cs="Times New Roman"/>
                <w:sz w:val="20"/>
                <w:szCs w:val="20"/>
              </w:rPr>
              <m:t>s</m:t>
            </m:r>
          </m:e>
          <m:sub>
            <m:r>
              <w:rPr>
                <w:rFonts w:ascii="Cambria Math" w:hAnsi="Cambria Math" w:cs="Times New Roman"/>
                <w:sz w:val="20"/>
                <w:szCs w:val="20"/>
              </w:rPr>
              <m:t>i</m:t>
            </m:r>
          </m:sub>
          <m:sup>
            <m:r>
              <w:rPr>
                <w:rFonts w:ascii="Cambria Math" w:hAnsi="Cambria Math" w:cs="Times New Roman"/>
                <w:sz w:val="20"/>
                <w:szCs w:val="20"/>
              </w:rPr>
              <m:t>m</m:t>
            </m:r>
          </m:sup>
        </m:sSubSup>
      </m:oMath>
      <w:r w:rsidRPr="00C94020">
        <w:rPr>
          <w:rFonts w:ascii="Times New Roman" w:hAnsi="Times New Roman" w:cs="Times New Roman"/>
          <w:sz w:val="20"/>
          <w:szCs w:val="20"/>
        </w:rPr>
        <w:t xml:space="preserve"> is assigned</w:t>
      </w:r>
      <w:r>
        <w:rPr>
          <w:rFonts w:ascii="Times New Roman" w:hAnsi="Times New Roman" w:cs="Times New Roman"/>
          <w:sz w:val="20"/>
          <w:szCs w:val="20"/>
        </w:rPr>
        <w:t>,</w:t>
      </w:r>
      <w:r w:rsidRPr="00C94020">
        <w:rPr>
          <w:rFonts w:ascii="Times New Roman" w:hAnsi="Times New Roman" w:cs="Times New Roman"/>
          <w:sz w:val="20"/>
          <w:szCs w:val="20"/>
        </w:rPr>
        <w:t xml:space="preserve"> and after such initialization, these actions are identical to those that </w:t>
      </w:r>
      <w:r>
        <w:rPr>
          <w:rFonts w:ascii="Times New Roman" w:hAnsi="Times New Roman" w:cs="Times New Roman"/>
          <w:sz w:val="20"/>
          <w:szCs w:val="20"/>
        </w:rPr>
        <w:t xml:space="preserve">the </w:t>
      </w:r>
      <w:r w:rsidRPr="00C94020">
        <w:rPr>
          <w:rFonts w:ascii="Times New Roman" w:hAnsi="Times New Roman" w:cs="Times New Roman"/>
          <w:sz w:val="20"/>
          <w:szCs w:val="20"/>
        </w:rPr>
        <w:t xml:space="preserve">PI controller would take in the same state computed by Eq. (5), with the accuracy of discretization. The correlation between </w:t>
      </w:r>
      <w:r>
        <w:rPr>
          <w:rFonts w:ascii="Times New Roman" w:hAnsi="Times New Roman" w:cs="Times New Roman"/>
          <w:sz w:val="20"/>
          <w:szCs w:val="20"/>
        </w:rPr>
        <w:t xml:space="preserve">the </w:t>
      </w:r>
      <w:r w:rsidRPr="00C94020">
        <w:rPr>
          <w:rFonts w:ascii="Times New Roman" w:hAnsi="Times New Roman" w:cs="Times New Roman"/>
          <w:sz w:val="20"/>
          <w:szCs w:val="20"/>
        </w:rPr>
        <w:t xml:space="preserve">state and its assigned action is stored in </w:t>
      </w:r>
      <w:r>
        <w:rPr>
          <w:rFonts w:ascii="Times New Roman" w:hAnsi="Times New Roman" w:cs="Times New Roman"/>
          <w:sz w:val="20"/>
          <w:szCs w:val="20"/>
        </w:rPr>
        <w:t xml:space="preserve">the </w:t>
      </w:r>
      <w:r w:rsidRPr="00C94020">
        <w:rPr>
          <w:rFonts w:ascii="Times New Roman" w:hAnsi="Times New Roman" w:cs="Times New Roman"/>
          <w:sz w:val="20"/>
          <w:szCs w:val="20"/>
        </w:rPr>
        <w:t>Q-matrix and</w:t>
      </w:r>
      <w:r>
        <w:rPr>
          <w:rFonts w:ascii="Times New Roman" w:hAnsi="Times New Roman" w:cs="Times New Roman"/>
          <w:sz w:val="20"/>
          <w:szCs w:val="20"/>
        </w:rPr>
        <w:t>,</w:t>
      </w:r>
      <w:r w:rsidRPr="00C94020">
        <w:rPr>
          <w:rFonts w:ascii="Times New Roman" w:hAnsi="Times New Roman" w:cs="Times New Roman"/>
          <w:sz w:val="20"/>
          <w:szCs w:val="20"/>
        </w:rPr>
        <w:t xml:space="preserve"> during online learning, this correlation dynamically varies due to </w:t>
      </w:r>
      <w:r>
        <w:rPr>
          <w:rFonts w:ascii="Times New Roman" w:hAnsi="Times New Roman" w:cs="Times New Roman"/>
          <w:sz w:val="20"/>
          <w:szCs w:val="20"/>
        </w:rPr>
        <w:t xml:space="preserve">the </w:t>
      </w:r>
      <w:r w:rsidRPr="00C94020">
        <w:rPr>
          <w:rFonts w:ascii="Times New Roman" w:hAnsi="Times New Roman" w:cs="Times New Roman"/>
          <w:sz w:val="20"/>
          <w:szCs w:val="20"/>
        </w:rPr>
        <w:t xml:space="preserve">learning ability given by Eq. (1) to ensure improvement in </w:t>
      </w:r>
      <w:r>
        <w:rPr>
          <w:rFonts w:ascii="Times New Roman" w:hAnsi="Times New Roman" w:cs="Times New Roman"/>
          <w:sz w:val="20"/>
          <w:szCs w:val="20"/>
        </w:rPr>
        <w:t xml:space="preserve">the </w:t>
      </w:r>
      <w:r w:rsidRPr="00C94020">
        <w:rPr>
          <w:rFonts w:ascii="Times New Roman" w:hAnsi="Times New Roman" w:cs="Times New Roman"/>
          <w:sz w:val="20"/>
          <w:szCs w:val="20"/>
        </w:rPr>
        <w:t>control performance.</w:t>
      </w:r>
    </w:p>
    <w:p w14:paraId="387770E5" w14:textId="77777777" w:rsidR="008E6F4D" w:rsidRPr="00C94020" w:rsidRDefault="008E6F4D" w:rsidP="008E6F4D">
      <w:pPr>
        <w:jc w:val="both"/>
        <w:rPr>
          <w:rFonts w:ascii="Times New Roman" w:hAnsi="Times New Roman" w:cs="Times New Roman"/>
          <w:sz w:val="20"/>
          <w:szCs w:val="20"/>
        </w:rPr>
      </w:pPr>
      <w:r w:rsidRPr="00C94020">
        <w:rPr>
          <w:rFonts w:ascii="Times New Roman" w:hAnsi="Times New Roman" w:cs="Times New Roman"/>
          <w:sz w:val="20"/>
          <w:szCs w:val="20"/>
        </w:rPr>
        <w:lastRenderedPageBreak/>
        <w:t xml:space="preserve">The above procedure does not ensure that the </w:t>
      </w:r>
      <w:r w:rsidRPr="00C94020">
        <w:rPr>
          <w:rFonts w:ascii="Times New Roman" w:hAnsi="Times New Roman" w:cs="Times New Roman"/>
          <w:i/>
          <w:iCs/>
          <w:sz w:val="20"/>
          <w:szCs w:val="20"/>
        </w:rPr>
        <w:t>goal state</w:t>
      </w:r>
      <w:r w:rsidRPr="00C94020">
        <w:rPr>
          <w:rFonts w:ascii="Times New Roman" w:hAnsi="Times New Roman" w:cs="Times New Roman"/>
          <w:sz w:val="20"/>
          <w:szCs w:val="20"/>
        </w:rPr>
        <w:t xml:space="preserve"> represents </w:t>
      </w:r>
      <w:r>
        <w:rPr>
          <w:rFonts w:ascii="Times New Roman" w:hAnsi="Times New Roman" w:cs="Times New Roman"/>
          <w:sz w:val="20"/>
          <w:szCs w:val="20"/>
        </w:rPr>
        <w:t xml:space="preserve">the </w:t>
      </w:r>
      <w:r w:rsidRPr="00C94020">
        <w:rPr>
          <w:rFonts w:ascii="Times New Roman" w:hAnsi="Times New Roman" w:cs="Times New Roman"/>
          <w:sz w:val="20"/>
          <w:szCs w:val="20"/>
        </w:rPr>
        <w:t xml:space="preserve">desired reference trajectory given by Eq. (2). Thus, during the operation of </w:t>
      </w:r>
      <w:r>
        <w:rPr>
          <w:rFonts w:ascii="Times New Roman" w:hAnsi="Times New Roman" w:cs="Times New Roman"/>
          <w:sz w:val="20"/>
          <w:szCs w:val="20"/>
        </w:rPr>
        <w:t xml:space="preserve">the </w:t>
      </w:r>
      <w:r w:rsidRPr="00C94020">
        <w:rPr>
          <w:rFonts w:ascii="Times New Roman" w:hAnsi="Times New Roman" w:cs="Times New Roman"/>
          <w:sz w:val="20"/>
          <w:szCs w:val="20"/>
        </w:rPr>
        <w:t>Q2d</w:t>
      </w:r>
      <w:r>
        <w:rPr>
          <w:rFonts w:ascii="Times New Roman" w:hAnsi="Times New Roman" w:cs="Times New Roman"/>
          <w:sz w:val="20"/>
          <w:szCs w:val="20"/>
        </w:rPr>
        <w:t xml:space="preserve"> approach</w:t>
      </w:r>
      <w:r w:rsidRPr="00C94020">
        <w:rPr>
          <w:rFonts w:ascii="Times New Roman" w:hAnsi="Times New Roman" w:cs="Times New Roman"/>
          <w:sz w:val="20"/>
          <w:szCs w:val="20"/>
        </w:rPr>
        <w:t>, the current value of the system state must be computed as:</w:t>
      </w:r>
    </w:p>
    <w:p w14:paraId="387770E6" w14:textId="77777777" w:rsidR="008E6F4D" w:rsidRPr="00C94020" w:rsidRDefault="008E6F4D" w:rsidP="008E6F4D">
      <w:pPr>
        <w:jc w:val="right"/>
        <w:rPr>
          <w:rFonts w:ascii="Times New Roman" w:hAnsi="Times New Roman" w:cs="Times New Roman"/>
          <w:iCs/>
          <w:sz w:val="20"/>
          <w:szCs w:val="20"/>
        </w:rPr>
      </w:pPr>
      <m:oMath>
        <m:r>
          <w:rPr>
            <w:rFonts w:ascii="Cambria Math" w:hAnsi="Cambria Math" w:cs="Times New Roman"/>
            <w:sz w:val="20"/>
            <w:szCs w:val="20"/>
          </w:rPr>
          <m:t>s=</m:t>
        </m:r>
        <m:acc>
          <m:accPr>
            <m:chr m:val="̇"/>
            <m:ctrlPr>
              <w:rPr>
                <w:rFonts w:ascii="Cambria Math" w:hAnsi="Cambria Math" w:cs="Times New Roman"/>
                <w:i/>
                <w:iCs/>
                <w:sz w:val="20"/>
                <w:szCs w:val="20"/>
              </w:rPr>
            </m:ctrlPr>
          </m:accPr>
          <m:e>
            <m:r>
              <w:rPr>
                <w:rFonts w:ascii="Cambria Math" w:hAnsi="Cambria Math" w:cs="Times New Roman"/>
                <w:sz w:val="20"/>
                <w:szCs w:val="20"/>
              </w:rPr>
              <m:t>e</m:t>
            </m:r>
          </m:e>
        </m:acc>
        <m:r>
          <w:rPr>
            <w:rFonts w:ascii="Cambria Math" w:hAnsi="Cambria Math" w:cs="Times New Roman"/>
            <w:sz w:val="20"/>
            <w:szCs w:val="20"/>
          </w:rPr>
          <m:t>+</m:t>
        </m:r>
        <m:d>
          <m:dPr>
            <m:ctrlPr>
              <w:rPr>
                <w:rFonts w:ascii="Cambria Math" w:hAnsi="Cambria Math" w:cs="Times New Roman"/>
                <w:i/>
                <w:iCs/>
                <w:sz w:val="20"/>
                <w:szCs w:val="20"/>
              </w:rPr>
            </m:ctrlPr>
          </m:dPr>
          <m:e>
            <m:r>
              <w:rPr>
                <w:rFonts w:ascii="Cambria Math" w:hAnsi="Cambria Math" w:cs="Times New Roman"/>
                <w:sz w:val="20"/>
                <w:szCs w:val="20"/>
              </w:rPr>
              <m:t>1/</m:t>
            </m:r>
            <m:sSub>
              <m:sSubPr>
                <m:ctrlPr>
                  <w:rPr>
                    <w:rFonts w:ascii="Cambria Math" w:hAnsi="Cambria Math" w:cs="Times New Roman"/>
                    <w:i/>
                    <w:iCs/>
                    <w:sz w:val="20"/>
                    <w:szCs w:val="20"/>
                  </w:rPr>
                </m:ctrlPr>
              </m:sSubPr>
              <m:e>
                <m:r>
                  <w:rPr>
                    <w:rFonts w:ascii="Cambria Math" w:hAnsi="Cambria Math" w:cs="Times New Roman"/>
                    <w:sz w:val="20"/>
                    <w:szCs w:val="20"/>
                  </w:rPr>
                  <m:t>T</m:t>
                </m:r>
              </m:e>
              <m:sub>
                <m:r>
                  <w:rPr>
                    <w:rFonts w:ascii="Cambria Math" w:hAnsi="Cambria Math" w:cs="Times New Roman"/>
                    <w:sz w:val="20"/>
                    <w:szCs w:val="20"/>
                  </w:rPr>
                  <m:t>e</m:t>
                </m:r>
              </m:sub>
            </m:sSub>
          </m:e>
        </m:d>
        <m:r>
          <w:rPr>
            <w:rFonts w:ascii="Cambria Math" w:hAnsi="Cambria Math" w:cs="Times New Roman"/>
            <w:sz w:val="20"/>
            <w:szCs w:val="20"/>
          </w:rPr>
          <m:t>e</m:t>
        </m:r>
      </m:oMath>
      <w:r w:rsidRPr="00C94020">
        <w:rPr>
          <w:rFonts w:ascii="Times New Roman" w:hAnsi="Times New Roman" w:cs="Times New Roman"/>
          <w:iCs/>
          <w:sz w:val="20"/>
          <w:szCs w:val="20"/>
        </w:rPr>
        <w:tab/>
      </w:r>
      <w:r w:rsidRPr="00C94020">
        <w:rPr>
          <w:rFonts w:ascii="Times New Roman" w:hAnsi="Times New Roman" w:cs="Times New Roman"/>
          <w:sz w:val="20"/>
          <w:szCs w:val="20"/>
        </w:rPr>
        <w:t>,</w:t>
      </w:r>
      <w:r w:rsidRPr="00C94020">
        <w:rPr>
          <w:rFonts w:ascii="Times New Roman" w:hAnsi="Times New Roman" w:cs="Times New Roman"/>
          <w:sz w:val="20"/>
          <w:szCs w:val="20"/>
        </w:rPr>
        <w:tab/>
      </w:r>
      <w:r w:rsidRPr="00C94020">
        <w:rPr>
          <w:rFonts w:ascii="Times New Roman" w:hAnsi="Times New Roman" w:cs="Times New Roman"/>
          <w:sz w:val="20"/>
          <w:szCs w:val="20"/>
        </w:rPr>
        <w:tab/>
      </w:r>
      <w:r w:rsidRPr="00C94020">
        <w:rPr>
          <w:rFonts w:ascii="Times New Roman" w:hAnsi="Times New Roman" w:cs="Times New Roman"/>
          <w:sz w:val="20"/>
          <w:szCs w:val="20"/>
        </w:rPr>
        <w:tab/>
      </w:r>
      <w:r w:rsidRPr="00C94020">
        <w:rPr>
          <w:rFonts w:ascii="Times New Roman" w:hAnsi="Times New Roman" w:cs="Times New Roman"/>
          <w:sz w:val="20"/>
          <w:szCs w:val="20"/>
        </w:rPr>
        <w:tab/>
      </w:r>
      <w:r>
        <w:rPr>
          <w:rFonts w:ascii="Times New Roman" w:hAnsi="Times New Roman" w:cs="Times New Roman"/>
          <w:sz w:val="20"/>
          <w:szCs w:val="20"/>
        </w:rPr>
        <w:tab/>
      </w:r>
      <w:r w:rsidRPr="00C94020">
        <w:rPr>
          <w:rFonts w:ascii="Times New Roman" w:hAnsi="Times New Roman" w:cs="Times New Roman"/>
          <w:sz w:val="20"/>
          <w:szCs w:val="20"/>
        </w:rPr>
        <w:tab/>
        <w:t>(7)</w:t>
      </w:r>
    </w:p>
    <w:p w14:paraId="387770E7" w14:textId="77777777" w:rsidR="008E6F4D" w:rsidRPr="00C94020" w:rsidRDefault="008E6F4D" w:rsidP="008E6F4D">
      <w:pPr>
        <w:jc w:val="both"/>
        <w:rPr>
          <w:rFonts w:ascii="Times New Roman" w:hAnsi="Times New Roman" w:cs="Times New Roman"/>
          <w:sz w:val="20"/>
          <w:szCs w:val="20"/>
        </w:rPr>
      </w:pPr>
      <w:r w:rsidRPr="00C94020">
        <w:rPr>
          <w:rFonts w:ascii="Times New Roman" w:hAnsi="Times New Roman" w:cs="Times New Roman"/>
          <w:sz w:val="20"/>
          <w:szCs w:val="20"/>
        </w:rPr>
        <w:t xml:space="preserve">and then, for this state, the control signal given by Eq. (4) must be recalculated based on the action </w:t>
      </w:r>
      <w:r w:rsidRPr="00C94020">
        <w:rPr>
          <w:rFonts w:ascii="Times New Roman" w:hAnsi="Times New Roman" w:cs="Times New Roman"/>
          <w:i/>
          <w:iCs/>
          <w:sz w:val="20"/>
          <w:szCs w:val="20"/>
        </w:rPr>
        <w:t>a</w:t>
      </w:r>
      <w:r w:rsidRPr="001432D2">
        <w:rPr>
          <w:rFonts w:ascii="Times New Roman" w:hAnsi="Times New Roman" w:cs="Times New Roman"/>
          <w:i/>
          <w:iCs/>
          <w:sz w:val="20"/>
          <w:szCs w:val="20"/>
          <w:vertAlign w:val="subscript"/>
        </w:rPr>
        <w:t>i</w:t>
      </w:r>
      <w:r w:rsidRPr="00C94020">
        <w:rPr>
          <w:rFonts w:ascii="Times New Roman" w:hAnsi="Times New Roman" w:cs="Times New Roman"/>
          <w:sz w:val="20"/>
          <w:szCs w:val="20"/>
        </w:rPr>
        <w:t xml:space="preserve"> using </w:t>
      </w:r>
      <w:r>
        <w:rPr>
          <w:rFonts w:ascii="Times New Roman" w:hAnsi="Times New Roman" w:cs="Times New Roman"/>
          <w:sz w:val="20"/>
          <w:szCs w:val="20"/>
        </w:rPr>
        <w:t xml:space="preserve">the </w:t>
      </w:r>
      <w:r w:rsidRPr="00C94020">
        <w:rPr>
          <w:rFonts w:ascii="Times New Roman" w:hAnsi="Times New Roman" w:cs="Times New Roman"/>
          <w:sz w:val="20"/>
          <w:szCs w:val="20"/>
        </w:rPr>
        <w:t xml:space="preserve">current value of the control error </w:t>
      </w:r>
      <w:r w:rsidRPr="00C94020">
        <w:rPr>
          <w:rFonts w:ascii="Times New Roman" w:hAnsi="Times New Roman" w:cs="Times New Roman"/>
          <w:i/>
          <w:iCs/>
          <w:sz w:val="20"/>
          <w:szCs w:val="20"/>
        </w:rPr>
        <w:t>e</w:t>
      </w:r>
      <w:r w:rsidRPr="00C94020">
        <w:rPr>
          <w:rFonts w:ascii="Times New Roman" w:hAnsi="Times New Roman" w:cs="Times New Roman"/>
          <w:sz w:val="20"/>
          <w:szCs w:val="20"/>
        </w:rPr>
        <w:t xml:space="preserve"> as:</w:t>
      </w:r>
    </w:p>
    <w:p w14:paraId="387770E8" w14:textId="77777777" w:rsidR="008E6F4D" w:rsidRPr="00C94020" w:rsidRDefault="00FB3076" w:rsidP="008E6F4D">
      <w:pPr>
        <w:jc w:val="right"/>
        <w:rPr>
          <w:rFonts w:ascii="Times New Roman" w:hAnsi="Times New Roman" w:cs="Times New Roman"/>
          <w:b/>
          <w:i/>
          <w:iCs/>
          <w:sz w:val="20"/>
          <w:szCs w:val="20"/>
        </w:rPr>
      </w:pPr>
      <m:oMath>
        <m:sSub>
          <m:sSubPr>
            <m:ctrlPr>
              <w:rPr>
                <w:rFonts w:ascii="Cambria Math" w:hAnsi="Cambria Math" w:cs="Times New Roman"/>
                <w:iCs/>
                <w:sz w:val="20"/>
                <w:szCs w:val="20"/>
              </w:rPr>
            </m:ctrlPr>
          </m:sSubPr>
          <m:e>
            <m:r>
              <w:rPr>
                <w:rFonts w:ascii="Cambria Math" w:hAnsi="Cambria Math" w:cs="Times New Roman"/>
                <w:sz w:val="20"/>
                <w:szCs w:val="20"/>
              </w:rPr>
              <m:t>ΔU</m:t>
            </m:r>
          </m:e>
          <m:sub>
            <m:r>
              <w:rPr>
                <w:rFonts w:ascii="Cambria Math" w:hAnsi="Cambria Math" w:cs="Times New Roman"/>
                <w:sz w:val="20"/>
                <w:szCs w:val="20"/>
              </w:rPr>
              <m:t>Q</m:t>
            </m:r>
          </m:sub>
        </m:sSub>
        <m:r>
          <m:rPr>
            <m:sty m:val="p"/>
          </m:rPr>
          <w:rPr>
            <w:rFonts w:ascii="Cambria Math" w:hAnsi="Cambria Math" w:cs="Times New Roman"/>
            <w:sz w:val="20"/>
            <w:szCs w:val="20"/>
          </w:rPr>
          <m:t xml:space="preserve">= </m:t>
        </m:r>
        <m:r>
          <w:rPr>
            <w:rFonts w:ascii="Cambria Math" w:hAnsi="Cambria Math" w:cs="Times New Roman"/>
            <w:sz w:val="20"/>
            <w:szCs w:val="20"/>
          </w:rPr>
          <m:t>a</m:t>
        </m:r>
        <m:r>
          <m:rPr>
            <m:sty m:val="p"/>
          </m:rPr>
          <w:rPr>
            <w:rFonts w:ascii="Cambria Math" w:hAnsi="Cambria Math" w:cs="Times New Roman"/>
            <w:sz w:val="20"/>
            <w:szCs w:val="20"/>
          </w:rPr>
          <m:t>-</m:t>
        </m:r>
        <m:r>
          <w:rPr>
            <w:rFonts w:ascii="Cambria Math" w:hAnsi="Cambria Math" w:cs="Times New Roman"/>
            <w:sz w:val="20"/>
            <w:szCs w:val="20"/>
          </w:rPr>
          <m:t>e</m:t>
        </m:r>
        <m:d>
          <m:dPr>
            <m:ctrlPr>
              <w:rPr>
                <w:rFonts w:ascii="Cambria Math" w:hAnsi="Cambria Math" w:cs="Times New Roman"/>
                <w:iCs/>
                <w:sz w:val="20"/>
                <w:szCs w:val="20"/>
              </w:rPr>
            </m:ctrlPr>
          </m:dPr>
          <m:e>
            <m:r>
              <w:rPr>
                <w:rFonts w:ascii="Cambria Math" w:hAnsi="Cambria Math" w:cs="Times New Roman"/>
                <w:sz w:val="20"/>
                <w:szCs w:val="20"/>
              </w:rPr>
              <m:t>1/</m:t>
            </m:r>
            <m:sSub>
              <m:sSubPr>
                <m:ctrlPr>
                  <w:rPr>
                    <w:rFonts w:ascii="Cambria Math" w:hAnsi="Cambria Math" w:cs="Times New Roman"/>
                    <w:i/>
                    <w:iCs/>
                    <w:sz w:val="20"/>
                    <w:szCs w:val="20"/>
                  </w:rPr>
                </m:ctrlPr>
              </m:sSubPr>
              <m:e>
                <m:r>
                  <w:rPr>
                    <w:rFonts w:ascii="Cambria Math" w:hAnsi="Cambria Math" w:cs="Times New Roman"/>
                    <w:sz w:val="20"/>
                    <w:szCs w:val="20"/>
                  </w:rPr>
                  <m:t>T</m:t>
                </m:r>
              </m:e>
              <m:sub>
                <m:r>
                  <w:rPr>
                    <w:rFonts w:ascii="Cambria Math" w:hAnsi="Cambria Math" w:cs="Times New Roman"/>
                    <w:sz w:val="20"/>
                    <w:szCs w:val="20"/>
                  </w:rPr>
                  <m:t>e</m:t>
                </m:r>
              </m:sub>
            </m:sSub>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I</m:t>
                </m:r>
              </m:sub>
            </m:sSub>
          </m:e>
        </m:d>
      </m:oMath>
      <w:r w:rsidR="008E6F4D" w:rsidRPr="00C94020">
        <w:rPr>
          <w:rFonts w:ascii="Times New Roman" w:hAnsi="Times New Roman" w:cs="Times New Roman"/>
          <w:iCs/>
          <w:sz w:val="20"/>
          <w:szCs w:val="20"/>
        </w:rPr>
        <w:t>.</w:t>
      </w:r>
      <w:r w:rsidR="008E6F4D" w:rsidRPr="00C94020">
        <w:rPr>
          <w:rFonts w:ascii="Times New Roman" w:hAnsi="Times New Roman" w:cs="Times New Roman"/>
          <w:iCs/>
          <w:sz w:val="20"/>
          <w:szCs w:val="20"/>
        </w:rPr>
        <w:tab/>
      </w:r>
      <w:r w:rsidR="008E6F4D" w:rsidRPr="00C94020">
        <w:rPr>
          <w:rFonts w:ascii="Times New Roman" w:hAnsi="Times New Roman" w:cs="Times New Roman"/>
          <w:iCs/>
          <w:sz w:val="20"/>
          <w:szCs w:val="20"/>
        </w:rPr>
        <w:tab/>
      </w:r>
      <w:r w:rsidR="008E6F4D" w:rsidRPr="00C94020">
        <w:rPr>
          <w:rFonts w:ascii="Times New Roman" w:hAnsi="Times New Roman" w:cs="Times New Roman"/>
          <w:iCs/>
          <w:sz w:val="20"/>
          <w:szCs w:val="20"/>
        </w:rPr>
        <w:tab/>
      </w:r>
      <w:r w:rsidR="008E6F4D" w:rsidRPr="00C94020">
        <w:rPr>
          <w:rFonts w:ascii="Times New Roman" w:hAnsi="Times New Roman" w:cs="Times New Roman"/>
          <w:iCs/>
          <w:sz w:val="20"/>
          <w:szCs w:val="20"/>
        </w:rPr>
        <w:tab/>
      </w:r>
      <w:r w:rsidR="008E6F4D" w:rsidRPr="00C94020">
        <w:rPr>
          <w:rFonts w:ascii="Times New Roman" w:hAnsi="Times New Roman" w:cs="Times New Roman"/>
          <w:iCs/>
          <w:sz w:val="20"/>
          <w:szCs w:val="20"/>
        </w:rPr>
        <w:tab/>
        <w:t>(8)</w:t>
      </w:r>
    </w:p>
    <w:p w14:paraId="387770E9" w14:textId="77777777" w:rsidR="008E6F4D" w:rsidRPr="00FB69FC" w:rsidRDefault="008E6F4D" w:rsidP="008E6F4D">
      <w:pPr>
        <w:jc w:val="both"/>
        <w:rPr>
          <w:rFonts w:ascii="Times New Roman" w:hAnsi="Times New Roman" w:cs="Times New Roman"/>
          <w:color w:val="000000" w:themeColor="text1"/>
          <w:sz w:val="20"/>
          <w:szCs w:val="20"/>
        </w:rPr>
      </w:pPr>
      <w:r w:rsidRPr="00C94020">
        <w:rPr>
          <w:rFonts w:ascii="Times New Roman" w:hAnsi="Times New Roman" w:cs="Times New Roman"/>
          <w:sz w:val="20"/>
          <w:szCs w:val="20"/>
        </w:rPr>
        <w:t xml:space="preserve">The aforementioned state definition significantly facilitates </w:t>
      </w:r>
      <w:r>
        <w:rPr>
          <w:rFonts w:ascii="Times New Roman" w:hAnsi="Times New Roman" w:cs="Times New Roman"/>
          <w:sz w:val="20"/>
          <w:szCs w:val="20"/>
        </w:rPr>
        <w:t xml:space="preserve">the </w:t>
      </w:r>
      <w:r w:rsidRPr="00C94020">
        <w:rPr>
          <w:rFonts w:ascii="Times New Roman" w:hAnsi="Times New Roman" w:cs="Times New Roman"/>
          <w:sz w:val="20"/>
          <w:szCs w:val="20"/>
        </w:rPr>
        <w:t xml:space="preserve">Q-matrix initialization </w:t>
      </w:r>
      <w:r>
        <w:rPr>
          <w:rFonts w:ascii="Times New Roman" w:hAnsi="Times New Roman" w:cs="Times New Roman"/>
          <w:sz w:val="20"/>
          <w:szCs w:val="20"/>
        </w:rPr>
        <w:t>ensuring</w:t>
      </w:r>
      <w:r w:rsidRPr="00C94020">
        <w:rPr>
          <w:rFonts w:ascii="Times New Roman" w:hAnsi="Times New Roman" w:cs="Times New Roman"/>
          <w:sz w:val="20"/>
          <w:szCs w:val="20"/>
        </w:rPr>
        <w:t xml:space="preserve"> </w:t>
      </w:r>
      <w:proofErr w:type="spellStart"/>
      <w:r w:rsidRPr="00C94020">
        <w:rPr>
          <w:rFonts w:ascii="Times New Roman" w:hAnsi="Times New Roman" w:cs="Times New Roman"/>
          <w:sz w:val="20"/>
          <w:szCs w:val="20"/>
        </w:rPr>
        <w:t>bumpless</w:t>
      </w:r>
      <w:proofErr w:type="spellEnd"/>
      <w:r w:rsidRPr="00C94020">
        <w:rPr>
          <w:rFonts w:ascii="Times New Roman" w:hAnsi="Times New Roman" w:cs="Times New Roman"/>
          <w:sz w:val="20"/>
          <w:szCs w:val="20"/>
        </w:rPr>
        <w:t xml:space="preserve"> switching between the operating PI controller and the proposed Q2d controller. Consequently, it </w:t>
      </w:r>
      <w:r>
        <w:rPr>
          <w:rFonts w:ascii="Times New Roman" w:hAnsi="Times New Roman" w:cs="Times New Roman"/>
          <w:sz w:val="20"/>
          <w:szCs w:val="20"/>
        </w:rPr>
        <w:t>enables</w:t>
      </w:r>
      <w:r w:rsidRPr="00C94020">
        <w:rPr>
          <w:rFonts w:ascii="Times New Roman" w:hAnsi="Times New Roman" w:cs="Times New Roman"/>
          <w:sz w:val="20"/>
          <w:szCs w:val="20"/>
        </w:rPr>
        <w:t xml:space="preserve"> a very simple initialization of the Q-matrix to </w:t>
      </w:r>
      <w:r>
        <w:rPr>
          <w:rFonts w:ascii="Times New Roman" w:hAnsi="Times New Roman" w:cs="Times New Roman"/>
          <w:sz w:val="20"/>
          <w:szCs w:val="20"/>
        </w:rPr>
        <w:t>provid</w:t>
      </w:r>
      <w:r w:rsidRPr="00C94020">
        <w:rPr>
          <w:rFonts w:ascii="Times New Roman" w:hAnsi="Times New Roman" w:cs="Times New Roman"/>
          <w:sz w:val="20"/>
          <w:szCs w:val="20"/>
        </w:rPr>
        <w:t xml:space="preserve">e </w:t>
      </w:r>
      <w:r>
        <w:rPr>
          <w:rFonts w:ascii="Times New Roman" w:hAnsi="Times New Roman" w:cs="Times New Roman"/>
          <w:sz w:val="20"/>
          <w:szCs w:val="20"/>
        </w:rPr>
        <w:t xml:space="preserve">an </w:t>
      </w:r>
      <w:r w:rsidRPr="00C94020">
        <w:rPr>
          <w:rFonts w:ascii="Times New Roman" w:hAnsi="Times New Roman" w:cs="Times New Roman"/>
          <w:sz w:val="20"/>
          <w:szCs w:val="20"/>
        </w:rPr>
        <w:t xml:space="preserve">initial performance </w:t>
      </w:r>
      <w:r>
        <w:rPr>
          <w:rFonts w:ascii="Times New Roman" w:hAnsi="Times New Roman" w:cs="Times New Roman"/>
          <w:sz w:val="20"/>
          <w:szCs w:val="20"/>
        </w:rPr>
        <w:t>extremely</w:t>
      </w:r>
      <w:r w:rsidRPr="00C94020">
        <w:rPr>
          <w:rFonts w:ascii="Times New Roman" w:hAnsi="Times New Roman" w:cs="Times New Roman"/>
          <w:sz w:val="20"/>
          <w:szCs w:val="20"/>
        </w:rPr>
        <w:t xml:space="preserve"> close to the existing PI controller. This </w:t>
      </w:r>
      <w:r w:rsidRPr="00FB69FC">
        <w:rPr>
          <w:rFonts w:ascii="Times New Roman" w:hAnsi="Times New Roman" w:cs="Times New Roman"/>
          <w:color w:val="000000" w:themeColor="text1"/>
          <w:sz w:val="20"/>
          <w:szCs w:val="20"/>
        </w:rPr>
        <w:t>initialization simply consists in creating the Q-matrix as the identity one.</w:t>
      </w:r>
    </w:p>
    <w:p w14:paraId="387770EA" w14:textId="43B4E926" w:rsidR="00727EF7" w:rsidRPr="00FB69FC" w:rsidRDefault="00EA477B" w:rsidP="00780B34">
      <w:pPr>
        <w:spacing w:after="0"/>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By definition, the proposed Q2d approach is based on the </w:t>
      </w:r>
      <w:r w:rsidR="009A7C94" w:rsidRPr="00FB69FC">
        <w:rPr>
          <w:rFonts w:ascii="Times New Roman" w:hAnsi="Times New Roman" w:cs="Times New Roman"/>
          <w:color w:val="000000" w:themeColor="text1"/>
          <w:sz w:val="20"/>
          <w:szCs w:val="20"/>
        </w:rPr>
        <w:t>one</w:t>
      </w:r>
      <w:r w:rsidRPr="00FB69FC">
        <w:rPr>
          <w:rFonts w:ascii="Times New Roman" w:hAnsi="Times New Roman" w:cs="Times New Roman"/>
          <w:color w:val="000000" w:themeColor="text1"/>
          <w:sz w:val="20"/>
          <w:szCs w:val="20"/>
        </w:rPr>
        <w:t>-</w:t>
      </w:r>
      <w:r w:rsidR="002C7DCD" w:rsidRPr="00FB69FC">
        <w:rPr>
          <w:rFonts w:ascii="Times New Roman" w:hAnsi="Times New Roman" w:cs="Times New Roman"/>
          <w:color w:val="000000" w:themeColor="text1"/>
          <w:sz w:val="20"/>
          <w:szCs w:val="20"/>
        </w:rPr>
        <w:t>dimensional</w:t>
      </w:r>
      <w:r w:rsidRPr="00FB69FC">
        <w:rPr>
          <w:rFonts w:ascii="Times New Roman" w:hAnsi="Times New Roman" w:cs="Times New Roman"/>
          <w:color w:val="000000" w:themeColor="text1"/>
          <w:sz w:val="20"/>
          <w:szCs w:val="20"/>
        </w:rPr>
        <w:t xml:space="preserve"> state space representation. Thus, the method of generating</w:t>
      </w:r>
      <w:r w:rsidR="005514C5" w:rsidRPr="00FB69FC">
        <w:rPr>
          <w:rFonts w:ascii="Times New Roman" w:hAnsi="Times New Roman" w:cs="Times New Roman"/>
          <w:color w:val="000000" w:themeColor="text1"/>
          <w:sz w:val="20"/>
          <w:szCs w:val="20"/>
        </w:rPr>
        <w:t xml:space="preserve"> the state space </w:t>
      </w:r>
      <w:r w:rsidR="00780B34" w:rsidRPr="00FB69FC">
        <w:rPr>
          <w:rFonts w:ascii="Times New Roman" w:hAnsi="Times New Roman" w:cs="Times New Roman"/>
          <w:color w:val="000000" w:themeColor="text1"/>
          <w:sz w:val="20"/>
          <w:szCs w:val="20"/>
        </w:rPr>
        <w:t xml:space="preserve">presented above </w:t>
      </w:r>
      <w:r w:rsidR="005514C5" w:rsidRPr="00FB69FC">
        <w:rPr>
          <w:rFonts w:ascii="Times New Roman" w:hAnsi="Times New Roman" w:cs="Times New Roman"/>
          <w:color w:val="000000" w:themeColor="text1"/>
          <w:sz w:val="20"/>
          <w:szCs w:val="20"/>
        </w:rPr>
        <w:t xml:space="preserve">is designed directly for this approach. </w:t>
      </w:r>
      <w:proofErr w:type="gramStart"/>
      <w:r w:rsidR="005514C5" w:rsidRPr="00FB69FC">
        <w:rPr>
          <w:rFonts w:ascii="Times New Roman" w:hAnsi="Times New Roman" w:cs="Times New Roman"/>
          <w:color w:val="000000" w:themeColor="text1"/>
          <w:sz w:val="20"/>
          <w:szCs w:val="20"/>
        </w:rPr>
        <w:t>Similarly</w:t>
      </w:r>
      <w:proofErr w:type="gramEnd"/>
      <w:r w:rsidR="005514C5" w:rsidRPr="00FB69FC">
        <w:rPr>
          <w:rFonts w:ascii="Times New Roman" w:hAnsi="Times New Roman" w:cs="Times New Roman"/>
          <w:color w:val="000000" w:themeColor="text1"/>
          <w:sz w:val="20"/>
          <w:szCs w:val="20"/>
        </w:rPr>
        <w:t xml:space="preserve"> to Q3d approach, it starts from generating the discretized values of </w:t>
      </w:r>
      <w:r w:rsidR="005514C5" w:rsidRPr="00FB69FC">
        <w:rPr>
          <w:rFonts w:ascii="Times New Roman" w:eastAsiaTheme="minorEastAsia" w:hAnsi="Times New Roman" w:cs="Times New Roman"/>
          <w:i/>
          <w:iCs/>
          <w:color w:val="000000" w:themeColor="text1"/>
          <w:sz w:val="20"/>
          <w:szCs w:val="20"/>
        </w:rPr>
        <w:t>e</w:t>
      </w:r>
      <w:r w:rsidR="005514C5" w:rsidRPr="00FB69FC">
        <w:rPr>
          <w:rFonts w:ascii="Times New Roman" w:eastAsiaTheme="minorEastAsia" w:hAnsi="Times New Roman" w:cs="Times New Roman"/>
          <w:color w:val="000000" w:themeColor="text1"/>
          <w:sz w:val="20"/>
          <w:szCs w:val="20"/>
        </w:rPr>
        <w:t xml:space="preserve">, </w:t>
      </w:r>
      <m:oMath>
        <m:acc>
          <m:accPr>
            <m:chr m:val="̇"/>
            <m:ctrlPr>
              <w:rPr>
                <w:rFonts w:ascii="Cambria Math" w:hAnsi="Cambria Math" w:cs="Times New Roman"/>
                <w:i/>
                <w:iCs/>
                <w:color w:val="000000" w:themeColor="text1"/>
                <w:sz w:val="20"/>
                <w:szCs w:val="20"/>
              </w:rPr>
            </m:ctrlPr>
          </m:accPr>
          <m:e>
            <m:r>
              <w:rPr>
                <w:rFonts w:ascii="Cambria Math" w:hAnsi="Cambria Math" w:cs="Times New Roman"/>
                <w:color w:val="000000" w:themeColor="text1"/>
                <w:sz w:val="20"/>
                <w:szCs w:val="20"/>
              </w:rPr>
              <m:t>e</m:t>
            </m:r>
          </m:e>
        </m:acc>
      </m:oMath>
      <w:r w:rsidR="005514C5" w:rsidRPr="00FB69FC">
        <w:rPr>
          <w:rFonts w:ascii="Times New Roman" w:hAnsi="Times New Roman" w:cs="Times New Roman"/>
          <w:color w:val="000000" w:themeColor="text1"/>
          <w:sz w:val="20"/>
          <w:szCs w:val="20"/>
        </w:rPr>
        <w:t xml:space="preserve"> (see Listing 1) but this generation </w:t>
      </w:r>
      <w:r w:rsidR="00780B34" w:rsidRPr="00FB69FC">
        <w:rPr>
          <w:rFonts w:ascii="Times New Roman" w:hAnsi="Times New Roman" w:cs="Times New Roman"/>
          <w:color w:val="000000" w:themeColor="text1"/>
          <w:sz w:val="20"/>
          <w:szCs w:val="20"/>
        </w:rPr>
        <w:t xml:space="preserve">and the consecutive steps are different </w:t>
      </w:r>
      <w:r w:rsidR="005514C5" w:rsidRPr="00FB69FC">
        <w:rPr>
          <w:rFonts w:ascii="Times New Roman" w:hAnsi="Times New Roman" w:cs="Times New Roman"/>
          <w:color w:val="000000" w:themeColor="text1"/>
          <w:sz w:val="20"/>
          <w:szCs w:val="20"/>
        </w:rPr>
        <w:t xml:space="preserve">in </w:t>
      </w:r>
      <w:r w:rsidR="00727EF7" w:rsidRPr="00FB69FC">
        <w:rPr>
          <w:rFonts w:ascii="Times New Roman" w:hAnsi="Times New Roman" w:cs="Times New Roman"/>
          <w:color w:val="000000" w:themeColor="text1"/>
          <w:sz w:val="20"/>
          <w:szCs w:val="20"/>
        </w:rPr>
        <w:t xml:space="preserve">the following </w:t>
      </w:r>
      <w:r w:rsidR="005514C5" w:rsidRPr="00FB69FC">
        <w:rPr>
          <w:rFonts w:ascii="Times New Roman" w:hAnsi="Times New Roman" w:cs="Times New Roman"/>
          <w:color w:val="000000" w:themeColor="text1"/>
          <w:sz w:val="20"/>
          <w:szCs w:val="20"/>
        </w:rPr>
        <w:t xml:space="preserve">details. </w:t>
      </w:r>
    </w:p>
    <w:p w14:paraId="387770EB" w14:textId="1C354824" w:rsidR="00EA477B" w:rsidRPr="00FB69FC" w:rsidRDefault="005514C5" w:rsidP="00727EF7">
      <w:pPr>
        <w:pStyle w:val="ListParagraph"/>
        <w:numPr>
          <w:ilvl w:val="0"/>
          <w:numId w:val="3"/>
        </w:num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For Q3d, generating the intervals of </w:t>
      </w:r>
      <w:r w:rsidRPr="00FB69FC">
        <w:rPr>
          <w:rFonts w:ascii="Times New Roman" w:eastAsiaTheme="minorEastAsia" w:hAnsi="Times New Roman" w:cs="Times New Roman"/>
          <w:i/>
          <w:iCs/>
          <w:color w:val="000000" w:themeColor="text1"/>
          <w:sz w:val="20"/>
          <w:szCs w:val="20"/>
        </w:rPr>
        <w:t>e</w:t>
      </w:r>
      <w:r w:rsidRPr="00FB69FC">
        <w:rPr>
          <w:rFonts w:ascii="Times New Roman" w:eastAsiaTheme="minorEastAsia" w:hAnsi="Times New Roman" w:cs="Times New Roman"/>
          <w:color w:val="000000" w:themeColor="text1"/>
          <w:sz w:val="20"/>
          <w:szCs w:val="20"/>
        </w:rPr>
        <w:t xml:space="preserve">, </w:t>
      </w:r>
      <m:oMath>
        <m:acc>
          <m:accPr>
            <m:chr m:val="̇"/>
            <m:ctrlPr>
              <w:rPr>
                <w:rFonts w:ascii="Cambria Math" w:hAnsi="Cambria Math" w:cs="Times New Roman"/>
                <w:i/>
                <w:iCs/>
                <w:color w:val="000000" w:themeColor="text1"/>
                <w:sz w:val="20"/>
                <w:szCs w:val="20"/>
              </w:rPr>
            </m:ctrlPr>
          </m:accPr>
          <m:e>
            <m:r>
              <w:rPr>
                <w:rFonts w:ascii="Cambria Math" w:hAnsi="Cambria Math" w:cs="Times New Roman"/>
                <w:color w:val="000000" w:themeColor="text1"/>
                <w:sz w:val="20"/>
                <w:szCs w:val="20"/>
              </w:rPr>
              <m:t>e</m:t>
            </m:r>
          </m:e>
        </m:acc>
      </m:oMath>
      <w:r w:rsidRPr="00FB69FC">
        <w:rPr>
          <w:rFonts w:ascii="Times New Roman" w:eastAsiaTheme="minorEastAsia" w:hAnsi="Times New Roman" w:cs="Times New Roman"/>
          <w:iCs/>
          <w:color w:val="000000" w:themeColor="text1"/>
          <w:sz w:val="20"/>
          <w:szCs w:val="20"/>
        </w:rPr>
        <w:t xml:space="preserve"> is determined based on the time constant of the reference trajectory </w:t>
      </w:r>
      <w:proofErr w:type="spellStart"/>
      <w:r w:rsidRPr="00FB69FC">
        <w:rPr>
          <w:rFonts w:ascii="Times New Roman" w:eastAsiaTheme="minorEastAsia" w:hAnsi="Times New Roman" w:cs="Times New Roman"/>
          <w:i/>
          <w:color w:val="000000" w:themeColor="text1"/>
          <w:sz w:val="20"/>
          <w:szCs w:val="20"/>
        </w:rPr>
        <w:t>T</w:t>
      </w:r>
      <w:r w:rsidRPr="00FB69FC">
        <w:rPr>
          <w:rFonts w:ascii="Times New Roman" w:eastAsiaTheme="minorEastAsia" w:hAnsi="Times New Roman" w:cs="Times New Roman"/>
          <w:i/>
          <w:color w:val="000000" w:themeColor="text1"/>
          <w:sz w:val="20"/>
          <w:szCs w:val="20"/>
          <w:vertAlign w:val="subscript"/>
        </w:rPr>
        <w:t>e</w:t>
      </w:r>
      <w:proofErr w:type="spellEnd"/>
      <w:r w:rsidRPr="00FB69FC">
        <w:rPr>
          <w:rFonts w:ascii="Times New Roman" w:eastAsiaTheme="minorEastAsia" w:hAnsi="Times New Roman" w:cs="Times New Roman"/>
          <w:iCs/>
          <w:color w:val="000000" w:themeColor="text1"/>
          <w:sz w:val="20"/>
          <w:szCs w:val="20"/>
        </w:rPr>
        <w:t>, which makes it depend</w:t>
      </w:r>
      <w:r w:rsidR="006D0B4C" w:rsidRPr="00FB69FC">
        <w:rPr>
          <w:rFonts w:ascii="Times New Roman" w:eastAsiaTheme="minorEastAsia" w:hAnsi="Times New Roman" w:cs="Times New Roman"/>
          <w:iCs/>
          <w:color w:val="000000" w:themeColor="text1"/>
          <w:sz w:val="20"/>
          <w:szCs w:val="20"/>
        </w:rPr>
        <w:t>ent</w:t>
      </w:r>
      <w:r w:rsidRPr="00FB69FC">
        <w:rPr>
          <w:rFonts w:ascii="Times New Roman" w:eastAsiaTheme="minorEastAsia" w:hAnsi="Times New Roman" w:cs="Times New Roman"/>
          <w:iCs/>
          <w:color w:val="000000" w:themeColor="text1"/>
          <w:sz w:val="20"/>
          <w:szCs w:val="20"/>
        </w:rPr>
        <w:t xml:space="preserve"> on the definition of the desired </w:t>
      </w:r>
      <w:r w:rsidR="00780B34" w:rsidRPr="00FB69FC">
        <w:rPr>
          <w:rFonts w:ascii="Times New Roman" w:eastAsiaTheme="minorEastAsia" w:hAnsi="Times New Roman" w:cs="Times New Roman"/>
          <w:iCs/>
          <w:color w:val="000000" w:themeColor="text1"/>
          <w:sz w:val="20"/>
          <w:szCs w:val="20"/>
        </w:rPr>
        <w:t xml:space="preserve">reference </w:t>
      </w:r>
      <w:r w:rsidRPr="00FB69FC">
        <w:rPr>
          <w:rFonts w:ascii="Times New Roman" w:eastAsiaTheme="minorEastAsia" w:hAnsi="Times New Roman" w:cs="Times New Roman"/>
          <w:iCs/>
          <w:color w:val="000000" w:themeColor="text1"/>
          <w:sz w:val="20"/>
          <w:szCs w:val="20"/>
        </w:rPr>
        <w:t>closed loop performance. When this performance remains unchanged, such an approach is satisf</w:t>
      </w:r>
      <w:r w:rsidR="006D0B4C" w:rsidRPr="00FB69FC">
        <w:rPr>
          <w:rFonts w:ascii="Times New Roman" w:eastAsiaTheme="minorEastAsia" w:hAnsi="Times New Roman" w:cs="Times New Roman"/>
          <w:iCs/>
          <w:color w:val="000000" w:themeColor="text1"/>
          <w:sz w:val="20"/>
          <w:szCs w:val="20"/>
        </w:rPr>
        <w:t>actory</w:t>
      </w:r>
      <w:r w:rsidRPr="00FB69FC">
        <w:rPr>
          <w:rFonts w:ascii="Times New Roman" w:eastAsiaTheme="minorEastAsia" w:hAnsi="Times New Roman" w:cs="Times New Roman"/>
          <w:iCs/>
          <w:color w:val="000000" w:themeColor="text1"/>
          <w:sz w:val="20"/>
          <w:szCs w:val="20"/>
        </w:rPr>
        <w:t xml:space="preserve"> but when the user want</w:t>
      </w:r>
      <w:r w:rsidR="00780B34" w:rsidRPr="00FB69FC">
        <w:rPr>
          <w:rFonts w:ascii="Times New Roman" w:eastAsiaTheme="minorEastAsia" w:hAnsi="Times New Roman" w:cs="Times New Roman"/>
          <w:iCs/>
          <w:color w:val="000000" w:themeColor="text1"/>
          <w:sz w:val="20"/>
          <w:szCs w:val="20"/>
        </w:rPr>
        <w:t>s</w:t>
      </w:r>
      <w:r w:rsidRPr="00FB69FC">
        <w:rPr>
          <w:rFonts w:ascii="Times New Roman" w:eastAsiaTheme="minorEastAsia" w:hAnsi="Times New Roman" w:cs="Times New Roman"/>
          <w:iCs/>
          <w:color w:val="000000" w:themeColor="text1"/>
          <w:sz w:val="20"/>
          <w:szCs w:val="20"/>
        </w:rPr>
        <w:t xml:space="preserve"> to change this performance during the operation of the Q3d controller (e.g. due to changes in the technological conditions or in the process dynamics</w:t>
      </w:r>
      <w:r w:rsidR="00780B34" w:rsidRPr="00FB69FC">
        <w:rPr>
          <w:rFonts w:ascii="Times New Roman" w:eastAsiaTheme="minorEastAsia" w:hAnsi="Times New Roman" w:cs="Times New Roman"/>
          <w:iCs/>
          <w:color w:val="000000" w:themeColor="text1"/>
          <w:sz w:val="20"/>
          <w:szCs w:val="20"/>
        </w:rPr>
        <w:t>)</w:t>
      </w:r>
      <w:r w:rsidR="00727EF7" w:rsidRPr="00FB69FC">
        <w:rPr>
          <w:rFonts w:ascii="Times New Roman" w:eastAsiaTheme="minorEastAsia" w:hAnsi="Times New Roman" w:cs="Times New Roman"/>
          <w:iCs/>
          <w:color w:val="000000" w:themeColor="text1"/>
          <w:sz w:val="20"/>
          <w:szCs w:val="20"/>
        </w:rPr>
        <w:t xml:space="preserve">, the value of </w:t>
      </w:r>
      <w:proofErr w:type="spellStart"/>
      <w:r w:rsidR="00727EF7" w:rsidRPr="00FB69FC">
        <w:rPr>
          <w:rFonts w:ascii="Times New Roman" w:eastAsiaTheme="minorEastAsia" w:hAnsi="Times New Roman" w:cs="Times New Roman"/>
          <w:i/>
          <w:color w:val="000000" w:themeColor="text1"/>
          <w:sz w:val="20"/>
          <w:szCs w:val="20"/>
        </w:rPr>
        <w:t>T</w:t>
      </w:r>
      <w:r w:rsidR="00727EF7" w:rsidRPr="00FB69FC">
        <w:rPr>
          <w:rFonts w:ascii="Times New Roman" w:eastAsiaTheme="minorEastAsia" w:hAnsi="Times New Roman" w:cs="Times New Roman"/>
          <w:i/>
          <w:color w:val="000000" w:themeColor="text1"/>
          <w:sz w:val="20"/>
          <w:szCs w:val="20"/>
          <w:vertAlign w:val="subscript"/>
        </w:rPr>
        <w:t>e</w:t>
      </w:r>
      <w:proofErr w:type="spellEnd"/>
      <w:r w:rsidR="00727EF7" w:rsidRPr="00FB69FC">
        <w:rPr>
          <w:rFonts w:ascii="Times New Roman" w:eastAsiaTheme="minorEastAsia" w:hAnsi="Times New Roman" w:cs="Times New Roman"/>
          <w:iCs/>
          <w:color w:val="000000" w:themeColor="text1"/>
          <w:sz w:val="20"/>
          <w:szCs w:val="20"/>
        </w:rPr>
        <w:t xml:space="preserve"> must be redefined</w:t>
      </w:r>
      <w:r w:rsidR="00780B34" w:rsidRPr="00FB69FC">
        <w:rPr>
          <w:rFonts w:ascii="Times New Roman" w:eastAsiaTheme="minorEastAsia" w:hAnsi="Times New Roman" w:cs="Times New Roman"/>
          <w:iCs/>
          <w:color w:val="000000" w:themeColor="text1"/>
          <w:sz w:val="20"/>
          <w:szCs w:val="20"/>
        </w:rPr>
        <w:t xml:space="preserve"> accordingly and </w:t>
      </w:r>
      <w:r w:rsidRPr="00FB69FC">
        <w:rPr>
          <w:rFonts w:ascii="Times New Roman" w:eastAsiaTheme="minorEastAsia" w:hAnsi="Times New Roman" w:cs="Times New Roman"/>
          <w:iCs/>
          <w:color w:val="000000" w:themeColor="text1"/>
          <w:sz w:val="20"/>
          <w:szCs w:val="20"/>
        </w:rPr>
        <w:t>the stage of generating the state space must be repeated</w:t>
      </w:r>
      <w:r w:rsidR="00727EF7" w:rsidRPr="00FB69FC">
        <w:rPr>
          <w:rFonts w:ascii="Times New Roman" w:eastAsiaTheme="minorEastAsia" w:hAnsi="Times New Roman" w:cs="Times New Roman"/>
          <w:iCs/>
          <w:color w:val="000000" w:themeColor="text1"/>
          <w:sz w:val="20"/>
          <w:szCs w:val="20"/>
        </w:rPr>
        <w:t xml:space="preserve"> for the new value of </w:t>
      </w:r>
      <w:proofErr w:type="spellStart"/>
      <w:r w:rsidR="00727EF7" w:rsidRPr="00FB69FC">
        <w:rPr>
          <w:rFonts w:ascii="Times New Roman" w:eastAsiaTheme="minorEastAsia" w:hAnsi="Times New Roman" w:cs="Times New Roman"/>
          <w:i/>
          <w:color w:val="000000" w:themeColor="text1"/>
          <w:sz w:val="20"/>
          <w:szCs w:val="20"/>
        </w:rPr>
        <w:t>T</w:t>
      </w:r>
      <w:r w:rsidR="00727EF7" w:rsidRPr="00FB69FC">
        <w:rPr>
          <w:rFonts w:ascii="Times New Roman" w:eastAsiaTheme="minorEastAsia" w:hAnsi="Times New Roman" w:cs="Times New Roman"/>
          <w:i/>
          <w:color w:val="000000" w:themeColor="text1"/>
          <w:sz w:val="20"/>
          <w:szCs w:val="20"/>
          <w:vertAlign w:val="subscript"/>
        </w:rPr>
        <w:t>e</w:t>
      </w:r>
      <w:proofErr w:type="spellEnd"/>
      <w:r w:rsidR="00727EF7" w:rsidRPr="00FB69FC">
        <w:rPr>
          <w:rFonts w:ascii="Times New Roman" w:eastAsiaTheme="minorEastAsia" w:hAnsi="Times New Roman" w:cs="Times New Roman"/>
          <w:iCs/>
          <w:color w:val="000000" w:themeColor="text1"/>
          <w:sz w:val="20"/>
          <w:szCs w:val="20"/>
        </w:rPr>
        <w:t>. Fo</w:t>
      </w:r>
      <w:r w:rsidR="00780B34" w:rsidRPr="00FB69FC">
        <w:rPr>
          <w:rFonts w:ascii="Times New Roman" w:eastAsiaTheme="minorEastAsia" w:hAnsi="Times New Roman" w:cs="Times New Roman"/>
          <w:iCs/>
          <w:color w:val="000000" w:themeColor="text1"/>
          <w:sz w:val="20"/>
          <w:szCs w:val="20"/>
        </w:rPr>
        <w:t>r</w:t>
      </w:r>
      <w:r w:rsidR="00727EF7" w:rsidRPr="00FB69FC">
        <w:rPr>
          <w:rFonts w:ascii="Times New Roman" w:eastAsiaTheme="minorEastAsia" w:hAnsi="Times New Roman" w:cs="Times New Roman"/>
          <w:iCs/>
          <w:color w:val="000000" w:themeColor="text1"/>
          <w:sz w:val="20"/>
          <w:szCs w:val="20"/>
        </w:rPr>
        <w:t xml:space="preserve"> Q2d approach, generating of the state space does not depend on the value of </w:t>
      </w:r>
      <w:proofErr w:type="spellStart"/>
      <w:r w:rsidR="00727EF7" w:rsidRPr="00FB69FC">
        <w:rPr>
          <w:rFonts w:ascii="Times New Roman" w:eastAsiaTheme="minorEastAsia" w:hAnsi="Times New Roman" w:cs="Times New Roman"/>
          <w:i/>
          <w:color w:val="000000" w:themeColor="text1"/>
          <w:sz w:val="20"/>
          <w:szCs w:val="20"/>
        </w:rPr>
        <w:t>T</w:t>
      </w:r>
      <w:r w:rsidR="00727EF7" w:rsidRPr="00FB69FC">
        <w:rPr>
          <w:rFonts w:ascii="Times New Roman" w:eastAsiaTheme="minorEastAsia" w:hAnsi="Times New Roman" w:cs="Times New Roman"/>
          <w:i/>
          <w:color w:val="000000" w:themeColor="text1"/>
          <w:sz w:val="20"/>
          <w:szCs w:val="20"/>
          <w:vertAlign w:val="subscript"/>
        </w:rPr>
        <w:t>e</w:t>
      </w:r>
      <w:proofErr w:type="spellEnd"/>
      <w:r w:rsidR="00727EF7" w:rsidRPr="00FB69FC">
        <w:rPr>
          <w:rFonts w:ascii="Times New Roman" w:eastAsiaTheme="minorEastAsia" w:hAnsi="Times New Roman" w:cs="Times New Roman"/>
          <w:iCs/>
          <w:color w:val="000000" w:themeColor="text1"/>
          <w:sz w:val="20"/>
          <w:szCs w:val="20"/>
        </w:rPr>
        <w:t xml:space="preserve">. Instead, the </w:t>
      </w:r>
      <w:r w:rsidR="00727EF7" w:rsidRPr="00FB69FC">
        <w:rPr>
          <w:rFonts w:ascii="Times New Roman" w:hAnsi="Times New Roman" w:cs="Times New Roman"/>
          <w:color w:val="000000" w:themeColor="text1"/>
          <w:sz w:val="20"/>
          <w:szCs w:val="20"/>
        </w:rPr>
        <w:t xml:space="preserve">parameter </w:t>
      </w:r>
      <w:r w:rsidR="00727EF7" w:rsidRPr="00FB69FC">
        <w:rPr>
          <w:rFonts w:ascii="Times New Roman" w:hAnsi="Times New Roman"/>
          <w:i/>
          <w:color w:val="000000" w:themeColor="text1"/>
          <w:sz w:val="20"/>
          <w:lang w:val="pl-PL"/>
        </w:rPr>
        <w:t>τ</w:t>
      </w:r>
      <w:r w:rsidR="00727EF7" w:rsidRPr="00FB69FC">
        <w:rPr>
          <w:rFonts w:ascii="Times New Roman" w:hAnsi="Times New Roman" w:cs="Times New Roman"/>
          <w:color w:val="000000" w:themeColor="text1"/>
          <w:sz w:val="20"/>
          <w:szCs w:val="20"/>
        </w:rPr>
        <w:t xml:space="preserve"> </w:t>
      </w:r>
      <w:r w:rsidR="00780B34" w:rsidRPr="00FB69FC">
        <w:rPr>
          <w:rFonts w:ascii="Times New Roman" w:hAnsi="Times New Roman" w:cs="Times New Roman"/>
          <w:color w:val="000000" w:themeColor="text1"/>
          <w:sz w:val="20"/>
          <w:szCs w:val="20"/>
        </w:rPr>
        <w:t>defining</w:t>
      </w:r>
      <w:r w:rsidR="00727EF7" w:rsidRPr="00FB69FC">
        <w:rPr>
          <w:rFonts w:ascii="Times New Roman" w:hAnsi="Times New Roman" w:cs="Times New Roman"/>
          <w:color w:val="000000" w:themeColor="text1"/>
          <w:sz w:val="20"/>
          <w:szCs w:val="20"/>
        </w:rPr>
        <w:t xml:space="preserve"> the decay ratio is applied and its value can be constant and independent from some changes in </w:t>
      </w:r>
      <w:proofErr w:type="spellStart"/>
      <w:r w:rsidR="00727EF7" w:rsidRPr="00FB69FC">
        <w:rPr>
          <w:rFonts w:ascii="Times New Roman" w:hAnsi="Times New Roman" w:cs="Times New Roman"/>
          <w:i/>
          <w:iCs/>
          <w:color w:val="000000" w:themeColor="text1"/>
          <w:sz w:val="20"/>
          <w:szCs w:val="20"/>
        </w:rPr>
        <w:t>T</w:t>
      </w:r>
      <w:r w:rsidR="00727EF7" w:rsidRPr="00FB69FC">
        <w:rPr>
          <w:rFonts w:ascii="Times New Roman" w:hAnsi="Times New Roman" w:cs="Times New Roman"/>
          <w:i/>
          <w:iCs/>
          <w:color w:val="000000" w:themeColor="text1"/>
          <w:sz w:val="20"/>
          <w:szCs w:val="20"/>
          <w:vertAlign w:val="subscript"/>
        </w:rPr>
        <w:t>e</w:t>
      </w:r>
      <w:proofErr w:type="spellEnd"/>
      <w:r w:rsidR="00727EF7" w:rsidRPr="00FB69FC">
        <w:rPr>
          <w:rFonts w:ascii="Times New Roman" w:hAnsi="Times New Roman" w:cs="Times New Roman"/>
          <w:color w:val="000000" w:themeColor="text1"/>
          <w:sz w:val="20"/>
          <w:szCs w:val="20"/>
        </w:rPr>
        <w:t xml:space="preserve"> value. This feature makes the procedure of the state space generation proposed for Q2d independent from the important design parameter </w:t>
      </w:r>
      <w:proofErr w:type="spellStart"/>
      <w:r w:rsidR="00727EF7" w:rsidRPr="00FB69FC">
        <w:rPr>
          <w:rFonts w:ascii="Times New Roman" w:eastAsiaTheme="minorEastAsia" w:hAnsi="Times New Roman" w:cs="Times New Roman"/>
          <w:i/>
          <w:color w:val="000000" w:themeColor="text1"/>
          <w:sz w:val="20"/>
          <w:szCs w:val="20"/>
        </w:rPr>
        <w:t>T</w:t>
      </w:r>
      <w:r w:rsidR="00727EF7" w:rsidRPr="00FB69FC">
        <w:rPr>
          <w:rFonts w:ascii="Times New Roman" w:eastAsiaTheme="minorEastAsia" w:hAnsi="Times New Roman" w:cs="Times New Roman"/>
          <w:i/>
          <w:color w:val="000000" w:themeColor="text1"/>
          <w:sz w:val="20"/>
          <w:szCs w:val="20"/>
          <w:vertAlign w:val="subscript"/>
        </w:rPr>
        <w:t>e</w:t>
      </w:r>
      <w:proofErr w:type="spellEnd"/>
      <w:r w:rsidR="00727EF7" w:rsidRPr="00FB69FC">
        <w:rPr>
          <w:rFonts w:ascii="Times New Roman" w:eastAsiaTheme="minorEastAsia" w:hAnsi="Times New Roman" w:cs="Times New Roman"/>
          <w:iCs/>
          <w:color w:val="000000" w:themeColor="text1"/>
          <w:sz w:val="20"/>
          <w:szCs w:val="20"/>
        </w:rPr>
        <w:t>.</w:t>
      </w:r>
    </w:p>
    <w:p w14:paraId="387770EC" w14:textId="1BC14364" w:rsidR="00727EF7" w:rsidRPr="00FB69FC" w:rsidRDefault="00727EF7" w:rsidP="00727EF7">
      <w:pPr>
        <w:pStyle w:val="ListParagraph"/>
        <w:numPr>
          <w:ilvl w:val="0"/>
          <w:numId w:val="3"/>
        </w:numPr>
        <w:jc w:val="both"/>
        <w:rPr>
          <w:rFonts w:ascii="Times New Roman" w:hAnsi="Times New Roman" w:cs="Times New Roman"/>
          <w:color w:val="000000" w:themeColor="text1"/>
          <w:sz w:val="20"/>
          <w:szCs w:val="20"/>
        </w:rPr>
      </w:pPr>
      <w:r w:rsidRPr="00FB69FC">
        <w:rPr>
          <w:rFonts w:ascii="Times New Roman" w:eastAsiaTheme="minorEastAsia" w:hAnsi="Times New Roman" w:cs="Times New Roman"/>
          <w:iCs/>
          <w:color w:val="000000" w:themeColor="text1"/>
          <w:sz w:val="20"/>
          <w:szCs w:val="20"/>
        </w:rPr>
        <w:t xml:space="preserve">After generating of the </w:t>
      </w:r>
      <w:r w:rsidRPr="00FB69FC">
        <w:rPr>
          <w:rFonts w:ascii="Times New Roman" w:hAnsi="Times New Roman" w:cs="Times New Roman"/>
          <w:color w:val="000000" w:themeColor="text1"/>
          <w:sz w:val="20"/>
          <w:szCs w:val="20"/>
        </w:rPr>
        <w:t xml:space="preserve">discretized values of </w:t>
      </w:r>
      <w:r w:rsidRPr="00FB69FC">
        <w:rPr>
          <w:rFonts w:ascii="Times New Roman" w:eastAsiaTheme="minorEastAsia" w:hAnsi="Times New Roman" w:cs="Times New Roman"/>
          <w:i/>
          <w:iCs/>
          <w:color w:val="000000" w:themeColor="text1"/>
          <w:sz w:val="20"/>
          <w:szCs w:val="20"/>
        </w:rPr>
        <w:t>e</w:t>
      </w:r>
      <w:r w:rsidRPr="00FB69FC">
        <w:rPr>
          <w:rFonts w:ascii="Times New Roman" w:eastAsiaTheme="minorEastAsia" w:hAnsi="Times New Roman" w:cs="Times New Roman"/>
          <w:color w:val="000000" w:themeColor="text1"/>
          <w:sz w:val="20"/>
          <w:szCs w:val="20"/>
        </w:rPr>
        <w:t xml:space="preserve">, </w:t>
      </w:r>
      <m:oMath>
        <m:acc>
          <m:accPr>
            <m:chr m:val="̇"/>
            <m:ctrlPr>
              <w:rPr>
                <w:rFonts w:ascii="Cambria Math" w:hAnsi="Cambria Math" w:cs="Times New Roman"/>
                <w:i/>
                <w:iCs/>
                <w:color w:val="000000" w:themeColor="text1"/>
                <w:sz w:val="20"/>
                <w:szCs w:val="20"/>
              </w:rPr>
            </m:ctrlPr>
          </m:accPr>
          <m:e>
            <m:r>
              <w:rPr>
                <w:rFonts w:ascii="Cambria Math" w:hAnsi="Cambria Math" w:cs="Times New Roman"/>
                <w:color w:val="000000" w:themeColor="text1"/>
                <w:sz w:val="20"/>
                <w:szCs w:val="20"/>
              </w:rPr>
              <m:t>e</m:t>
            </m:r>
          </m:e>
        </m:acc>
      </m:oMath>
      <w:r w:rsidRPr="00FB69FC">
        <w:rPr>
          <w:rFonts w:ascii="Times New Roman" w:eastAsiaTheme="minorEastAsia" w:hAnsi="Times New Roman" w:cs="Times New Roman"/>
          <w:iCs/>
          <w:color w:val="000000" w:themeColor="text1"/>
          <w:sz w:val="20"/>
          <w:szCs w:val="20"/>
        </w:rPr>
        <w:t xml:space="preserve">, for Q3d approach, merging the small </w:t>
      </w:r>
      <w:r w:rsidR="00780B34" w:rsidRPr="00FB69FC">
        <w:rPr>
          <w:rFonts w:ascii="Times New Roman" w:eastAsiaTheme="minorEastAsia" w:hAnsi="Times New Roman" w:cs="Times New Roman"/>
          <w:iCs/>
          <w:color w:val="000000" w:themeColor="text1"/>
          <w:sz w:val="20"/>
          <w:szCs w:val="20"/>
        </w:rPr>
        <w:t>state intervals</w:t>
      </w:r>
      <w:r w:rsidRPr="00FB69FC">
        <w:rPr>
          <w:rFonts w:ascii="Times New Roman" w:eastAsiaTheme="minorEastAsia" w:hAnsi="Times New Roman" w:cs="Times New Roman"/>
          <w:iCs/>
          <w:color w:val="000000" w:themeColor="text1"/>
          <w:sz w:val="20"/>
          <w:szCs w:val="20"/>
        </w:rPr>
        <w:t xml:space="preserve"> is made separately for </w:t>
      </w:r>
      <w:r w:rsidRPr="00FB69FC">
        <w:rPr>
          <w:rFonts w:ascii="Times New Roman" w:eastAsiaTheme="minorEastAsia" w:hAnsi="Times New Roman" w:cs="Times New Roman"/>
          <w:i/>
          <w:iCs/>
          <w:color w:val="000000" w:themeColor="text1"/>
          <w:sz w:val="20"/>
          <w:szCs w:val="20"/>
        </w:rPr>
        <w:t>e</w:t>
      </w:r>
      <w:r w:rsidRPr="00FB69FC">
        <w:rPr>
          <w:rFonts w:ascii="Times New Roman" w:eastAsiaTheme="minorEastAsia" w:hAnsi="Times New Roman" w:cs="Times New Roman"/>
          <w:color w:val="000000" w:themeColor="text1"/>
          <w:sz w:val="20"/>
          <w:szCs w:val="20"/>
        </w:rPr>
        <w:t xml:space="preserve"> and </w:t>
      </w:r>
      <m:oMath>
        <m:acc>
          <m:accPr>
            <m:chr m:val="̇"/>
            <m:ctrlPr>
              <w:rPr>
                <w:rFonts w:ascii="Cambria Math" w:hAnsi="Cambria Math" w:cs="Times New Roman"/>
                <w:i/>
                <w:iCs/>
                <w:color w:val="000000" w:themeColor="text1"/>
                <w:sz w:val="20"/>
                <w:szCs w:val="20"/>
              </w:rPr>
            </m:ctrlPr>
          </m:accPr>
          <m:e>
            <m:r>
              <w:rPr>
                <w:rFonts w:ascii="Cambria Math" w:hAnsi="Cambria Math" w:cs="Times New Roman"/>
                <w:color w:val="000000" w:themeColor="text1"/>
                <w:sz w:val="20"/>
                <w:szCs w:val="20"/>
              </w:rPr>
              <m:t>e</m:t>
            </m:r>
          </m:e>
        </m:acc>
      </m:oMath>
      <w:r w:rsidRPr="00FB69FC">
        <w:rPr>
          <w:rFonts w:ascii="Times New Roman" w:eastAsiaTheme="minorEastAsia" w:hAnsi="Times New Roman" w:cs="Times New Roman"/>
          <w:iCs/>
          <w:color w:val="000000" w:themeColor="text1"/>
          <w:sz w:val="20"/>
          <w:szCs w:val="20"/>
        </w:rPr>
        <w:t>, while for the proposed method designed for Q2d approach, before merging</w:t>
      </w:r>
      <w:r w:rsidR="002348EC" w:rsidRPr="00FB69FC">
        <w:rPr>
          <w:rFonts w:ascii="Times New Roman" w:eastAsiaTheme="minorEastAsia" w:hAnsi="Times New Roman" w:cs="Times New Roman"/>
          <w:iCs/>
          <w:color w:val="000000" w:themeColor="text1"/>
          <w:sz w:val="20"/>
          <w:szCs w:val="20"/>
        </w:rPr>
        <w:t xml:space="preserve">, the generated vectors </w:t>
      </w:r>
      <w:r w:rsidR="002348EC" w:rsidRPr="00FB69FC">
        <w:rPr>
          <w:rFonts w:ascii="Times New Roman" w:hAnsi="Times New Roman" w:cs="Times New Roman"/>
          <w:color w:val="000000" w:themeColor="text1"/>
          <w:sz w:val="20"/>
          <w:szCs w:val="20"/>
        </w:rPr>
        <w:t>[</w:t>
      </w:r>
      <w:proofErr w:type="spellStart"/>
      <w:r w:rsidR="002348EC" w:rsidRPr="00FB69FC">
        <w:rPr>
          <w:rFonts w:ascii="Times New Roman" w:hAnsi="Times New Roman" w:cs="Times New Roman"/>
          <w:i/>
          <w:iCs/>
          <w:color w:val="000000" w:themeColor="text1"/>
          <w:sz w:val="20"/>
          <w:szCs w:val="20"/>
        </w:rPr>
        <w:t>e</w:t>
      </w:r>
      <w:r w:rsidR="002348EC" w:rsidRPr="00FB69FC">
        <w:rPr>
          <w:rFonts w:ascii="Times New Roman" w:hAnsi="Times New Roman" w:cs="Times New Roman"/>
          <w:i/>
          <w:iCs/>
          <w:color w:val="000000" w:themeColor="text1"/>
          <w:sz w:val="20"/>
          <w:szCs w:val="20"/>
          <w:vertAlign w:val="subscript"/>
        </w:rPr>
        <w:t>i</w:t>
      </w:r>
      <w:proofErr w:type="spellEnd"/>
      <w:r w:rsidR="002348EC" w:rsidRPr="00FB69FC">
        <w:rPr>
          <w:rFonts w:ascii="Times New Roman" w:hAnsi="Times New Roman" w:cs="Times New Roman"/>
          <w:color w:val="000000" w:themeColor="text1"/>
          <w:sz w:val="20"/>
          <w:szCs w:val="20"/>
        </w:rPr>
        <w:t xml:space="preserve">] and </w:t>
      </w:r>
      <m:oMath>
        <m:r>
          <w:rPr>
            <w:rFonts w:ascii="Cambria Math" w:hAnsi="Cambria Math" w:cs="Times New Roman"/>
            <w:color w:val="000000" w:themeColor="text1"/>
            <w:sz w:val="20"/>
            <w:szCs w:val="20"/>
          </w:rPr>
          <m:t>[</m:t>
        </m:r>
        <m:sSub>
          <m:sSubPr>
            <m:ctrlPr>
              <w:rPr>
                <w:rFonts w:ascii="Cambria Math" w:hAnsi="Cambria Math" w:cs="Times New Roman"/>
                <w:i/>
                <w:color w:val="000000" w:themeColor="text1"/>
                <w:sz w:val="20"/>
                <w:szCs w:val="20"/>
              </w:rPr>
            </m:ctrlPr>
          </m:sSubPr>
          <m:e>
            <m:acc>
              <m:accPr>
                <m:chr m:val="̇"/>
                <m:ctrlPr>
                  <w:rPr>
                    <w:rFonts w:ascii="Cambria Math" w:hAnsi="Cambria Math" w:cs="Times New Roman"/>
                    <w:i/>
                    <w:color w:val="000000" w:themeColor="text1"/>
                    <w:sz w:val="20"/>
                    <w:szCs w:val="20"/>
                  </w:rPr>
                </m:ctrlPr>
              </m:accPr>
              <m:e>
                <m:r>
                  <w:rPr>
                    <w:rFonts w:ascii="Cambria Math" w:hAnsi="Cambria Math" w:cs="Times New Roman"/>
                    <w:color w:val="000000" w:themeColor="text1"/>
                    <w:sz w:val="20"/>
                    <w:szCs w:val="20"/>
                    <w:lang w:val="pl-PL"/>
                  </w:rPr>
                  <m:t>e</m:t>
                </m:r>
              </m:e>
            </m:acc>
          </m:e>
          <m:sub>
            <m:r>
              <w:rPr>
                <w:rFonts w:ascii="Cambria Math" w:hAnsi="Cambria Math" w:cs="Times New Roman"/>
                <w:color w:val="000000" w:themeColor="text1"/>
                <w:sz w:val="20"/>
                <w:szCs w:val="20"/>
                <w:lang w:val="pl-PL"/>
              </w:rPr>
              <m:t>i</m:t>
            </m:r>
          </m:sub>
        </m:sSub>
        <m:r>
          <w:rPr>
            <w:rFonts w:ascii="Cambria Math" w:hAnsi="Cambria Math" w:cs="Times New Roman"/>
            <w:color w:val="000000" w:themeColor="text1"/>
            <w:sz w:val="20"/>
            <w:szCs w:val="20"/>
          </w:rPr>
          <m:t>]</m:t>
        </m:r>
      </m:oMath>
      <w:r w:rsidR="002348EC" w:rsidRPr="00FB69FC">
        <w:rPr>
          <w:rFonts w:ascii="Times New Roman" w:hAnsi="Times New Roman" w:cs="Times New Roman"/>
          <w:color w:val="000000" w:themeColor="text1"/>
          <w:sz w:val="20"/>
          <w:szCs w:val="20"/>
        </w:rPr>
        <w:t xml:space="preserve"> are used to generate the </w:t>
      </w:r>
      <w:r w:rsidR="006D0B4C" w:rsidRPr="00FB69FC">
        <w:rPr>
          <w:rFonts w:ascii="Times New Roman" w:hAnsi="Times New Roman" w:cs="Times New Roman"/>
          <w:color w:val="000000" w:themeColor="text1"/>
          <w:sz w:val="20"/>
          <w:szCs w:val="20"/>
        </w:rPr>
        <w:t>one</w:t>
      </w:r>
      <w:r w:rsidR="002348EC" w:rsidRPr="00FB69FC">
        <w:rPr>
          <w:rFonts w:ascii="Times New Roman" w:hAnsi="Times New Roman" w:cs="Times New Roman"/>
          <w:color w:val="000000" w:themeColor="text1"/>
          <w:sz w:val="20"/>
          <w:szCs w:val="20"/>
        </w:rPr>
        <w:t>-</w:t>
      </w:r>
      <w:proofErr w:type="spellStart"/>
      <w:r w:rsidR="002348EC" w:rsidRPr="00FB69FC">
        <w:rPr>
          <w:rFonts w:ascii="Times New Roman" w:hAnsi="Times New Roman" w:cs="Times New Roman"/>
          <w:color w:val="000000" w:themeColor="text1"/>
          <w:sz w:val="20"/>
          <w:szCs w:val="20"/>
        </w:rPr>
        <w:t>dimentional</w:t>
      </w:r>
      <w:proofErr w:type="spellEnd"/>
      <w:r w:rsidR="002348EC" w:rsidRPr="00FB69FC">
        <w:rPr>
          <w:rFonts w:ascii="Times New Roman" w:hAnsi="Times New Roman" w:cs="Times New Roman"/>
          <w:color w:val="000000" w:themeColor="text1"/>
          <w:sz w:val="20"/>
          <w:szCs w:val="20"/>
        </w:rPr>
        <w:t xml:space="preserve"> state space by computing the boundaries of the state intervals (see Listing 2). Then, merging is applied but only for a </w:t>
      </w:r>
      <w:r w:rsidR="006D0B4C" w:rsidRPr="00FB69FC">
        <w:rPr>
          <w:rFonts w:ascii="Times New Roman" w:hAnsi="Times New Roman" w:cs="Times New Roman"/>
          <w:color w:val="000000" w:themeColor="text1"/>
          <w:sz w:val="20"/>
          <w:szCs w:val="20"/>
        </w:rPr>
        <w:t>one</w:t>
      </w:r>
      <w:r w:rsidR="002348EC" w:rsidRPr="00FB69FC">
        <w:rPr>
          <w:rFonts w:ascii="Times New Roman" w:hAnsi="Times New Roman" w:cs="Times New Roman"/>
          <w:color w:val="000000" w:themeColor="text1"/>
          <w:sz w:val="20"/>
          <w:szCs w:val="20"/>
        </w:rPr>
        <w:t>-</w:t>
      </w:r>
      <w:proofErr w:type="spellStart"/>
      <w:r w:rsidR="002348EC" w:rsidRPr="00FB69FC">
        <w:rPr>
          <w:rFonts w:ascii="Times New Roman" w:hAnsi="Times New Roman" w:cs="Times New Roman"/>
          <w:color w:val="000000" w:themeColor="text1"/>
          <w:sz w:val="20"/>
          <w:szCs w:val="20"/>
        </w:rPr>
        <w:t>dimentional</w:t>
      </w:r>
      <w:proofErr w:type="spellEnd"/>
      <w:r w:rsidR="002348EC" w:rsidRPr="00FB69FC">
        <w:rPr>
          <w:rFonts w:ascii="Times New Roman" w:hAnsi="Times New Roman" w:cs="Times New Roman"/>
          <w:color w:val="000000" w:themeColor="text1"/>
          <w:sz w:val="20"/>
          <w:szCs w:val="20"/>
        </w:rPr>
        <w:t xml:space="preserve"> vector [</w:t>
      </w:r>
      <w:proofErr w:type="spellStart"/>
      <w:r w:rsidR="002348EC" w:rsidRPr="00FB69FC">
        <w:rPr>
          <w:rFonts w:ascii="Times New Roman" w:hAnsi="Times New Roman" w:cs="Times New Roman"/>
          <w:i/>
          <w:iCs/>
          <w:color w:val="000000" w:themeColor="text1"/>
          <w:sz w:val="20"/>
          <w:szCs w:val="20"/>
        </w:rPr>
        <w:t>s</w:t>
      </w:r>
      <w:r w:rsidR="002348EC" w:rsidRPr="00FB69FC">
        <w:rPr>
          <w:rFonts w:ascii="Times New Roman" w:hAnsi="Times New Roman" w:cs="Times New Roman"/>
          <w:i/>
          <w:iCs/>
          <w:color w:val="000000" w:themeColor="text1"/>
          <w:sz w:val="20"/>
          <w:szCs w:val="20"/>
          <w:vertAlign w:val="subscript"/>
        </w:rPr>
        <w:t>k</w:t>
      </w:r>
      <w:proofErr w:type="spellEnd"/>
      <w:r w:rsidR="002348EC" w:rsidRPr="00FB69FC">
        <w:rPr>
          <w:rFonts w:ascii="Times New Roman" w:hAnsi="Times New Roman" w:cs="Times New Roman"/>
          <w:color w:val="000000" w:themeColor="text1"/>
          <w:sz w:val="20"/>
          <w:szCs w:val="20"/>
        </w:rPr>
        <w:t>].</w:t>
      </w:r>
    </w:p>
    <w:p w14:paraId="387770ED" w14:textId="2DAE83E0" w:rsidR="002348EC" w:rsidRPr="00FB69FC" w:rsidRDefault="002348EC" w:rsidP="00727EF7">
      <w:pPr>
        <w:pStyle w:val="ListParagraph"/>
        <w:numPr>
          <w:ilvl w:val="0"/>
          <w:numId w:val="3"/>
        </w:num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For Q3d approach, generating of the accessible actions </w:t>
      </w:r>
      <w:r w:rsidRPr="00FB69FC">
        <w:rPr>
          <w:rFonts w:ascii="Times New Roman" w:hAnsi="Times New Roman" w:cs="Times New Roman"/>
          <w:i/>
          <w:iCs/>
          <w:color w:val="000000" w:themeColor="text1"/>
          <w:sz w:val="20"/>
          <w:szCs w:val="20"/>
        </w:rPr>
        <w:t>a</w:t>
      </w:r>
      <w:r w:rsidRPr="00FB69FC">
        <w:rPr>
          <w:rFonts w:ascii="Times New Roman" w:hAnsi="Times New Roman" w:cs="Times New Roman"/>
          <w:i/>
          <w:iCs/>
          <w:color w:val="000000" w:themeColor="text1"/>
          <w:sz w:val="20"/>
          <w:szCs w:val="20"/>
          <w:vertAlign w:val="subscript"/>
        </w:rPr>
        <w:t>i</w:t>
      </w:r>
      <w:r w:rsidRPr="00FB69FC">
        <w:rPr>
          <w:rFonts w:ascii="Times New Roman" w:hAnsi="Times New Roman" w:cs="Times New Roman"/>
          <w:color w:val="000000" w:themeColor="text1"/>
          <w:sz w:val="20"/>
          <w:szCs w:val="20"/>
        </w:rPr>
        <w:t xml:space="preserve"> </w:t>
      </w:r>
      <w:r w:rsidR="00780B34" w:rsidRPr="00FB69FC">
        <w:rPr>
          <w:rFonts w:ascii="Times New Roman" w:hAnsi="Times New Roman" w:cs="Times New Roman"/>
          <w:color w:val="000000" w:themeColor="text1"/>
          <w:sz w:val="20"/>
          <w:szCs w:val="20"/>
        </w:rPr>
        <w:t>i</w:t>
      </w:r>
      <w:r w:rsidRPr="00FB69FC">
        <w:rPr>
          <w:rFonts w:ascii="Times New Roman" w:hAnsi="Times New Roman" w:cs="Times New Roman"/>
          <w:color w:val="000000" w:themeColor="text1"/>
          <w:sz w:val="20"/>
          <w:szCs w:val="20"/>
        </w:rPr>
        <w:t xml:space="preserve">s based on the existing PI controller. Namely, the values of the accessible </w:t>
      </w:r>
      <w:r w:rsidR="00015F3B" w:rsidRPr="00FB69FC">
        <w:rPr>
          <w:rFonts w:ascii="Times New Roman" w:hAnsi="Times New Roman" w:cs="Times New Roman"/>
          <w:color w:val="000000" w:themeColor="text1"/>
          <w:sz w:val="20"/>
          <w:szCs w:val="20"/>
        </w:rPr>
        <w:t xml:space="preserve">discretized </w:t>
      </w:r>
      <w:r w:rsidRPr="00FB69FC">
        <w:rPr>
          <w:rFonts w:ascii="Times New Roman" w:hAnsi="Times New Roman" w:cs="Times New Roman"/>
          <w:color w:val="000000" w:themeColor="text1"/>
          <w:sz w:val="20"/>
          <w:szCs w:val="20"/>
        </w:rPr>
        <w:t xml:space="preserve">actions </w:t>
      </w:r>
      <w:r w:rsidR="006D0B4C" w:rsidRPr="00FB69FC">
        <w:rPr>
          <w:rFonts w:ascii="Times New Roman" w:hAnsi="Times New Roman" w:cs="Times New Roman"/>
          <w:color w:val="000000" w:themeColor="text1"/>
          <w:sz w:val="20"/>
          <w:szCs w:val="20"/>
        </w:rPr>
        <w:t>are</w:t>
      </w:r>
      <w:r w:rsidRPr="00FB69FC">
        <w:rPr>
          <w:rFonts w:ascii="Times New Roman" w:hAnsi="Times New Roman" w:cs="Times New Roman"/>
          <w:color w:val="000000" w:themeColor="text1"/>
          <w:sz w:val="20"/>
          <w:szCs w:val="20"/>
        </w:rPr>
        <w:t xml:space="preserve"> generated using the equation defining the PI controller. </w:t>
      </w:r>
      <w:r w:rsidR="00015F3B" w:rsidRPr="00FB69FC">
        <w:rPr>
          <w:rFonts w:ascii="Times New Roman" w:hAnsi="Times New Roman" w:cs="Times New Roman"/>
          <w:color w:val="000000" w:themeColor="text1"/>
          <w:sz w:val="20"/>
          <w:szCs w:val="20"/>
        </w:rPr>
        <w:t xml:space="preserve">Then, at the stage of initialization, the coupling between previously generated states and the </w:t>
      </w:r>
      <w:r w:rsidR="006D0B4C" w:rsidRPr="00FB69FC">
        <w:rPr>
          <w:rFonts w:ascii="Times New Roman" w:hAnsi="Times New Roman" w:cs="Times New Roman"/>
          <w:color w:val="000000" w:themeColor="text1"/>
          <w:sz w:val="20"/>
          <w:szCs w:val="20"/>
        </w:rPr>
        <w:t>appropriate</w:t>
      </w:r>
      <w:r w:rsidR="00015F3B" w:rsidRPr="00FB69FC">
        <w:rPr>
          <w:rFonts w:ascii="Times New Roman" w:hAnsi="Times New Roman" w:cs="Times New Roman"/>
          <w:color w:val="000000" w:themeColor="text1"/>
          <w:sz w:val="20"/>
          <w:szCs w:val="20"/>
        </w:rPr>
        <w:t xml:space="preserve"> action</w:t>
      </w:r>
      <w:r w:rsidR="00780B34" w:rsidRPr="00FB69FC">
        <w:rPr>
          <w:rFonts w:ascii="Times New Roman" w:hAnsi="Times New Roman" w:cs="Times New Roman"/>
          <w:color w:val="000000" w:themeColor="text1"/>
          <w:sz w:val="20"/>
          <w:szCs w:val="20"/>
        </w:rPr>
        <w:t>s</w:t>
      </w:r>
      <w:r w:rsidR="00015F3B" w:rsidRPr="00FB69FC">
        <w:rPr>
          <w:rFonts w:ascii="Times New Roman" w:hAnsi="Times New Roman" w:cs="Times New Roman"/>
          <w:color w:val="000000" w:themeColor="text1"/>
          <w:sz w:val="20"/>
          <w:szCs w:val="20"/>
        </w:rPr>
        <w:t xml:space="preserve"> </w:t>
      </w:r>
      <w:r w:rsidR="00780B34" w:rsidRPr="00FB69FC">
        <w:rPr>
          <w:rFonts w:ascii="Times New Roman" w:hAnsi="Times New Roman" w:cs="Times New Roman"/>
          <w:color w:val="000000" w:themeColor="text1"/>
          <w:sz w:val="20"/>
          <w:szCs w:val="20"/>
        </w:rPr>
        <w:t>is</w:t>
      </w:r>
      <w:r w:rsidR="00015F3B" w:rsidRPr="00FB69FC">
        <w:rPr>
          <w:rFonts w:ascii="Times New Roman" w:hAnsi="Times New Roman" w:cs="Times New Roman"/>
          <w:color w:val="000000" w:themeColor="text1"/>
          <w:sz w:val="20"/>
          <w:szCs w:val="20"/>
        </w:rPr>
        <w:t xml:space="preserve"> made by the complete survey. When the suitable action was found as the one with the value closest to the action that would be taken by </w:t>
      </w:r>
      <w:r w:rsidR="006D0B4C" w:rsidRPr="00FB69FC">
        <w:rPr>
          <w:rFonts w:ascii="Times New Roman" w:hAnsi="Times New Roman" w:cs="Times New Roman"/>
          <w:color w:val="000000" w:themeColor="text1"/>
          <w:sz w:val="20"/>
          <w:szCs w:val="20"/>
        </w:rPr>
        <w:t xml:space="preserve">the </w:t>
      </w:r>
      <w:r w:rsidR="00015F3B" w:rsidRPr="00FB69FC">
        <w:rPr>
          <w:rFonts w:ascii="Times New Roman" w:hAnsi="Times New Roman" w:cs="Times New Roman"/>
          <w:color w:val="000000" w:themeColor="text1"/>
          <w:sz w:val="20"/>
          <w:szCs w:val="20"/>
        </w:rPr>
        <w:t xml:space="preserve">PI controller for the same state, the unitary value </w:t>
      </w:r>
      <w:r w:rsidR="00780B34" w:rsidRPr="00FB69FC">
        <w:rPr>
          <w:rFonts w:ascii="Times New Roman" w:hAnsi="Times New Roman" w:cs="Times New Roman"/>
          <w:color w:val="000000" w:themeColor="text1"/>
          <w:sz w:val="20"/>
          <w:szCs w:val="20"/>
        </w:rPr>
        <w:t>i</w:t>
      </w:r>
      <w:r w:rsidR="00015F3B" w:rsidRPr="00FB69FC">
        <w:rPr>
          <w:rFonts w:ascii="Times New Roman" w:hAnsi="Times New Roman" w:cs="Times New Roman"/>
          <w:color w:val="000000" w:themeColor="text1"/>
          <w:sz w:val="20"/>
          <w:szCs w:val="20"/>
        </w:rPr>
        <w:t xml:space="preserve">s set in </w:t>
      </w:r>
      <w:r w:rsidR="00780B34" w:rsidRPr="00FB69FC">
        <w:rPr>
          <w:rFonts w:ascii="Times New Roman" w:hAnsi="Times New Roman" w:cs="Times New Roman"/>
          <w:color w:val="000000" w:themeColor="text1"/>
          <w:sz w:val="20"/>
          <w:szCs w:val="20"/>
        </w:rPr>
        <w:t xml:space="preserve">the corresponding </w:t>
      </w:r>
      <w:r w:rsidR="00015F3B" w:rsidRPr="00FB69FC">
        <w:rPr>
          <w:rFonts w:ascii="Times New Roman" w:hAnsi="Times New Roman" w:cs="Times New Roman"/>
          <w:color w:val="000000" w:themeColor="text1"/>
          <w:sz w:val="20"/>
          <w:szCs w:val="20"/>
        </w:rPr>
        <w:t xml:space="preserve">Q-matrix </w:t>
      </w:r>
      <w:r w:rsidR="00780B34" w:rsidRPr="00FB69FC">
        <w:rPr>
          <w:rFonts w:ascii="Times New Roman" w:hAnsi="Times New Roman" w:cs="Times New Roman"/>
          <w:color w:val="000000" w:themeColor="text1"/>
          <w:sz w:val="20"/>
          <w:szCs w:val="20"/>
        </w:rPr>
        <w:t xml:space="preserve">value </w:t>
      </w:r>
      <w:r w:rsidR="00015F3B" w:rsidRPr="00FB69FC">
        <w:rPr>
          <w:rFonts w:ascii="Times New Roman" w:hAnsi="Times New Roman" w:cs="Times New Roman"/>
          <w:color w:val="000000" w:themeColor="text1"/>
          <w:sz w:val="20"/>
          <w:szCs w:val="20"/>
        </w:rPr>
        <w:t>to ensure that</w:t>
      </w:r>
      <w:r w:rsidR="006D0B4C" w:rsidRPr="00FB69FC">
        <w:rPr>
          <w:rFonts w:ascii="Times New Roman" w:hAnsi="Times New Roman" w:cs="Times New Roman"/>
          <w:color w:val="000000" w:themeColor="text1"/>
          <w:sz w:val="20"/>
          <w:szCs w:val="20"/>
        </w:rPr>
        <w:t>,</w:t>
      </w:r>
      <w:r w:rsidR="00015F3B" w:rsidRPr="00FB69FC">
        <w:rPr>
          <w:rFonts w:ascii="Times New Roman" w:hAnsi="Times New Roman" w:cs="Times New Roman"/>
          <w:color w:val="000000" w:themeColor="text1"/>
          <w:sz w:val="20"/>
          <w:szCs w:val="20"/>
        </w:rPr>
        <w:t xml:space="preserve"> at the initial stage, Q3d controller will operate with the closed loop performance very close to the one obtained for the existing PI controller. Contrary to that approach, </w:t>
      </w:r>
      <w:r w:rsidR="00780B34" w:rsidRPr="00FB69FC">
        <w:rPr>
          <w:rFonts w:ascii="Times New Roman" w:hAnsi="Times New Roman" w:cs="Times New Roman"/>
          <w:color w:val="000000" w:themeColor="text1"/>
          <w:sz w:val="20"/>
          <w:szCs w:val="20"/>
        </w:rPr>
        <w:t>f</w:t>
      </w:r>
      <w:r w:rsidR="00015F3B" w:rsidRPr="00FB69FC">
        <w:rPr>
          <w:rFonts w:ascii="Times New Roman" w:hAnsi="Times New Roman" w:cs="Times New Roman"/>
          <w:color w:val="000000" w:themeColor="text1"/>
          <w:sz w:val="20"/>
          <w:szCs w:val="20"/>
        </w:rPr>
        <w:t>or Q2d, the values of the accessible action</w:t>
      </w:r>
      <w:r w:rsidR="00780B34" w:rsidRPr="00FB69FC">
        <w:rPr>
          <w:rFonts w:ascii="Times New Roman" w:hAnsi="Times New Roman" w:cs="Times New Roman"/>
          <w:color w:val="000000" w:themeColor="text1"/>
          <w:sz w:val="20"/>
          <w:szCs w:val="20"/>
        </w:rPr>
        <w:t>s</w:t>
      </w:r>
      <w:r w:rsidR="00015F3B" w:rsidRPr="00FB69FC">
        <w:rPr>
          <w:rFonts w:ascii="Times New Roman" w:hAnsi="Times New Roman" w:cs="Times New Roman"/>
          <w:color w:val="000000" w:themeColor="text1"/>
          <w:sz w:val="20"/>
          <w:szCs w:val="20"/>
        </w:rPr>
        <w:t xml:space="preserve"> are computed based on the mean values of </w:t>
      </w:r>
      <w:r w:rsidR="00780B34" w:rsidRPr="00FB69FC">
        <w:rPr>
          <w:rFonts w:ascii="Times New Roman" w:hAnsi="Times New Roman" w:cs="Times New Roman"/>
          <w:color w:val="000000" w:themeColor="text1"/>
          <w:sz w:val="20"/>
          <w:szCs w:val="20"/>
        </w:rPr>
        <w:t xml:space="preserve">the </w:t>
      </w:r>
      <w:r w:rsidR="00015F3B" w:rsidRPr="00FB69FC">
        <w:rPr>
          <w:rFonts w:ascii="Times New Roman" w:hAnsi="Times New Roman" w:cs="Times New Roman"/>
          <w:color w:val="000000" w:themeColor="text1"/>
          <w:sz w:val="20"/>
          <w:szCs w:val="20"/>
        </w:rPr>
        <w:t>previously compute</w:t>
      </w:r>
      <w:r w:rsidR="006D0B4C" w:rsidRPr="00FB69FC">
        <w:rPr>
          <w:rFonts w:ascii="Times New Roman" w:hAnsi="Times New Roman" w:cs="Times New Roman"/>
          <w:color w:val="000000" w:themeColor="text1"/>
          <w:sz w:val="20"/>
          <w:szCs w:val="20"/>
        </w:rPr>
        <w:t>d</w:t>
      </w:r>
      <w:r w:rsidR="00015F3B" w:rsidRPr="00FB69FC">
        <w:rPr>
          <w:rFonts w:ascii="Times New Roman" w:hAnsi="Times New Roman" w:cs="Times New Roman"/>
          <w:color w:val="000000" w:themeColor="text1"/>
          <w:sz w:val="20"/>
          <w:szCs w:val="20"/>
        </w:rPr>
        <w:t xml:space="preserve"> state interval (see Eq. (6)). This approach significantly simplifies the initialization stage because due to </w:t>
      </w:r>
      <w:r w:rsidR="006D0B4C" w:rsidRPr="00FB69FC">
        <w:rPr>
          <w:rFonts w:ascii="Times New Roman" w:hAnsi="Times New Roman" w:cs="Times New Roman"/>
          <w:color w:val="000000" w:themeColor="text1"/>
          <w:sz w:val="20"/>
          <w:szCs w:val="20"/>
        </w:rPr>
        <w:t xml:space="preserve">the </w:t>
      </w:r>
      <w:r w:rsidR="00015F3B" w:rsidRPr="00FB69FC">
        <w:rPr>
          <w:rFonts w:ascii="Times New Roman" w:hAnsi="Times New Roman" w:cs="Times New Roman"/>
          <w:color w:val="000000" w:themeColor="text1"/>
          <w:sz w:val="20"/>
          <w:szCs w:val="20"/>
        </w:rPr>
        <w:t>straight</w:t>
      </w:r>
      <w:r w:rsidR="006D0B4C" w:rsidRPr="00FB69FC">
        <w:rPr>
          <w:rFonts w:ascii="Times New Roman" w:hAnsi="Times New Roman" w:cs="Times New Roman"/>
          <w:color w:val="000000" w:themeColor="text1"/>
          <w:sz w:val="20"/>
          <w:szCs w:val="20"/>
        </w:rPr>
        <w:t>forward</w:t>
      </w:r>
      <w:r w:rsidR="00015F3B" w:rsidRPr="00FB69FC">
        <w:rPr>
          <w:rFonts w:ascii="Times New Roman" w:hAnsi="Times New Roman" w:cs="Times New Roman"/>
          <w:color w:val="000000" w:themeColor="text1"/>
          <w:sz w:val="20"/>
          <w:szCs w:val="20"/>
        </w:rPr>
        <w:t xml:space="preserve"> relation between </w:t>
      </w:r>
      <w:r w:rsidR="006D0B4C" w:rsidRPr="00FB69FC">
        <w:rPr>
          <w:rFonts w:ascii="Times New Roman" w:hAnsi="Times New Roman" w:cs="Times New Roman"/>
          <w:color w:val="000000" w:themeColor="text1"/>
          <w:sz w:val="20"/>
          <w:szCs w:val="20"/>
        </w:rPr>
        <w:t xml:space="preserve">the </w:t>
      </w:r>
      <w:r w:rsidR="00015F3B" w:rsidRPr="00FB69FC">
        <w:rPr>
          <w:rFonts w:ascii="Times New Roman" w:hAnsi="Times New Roman" w:cs="Times New Roman"/>
          <w:color w:val="000000" w:themeColor="text1"/>
          <w:sz w:val="20"/>
          <w:szCs w:val="20"/>
        </w:rPr>
        <w:t>state and the action, the initialization comes down only to adjusting unitary values at the diagonal of the Q-matrix.</w:t>
      </w:r>
    </w:p>
    <w:p w14:paraId="38126385" w14:textId="5EEF113A" w:rsidR="00C1798A" w:rsidRPr="00FB69FC" w:rsidRDefault="003154AB" w:rsidP="00A1177E">
      <w:pPr>
        <w:spacing w:after="0"/>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This method of generating the state space and accessible actions designed for Q2d approach brings the benefits in terms of memory requirements that result from </w:t>
      </w:r>
      <w:r w:rsidR="006D0B4C" w:rsidRPr="00FB69FC">
        <w:rPr>
          <w:rFonts w:ascii="Times New Roman" w:hAnsi="Times New Roman" w:cs="Times New Roman"/>
          <w:color w:val="000000" w:themeColor="text1"/>
          <w:sz w:val="20"/>
          <w:szCs w:val="20"/>
        </w:rPr>
        <w:t xml:space="preserve">a </w:t>
      </w:r>
      <w:r w:rsidRPr="00FB69FC">
        <w:rPr>
          <w:rFonts w:ascii="Times New Roman" w:hAnsi="Times New Roman" w:cs="Times New Roman"/>
          <w:color w:val="000000" w:themeColor="text1"/>
          <w:sz w:val="20"/>
          <w:szCs w:val="20"/>
        </w:rPr>
        <w:t>direct reduction of the two-</w:t>
      </w:r>
      <w:r w:rsidR="002C7DCD" w:rsidRPr="00FB69FC">
        <w:rPr>
          <w:rFonts w:ascii="Times New Roman" w:hAnsi="Times New Roman" w:cs="Times New Roman"/>
          <w:color w:val="000000" w:themeColor="text1"/>
          <w:sz w:val="20"/>
          <w:szCs w:val="20"/>
        </w:rPr>
        <w:t>dimensional</w:t>
      </w:r>
      <w:r w:rsidRPr="00FB69FC">
        <w:rPr>
          <w:rFonts w:ascii="Times New Roman" w:hAnsi="Times New Roman" w:cs="Times New Roman"/>
          <w:color w:val="000000" w:themeColor="text1"/>
          <w:sz w:val="20"/>
          <w:szCs w:val="20"/>
        </w:rPr>
        <w:t xml:space="preserve"> state space (that requires using three-</w:t>
      </w:r>
      <w:r w:rsidR="002C7DCD" w:rsidRPr="00FB69FC">
        <w:rPr>
          <w:rFonts w:ascii="Times New Roman" w:hAnsi="Times New Roman" w:cs="Times New Roman"/>
          <w:color w:val="000000" w:themeColor="text1"/>
          <w:sz w:val="20"/>
          <w:szCs w:val="20"/>
        </w:rPr>
        <w:t>dimensional</w:t>
      </w:r>
      <w:r w:rsidRPr="00FB69FC">
        <w:rPr>
          <w:rFonts w:ascii="Times New Roman" w:hAnsi="Times New Roman" w:cs="Times New Roman"/>
          <w:color w:val="000000" w:themeColor="text1"/>
          <w:sz w:val="20"/>
          <w:szCs w:val="20"/>
        </w:rPr>
        <w:t xml:space="preserve"> Q-matrix) into the </w:t>
      </w:r>
      <w:r w:rsidR="006D0B4C" w:rsidRPr="00FB69FC">
        <w:rPr>
          <w:rFonts w:ascii="Times New Roman" w:hAnsi="Times New Roman" w:cs="Times New Roman"/>
          <w:color w:val="000000" w:themeColor="text1"/>
          <w:sz w:val="20"/>
          <w:szCs w:val="20"/>
        </w:rPr>
        <w:t>one</w:t>
      </w:r>
      <w:r w:rsidRPr="00FB69FC">
        <w:rPr>
          <w:rFonts w:ascii="Times New Roman" w:hAnsi="Times New Roman" w:cs="Times New Roman"/>
          <w:color w:val="000000" w:themeColor="text1"/>
          <w:sz w:val="20"/>
          <w:szCs w:val="20"/>
        </w:rPr>
        <w:t>-</w:t>
      </w:r>
      <w:r w:rsidR="002C7DCD" w:rsidRPr="00FB69FC">
        <w:rPr>
          <w:rFonts w:ascii="Times New Roman" w:hAnsi="Times New Roman" w:cs="Times New Roman"/>
          <w:color w:val="000000" w:themeColor="text1"/>
          <w:sz w:val="20"/>
          <w:szCs w:val="20"/>
        </w:rPr>
        <w:t>dimensional</w:t>
      </w:r>
      <w:r w:rsidRPr="00FB69FC">
        <w:rPr>
          <w:rFonts w:ascii="Times New Roman" w:hAnsi="Times New Roman" w:cs="Times New Roman"/>
          <w:color w:val="000000" w:themeColor="text1"/>
          <w:sz w:val="20"/>
          <w:szCs w:val="20"/>
        </w:rPr>
        <w:t xml:space="preserve"> state space (that uses two-</w:t>
      </w:r>
      <w:r w:rsidR="002C7DCD" w:rsidRPr="00FB69FC">
        <w:rPr>
          <w:rFonts w:ascii="Times New Roman" w:hAnsi="Times New Roman" w:cs="Times New Roman"/>
          <w:color w:val="000000" w:themeColor="text1"/>
          <w:sz w:val="20"/>
          <w:szCs w:val="20"/>
        </w:rPr>
        <w:t>dimensional</w:t>
      </w:r>
      <w:r w:rsidRPr="00FB69FC">
        <w:rPr>
          <w:rFonts w:ascii="Times New Roman" w:hAnsi="Times New Roman" w:cs="Times New Roman"/>
          <w:color w:val="000000" w:themeColor="text1"/>
          <w:sz w:val="20"/>
          <w:szCs w:val="20"/>
        </w:rPr>
        <w:t xml:space="preserve"> Q-matrix). Consequently, </w:t>
      </w:r>
      <w:r w:rsidR="00C1798A" w:rsidRPr="00FB69FC">
        <w:rPr>
          <w:rFonts w:ascii="Times New Roman" w:hAnsi="Times New Roman" w:cs="Times New Roman"/>
          <w:color w:val="000000" w:themeColor="text1"/>
          <w:sz w:val="20"/>
          <w:szCs w:val="20"/>
        </w:rPr>
        <w:t>if one wants to ensure similar accuracy of the state and action spaces approximation for both Q3d and Q2d approaches, the following memory usage is required:</w:t>
      </w:r>
    </w:p>
    <w:p w14:paraId="60A3BA00" w14:textId="0E48BC13" w:rsidR="00C1798A" w:rsidRPr="00FB69FC" w:rsidRDefault="00C1798A" w:rsidP="00C1798A">
      <w:pPr>
        <w:pStyle w:val="ListParagraph"/>
        <w:numPr>
          <w:ilvl w:val="0"/>
          <w:numId w:val="5"/>
        </w:num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lastRenderedPageBreak/>
        <w:t xml:space="preserve">for Q3d, approximately </w:t>
      </w:r>
      <w:r w:rsidRPr="00FB69FC">
        <w:rPr>
          <w:rFonts w:ascii="Times New Roman" w:hAnsi="Times New Roman" w:cs="Times New Roman"/>
          <w:i/>
          <w:iCs/>
          <w:color w:val="000000" w:themeColor="text1"/>
          <w:sz w:val="20"/>
          <w:szCs w:val="20"/>
        </w:rPr>
        <w:t>N</w:t>
      </w:r>
      <w:r w:rsidRPr="00FB69FC">
        <w:rPr>
          <w:rFonts w:ascii="Times New Roman" w:hAnsi="Times New Roman" w:cs="Times New Roman"/>
          <w:i/>
          <w:iCs/>
          <w:color w:val="000000" w:themeColor="text1"/>
          <w:sz w:val="20"/>
          <w:szCs w:val="20"/>
          <w:vertAlign w:val="superscript"/>
        </w:rPr>
        <w:t>2</w:t>
      </w:r>
      <w:r w:rsidRPr="00FB69FC">
        <w:rPr>
          <w:rFonts w:ascii="Times New Roman" w:hAnsi="Times New Roman" w:cs="Times New Roman"/>
          <w:color w:val="000000" w:themeColor="text1"/>
          <w:sz w:val="20"/>
          <w:szCs w:val="20"/>
        </w:rPr>
        <w:t xml:space="preserve"> </w:t>
      </w:r>
      <w:r w:rsidR="00A1177E" w:rsidRPr="00FB69FC">
        <w:rPr>
          <w:rFonts w:ascii="Times New Roman" w:hAnsi="Times New Roman" w:cs="Times New Roman"/>
          <w:color w:val="000000" w:themeColor="text1"/>
          <w:sz w:val="20"/>
          <w:szCs w:val="20"/>
        </w:rPr>
        <w:t xml:space="preserve">states </w:t>
      </w:r>
      <w:r w:rsidRPr="00FB69FC">
        <w:rPr>
          <w:rFonts w:ascii="Times New Roman" w:hAnsi="Times New Roman" w:cs="Times New Roman"/>
          <w:color w:val="000000" w:themeColor="text1"/>
          <w:sz w:val="20"/>
          <w:szCs w:val="20"/>
        </w:rPr>
        <w:t xml:space="preserve">must be stored, </w:t>
      </w:r>
      <w:r w:rsidRPr="00FB69FC">
        <w:rPr>
          <w:rFonts w:ascii="Times New Roman" w:hAnsi="Times New Roman" w:cs="Times New Roman"/>
          <w:i/>
          <w:iCs/>
          <w:color w:val="000000" w:themeColor="text1"/>
          <w:sz w:val="20"/>
          <w:szCs w:val="20"/>
        </w:rPr>
        <w:t>N</w:t>
      </w:r>
      <w:r w:rsidR="00A1177E" w:rsidRPr="00FB69FC">
        <w:rPr>
          <w:rFonts w:ascii="Times New Roman" w:hAnsi="Times New Roman" w:cs="Times New Roman"/>
          <w:color w:val="000000" w:themeColor="text1"/>
          <w:sz w:val="20"/>
          <w:szCs w:val="20"/>
          <w:vertAlign w:val="superscript"/>
        </w:rPr>
        <w:t>2</w:t>
      </w:r>
      <w:r w:rsidRPr="00FB69FC">
        <w:rPr>
          <w:rFonts w:ascii="Times New Roman" w:hAnsi="Times New Roman" w:cs="Times New Roman"/>
          <w:color w:val="000000" w:themeColor="text1"/>
          <w:sz w:val="20"/>
          <w:szCs w:val="20"/>
        </w:rPr>
        <w:t xml:space="preserve"> values </w:t>
      </w:r>
      <w:r w:rsidR="00A1177E" w:rsidRPr="00FB69FC">
        <w:rPr>
          <w:rFonts w:ascii="Times New Roman" w:hAnsi="Times New Roman" w:cs="Times New Roman"/>
          <w:color w:val="000000" w:themeColor="text1"/>
          <w:sz w:val="20"/>
          <w:szCs w:val="20"/>
        </w:rPr>
        <w:t xml:space="preserve">must be stored </w:t>
      </w:r>
      <w:r w:rsidRPr="00FB69FC">
        <w:rPr>
          <w:rFonts w:ascii="Times New Roman" w:hAnsi="Times New Roman" w:cs="Times New Roman"/>
          <w:color w:val="000000" w:themeColor="text1"/>
          <w:sz w:val="20"/>
          <w:szCs w:val="20"/>
        </w:rPr>
        <w:t xml:space="preserve">for the accessible actions </w:t>
      </w:r>
      <w:r w:rsidR="00A1177E" w:rsidRPr="00FB69FC">
        <w:rPr>
          <w:rFonts w:ascii="Times New Roman" w:hAnsi="Times New Roman" w:cs="Times New Roman"/>
          <w:color w:val="000000" w:themeColor="text1"/>
          <w:sz w:val="20"/>
          <w:szCs w:val="20"/>
        </w:rPr>
        <w:t xml:space="preserve">(separately for each </w:t>
      </w:r>
      <w:r w:rsidR="006D0B4C" w:rsidRPr="00FB69FC">
        <w:rPr>
          <w:rFonts w:ascii="Times New Roman" w:hAnsi="Times New Roman" w:cs="Times New Roman"/>
          <w:color w:val="000000" w:themeColor="text1"/>
          <w:sz w:val="20"/>
          <w:szCs w:val="20"/>
        </w:rPr>
        <w:t>discretized</w:t>
      </w:r>
      <w:r w:rsidR="00A1177E" w:rsidRPr="00FB69FC">
        <w:rPr>
          <w:rFonts w:ascii="Times New Roman" w:hAnsi="Times New Roman" w:cs="Times New Roman"/>
          <w:color w:val="000000" w:themeColor="text1"/>
          <w:sz w:val="20"/>
          <w:szCs w:val="20"/>
        </w:rPr>
        <w:t xml:space="preserve"> value of </w:t>
      </w:r>
      <w:r w:rsidR="00A1177E" w:rsidRPr="00FB69FC">
        <w:rPr>
          <w:rFonts w:ascii="Times New Roman" w:hAnsi="Times New Roman" w:cs="Times New Roman"/>
          <w:i/>
          <w:iCs/>
          <w:color w:val="000000" w:themeColor="text1"/>
          <w:sz w:val="20"/>
          <w:szCs w:val="20"/>
        </w:rPr>
        <w:t>e</w:t>
      </w:r>
      <w:r w:rsidR="00A1177E" w:rsidRPr="00FB69FC">
        <w:rPr>
          <w:rFonts w:ascii="Times New Roman" w:hAnsi="Times New Roman" w:cs="Times New Roman"/>
          <w:color w:val="000000" w:themeColor="text1"/>
          <w:sz w:val="20"/>
          <w:szCs w:val="20"/>
        </w:rPr>
        <w:t xml:space="preserve">) </w:t>
      </w:r>
      <w:r w:rsidRPr="00FB69FC">
        <w:rPr>
          <w:rFonts w:ascii="Times New Roman" w:hAnsi="Times New Roman" w:cs="Times New Roman"/>
          <w:color w:val="000000" w:themeColor="text1"/>
          <w:sz w:val="20"/>
          <w:szCs w:val="20"/>
        </w:rPr>
        <w:t xml:space="preserve">and </w:t>
      </w:r>
      <w:r w:rsidRPr="00FB69FC">
        <w:rPr>
          <w:rFonts w:ascii="Times New Roman" w:hAnsi="Times New Roman" w:cs="Times New Roman"/>
          <w:i/>
          <w:iCs/>
          <w:color w:val="000000" w:themeColor="text1"/>
          <w:sz w:val="20"/>
          <w:szCs w:val="20"/>
        </w:rPr>
        <w:t>N</w:t>
      </w:r>
      <w:r w:rsidRPr="00FB69FC">
        <w:rPr>
          <w:rFonts w:ascii="Times New Roman" w:hAnsi="Times New Roman" w:cs="Times New Roman"/>
          <w:i/>
          <w:iCs/>
          <w:color w:val="000000" w:themeColor="text1"/>
          <w:sz w:val="20"/>
          <w:szCs w:val="20"/>
          <w:vertAlign w:val="superscript"/>
        </w:rPr>
        <w:t>3</w:t>
      </w:r>
      <w:r w:rsidRPr="00FB69FC">
        <w:rPr>
          <w:rFonts w:ascii="Times New Roman" w:hAnsi="Times New Roman" w:cs="Times New Roman"/>
          <w:color w:val="000000" w:themeColor="text1"/>
          <w:sz w:val="20"/>
          <w:szCs w:val="20"/>
        </w:rPr>
        <w:t xml:space="preserve"> values </w:t>
      </w:r>
      <w:r w:rsidR="00A1177E" w:rsidRPr="00FB69FC">
        <w:rPr>
          <w:rFonts w:ascii="Times New Roman" w:hAnsi="Times New Roman" w:cs="Times New Roman"/>
          <w:color w:val="000000" w:themeColor="text1"/>
          <w:sz w:val="20"/>
          <w:szCs w:val="20"/>
        </w:rPr>
        <w:t xml:space="preserve">must be stored </w:t>
      </w:r>
      <w:r w:rsidRPr="00FB69FC">
        <w:rPr>
          <w:rFonts w:ascii="Times New Roman" w:hAnsi="Times New Roman" w:cs="Times New Roman"/>
          <w:color w:val="000000" w:themeColor="text1"/>
          <w:sz w:val="20"/>
          <w:szCs w:val="20"/>
        </w:rPr>
        <w:t>in the three-</w:t>
      </w:r>
      <w:r w:rsidR="002C7DCD" w:rsidRPr="00FB69FC">
        <w:rPr>
          <w:rFonts w:ascii="Times New Roman" w:hAnsi="Times New Roman" w:cs="Times New Roman"/>
          <w:color w:val="000000" w:themeColor="text1"/>
          <w:sz w:val="20"/>
          <w:szCs w:val="20"/>
        </w:rPr>
        <w:t>dimensional</w:t>
      </w:r>
      <w:r w:rsidRPr="00FB69FC">
        <w:rPr>
          <w:rFonts w:ascii="Times New Roman" w:hAnsi="Times New Roman" w:cs="Times New Roman"/>
          <w:color w:val="000000" w:themeColor="text1"/>
          <w:sz w:val="20"/>
          <w:szCs w:val="20"/>
        </w:rPr>
        <w:t xml:space="preserve"> Q-matrix</w:t>
      </w:r>
      <w:r w:rsidR="00A1177E" w:rsidRPr="00FB69FC">
        <w:rPr>
          <w:rFonts w:ascii="Times New Roman" w:hAnsi="Times New Roman" w:cs="Times New Roman"/>
          <w:color w:val="000000" w:themeColor="text1"/>
          <w:sz w:val="20"/>
          <w:szCs w:val="20"/>
        </w:rPr>
        <w:t>;</w:t>
      </w:r>
    </w:p>
    <w:p w14:paraId="0C9550CB" w14:textId="52455CA2" w:rsidR="00A1177E" w:rsidRPr="00FB69FC" w:rsidRDefault="00A1177E" w:rsidP="00A1177E">
      <w:pPr>
        <w:pStyle w:val="ListParagraph"/>
        <w:numPr>
          <w:ilvl w:val="0"/>
          <w:numId w:val="5"/>
        </w:numPr>
        <w:spacing w:after="0"/>
        <w:ind w:left="714" w:hanging="357"/>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contrary, for Q2d approach, only </w:t>
      </w:r>
      <w:r w:rsidRPr="00FB69FC">
        <w:rPr>
          <w:rFonts w:ascii="Times New Roman" w:hAnsi="Times New Roman" w:cs="Times New Roman"/>
          <w:i/>
          <w:iCs/>
          <w:color w:val="000000" w:themeColor="text1"/>
          <w:sz w:val="20"/>
          <w:szCs w:val="20"/>
        </w:rPr>
        <w:t>N</w:t>
      </w:r>
      <w:r w:rsidRPr="00FB69FC">
        <w:rPr>
          <w:rFonts w:ascii="Times New Roman" w:hAnsi="Times New Roman" w:cs="Times New Roman"/>
          <w:color w:val="000000" w:themeColor="text1"/>
          <w:sz w:val="20"/>
          <w:szCs w:val="20"/>
        </w:rPr>
        <w:t xml:space="preserve"> states must be stored, </w:t>
      </w:r>
      <w:r w:rsidRPr="00FB69FC">
        <w:rPr>
          <w:rFonts w:ascii="Times New Roman" w:hAnsi="Times New Roman" w:cs="Times New Roman"/>
          <w:i/>
          <w:iCs/>
          <w:color w:val="000000" w:themeColor="text1"/>
          <w:sz w:val="20"/>
          <w:szCs w:val="20"/>
        </w:rPr>
        <w:t>N</w:t>
      </w:r>
      <w:r w:rsidRPr="00FB69FC">
        <w:rPr>
          <w:rFonts w:ascii="Times New Roman" w:hAnsi="Times New Roman" w:cs="Times New Roman"/>
          <w:color w:val="000000" w:themeColor="text1"/>
          <w:sz w:val="20"/>
          <w:szCs w:val="20"/>
        </w:rPr>
        <w:t xml:space="preserve"> values must be stored for the accessible actions and </w:t>
      </w:r>
      <w:r w:rsidRPr="00FB69FC">
        <w:rPr>
          <w:rFonts w:ascii="Times New Roman" w:hAnsi="Times New Roman" w:cs="Times New Roman"/>
          <w:i/>
          <w:iCs/>
          <w:color w:val="000000" w:themeColor="text1"/>
          <w:sz w:val="20"/>
          <w:szCs w:val="20"/>
        </w:rPr>
        <w:t>N</w:t>
      </w:r>
      <w:r w:rsidRPr="00FB69FC">
        <w:rPr>
          <w:rFonts w:ascii="Times New Roman" w:hAnsi="Times New Roman" w:cs="Times New Roman"/>
          <w:i/>
          <w:iCs/>
          <w:color w:val="000000" w:themeColor="text1"/>
          <w:sz w:val="20"/>
          <w:szCs w:val="20"/>
          <w:vertAlign w:val="superscript"/>
        </w:rPr>
        <w:t>2</w:t>
      </w:r>
      <w:r w:rsidRPr="00FB69FC">
        <w:rPr>
          <w:rFonts w:ascii="Times New Roman" w:hAnsi="Times New Roman" w:cs="Times New Roman"/>
          <w:color w:val="000000" w:themeColor="text1"/>
          <w:sz w:val="20"/>
          <w:szCs w:val="20"/>
        </w:rPr>
        <w:t xml:space="preserve"> </w:t>
      </w:r>
      <w:r w:rsidR="006D0B4C" w:rsidRPr="00FB69FC">
        <w:rPr>
          <w:rFonts w:ascii="Times New Roman" w:hAnsi="Times New Roman" w:cs="Times New Roman"/>
          <w:color w:val="000000" w:themeColor="text1"/>
          <w:sz w:val="20"/>
          <w:szCs w:val="20"/>
        </w:rPr>
        <w:t xml:space="preserve">values </w:t>
      </w:r>
      <w:r w:rsidRPr="00FB69FC">
        <w:rPr>
          <w:rFonts w:ascii="Times New Roman" w:hAnsi="Times New Roman" w:cs="Times New Roman"/>
          <w:color w:val="000000" w:themeColor="text1"/>
          <w:sz w:val="20"/>
          <w:szCs w:val="20"/>
        </w:rPr>
        <w:t>must be stored</w:t>
      </w:r>
      <w:r w:rsidR="00532091" w:rsidRPr="00FB69FC">
        <w:rPr>
          <w:rFonts w:ascii="Times New Roman" w:hAnsi="Times New Roman" w:cs="Times New Roman"/>
          <w:color w:val="000000" w:themeColor="text1"/>
          <w:sz w:val="20"/>
          <w:szCs w:val="20"/>
        </w:rPr>
        <w:t xml:space="preserve"> </w:t>
      </w:r>
      <w:r w:rsidRPr="00FB69FC">
        <w:rPr>
          <w:rFonts w:ascii="Times New Roman" w:hAnsi="Times New Roman" w:cs="Times New Roman"/>
          <w:color w:val="000000" w:themeColor="text1"/>
          <w:sz w:val="20"/>
          <w:szCs w:val="20"/>
        </w:rPr>
        <w:t>in the two-</w:t>
      </w:r>
      <w:r w:rsidR="002C7DCD" w:rsidRPr="00FB69FC">
        <w:rPr>
          <w:rFonts w:ascii="Times New Roman" w:hAnsi="Times New Roman" w:cs="Times New Roman"/>
          <w:color w:val="000000" w:themeColor="text1"/>
          <w:sz w:val="20"/>
          <w:szCs w:val="20"/>
        </w:rPr>
        <w:t>dimensional</w:t>
      </w:r>
      <w:r w:rsidRPr="00FB69FC">
        <w:rPr>
          <w:rFonts w:ascii="Times New Roman" w:hAnsi="Times New Roman" w:cs="Times New Roman"/>
          <w:color w:val="000000" w:themeColor="text1"/>
          <w:sz w:val="20"/>
          <w:szCs w:val="20"/>
        </w:rPr>
        <w:t xml:space="preserve"> Q-matrix.</w:t>
      </w:r>
    </w:p>
    <w:p w14:paraId="387770EE" w14:textId="74D09462" w:rsidR="00EA477B" w:rsidRPr="00FB69FC" w:rsidRDefault="002B7A69" w:rsidP="008E6F4D">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This reduction is </w:t>
      </w:r>
      <w:r w:rsidR="004E200C" w:rsidRPr="00FB69FC">
        <w:rPr>
          <w:rFonts w:ascii="Times New Roman" w:hAnsi="Times New Roman" w:cs="Times New Roman"/>
          <w:color w:val="000000" w:themeColor="text1"/>
          <w:sz w:val="20"/>
          <w:szCs w:val="20"/>
        </w:rPr>
        <w:t>very</w:t>
      </w:r>
      <w:r w:rsidRPr="00FB69FC">
        <w:rPr>
          <w:rFonts w:ascii="Times New Roman" w:hAnsi="Times New Roman" w:cs="Times New Roman"/>
          <w:color w:val="000000" w:themeColor="text1"/>
          <w:sz w:val="20"/>
          <w:szCs w:val="20"/>
        </w:rPr>
        <w:t xml:space="preserve"> significant and can be important for the implementation in the units with limited memory resources.</w:t>
      </w:r>
    </w:p>
    <w:p w14:paraId="4E1C9BC9" w14:textId="4E556C6A" w:rsidR="00273E31" w:rsidRPr="00FB69FC" w:rsidRDefault="002B7A69" w:rsidP="008E6F4D">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At the same time, the method of generating the state space and accessible actions designed for Q2d approach brings also the benefits in terms of computational complexity. The </w:t>
      </w:r>
      <w:r w:rsidR="006D0B4C" w:rsidRPr="00FB69FC">
        <w:rPr>
          <w:rFonts w:ascii="Times New Roman" w:hAnsi="Times New Roman" w:cs="Times New Roman"/>
          <w:color w:val="000000" w:themeColor="text1"/>
          <w:sz w:val="20"/>
          <w:szCs w:val="20"/>
        </w:rPr>
        <w:t xml:space="preserve">generation </w:t>
      </w:r>
      <w:r w:rsidRPr="00FB69FC">
        <w:rPr>
          <w:rFonts w:ascii="Times New Roman" w:hAnsi="Times New Roman" w:cs="Times New Roman"/>
          <w:color w:val="000000" w:themeColor="text1"/>
          <w:sz w:val="20"/>
          <w:szCs w:val="20"/>
        </w:rPr>
        <w:t xml:space="preserve">method itself ensures lower computational complexity, which results from the comparison between Q2d and Q3d given in </w:t>
      </w:r>
      <w:r w:rsidR="004E200C" w:rsidRPr="00FB69FC">
        <w:rPr>
          <w:rFonts w:ascii="Times New Roman" w:hAnsi="Times New Roman" w:cs="Times New Roman"/>
          <w:color w:val="000000" w:themeColor="text1"/>
          <w:sz w:val="20"/>
          <w:szCs w:val="20"/>
        </w:rPr>
        <w:t xml:space="preserve">two final </w:t>
      </w:r>
      <w:r w:rsidRPr="00FB69FC">
        <w:rPr>
          <w:rFonts w:ascii="Times New Roman" w:hAnsi="Times New Roman" w:cs="Times New Roman"/>
          <w:color w:val="000000" w:themeColor="text1"/>
          <w:sz w:val="20"/>
          <w:szCs w:val="20"/>
        </w:rPr>
        <w:t>bullet</w:t>
      </w:r>
      <w:r w:rsidR="006D0B4C" w:rsidRPr="00FB69FC">
        <w:rPr>
          <w:rFonts w:ascii="Times New Roman" w:hAnsi="Times New Roman" w:cs="Times New Roman"/>
          <w:color w:val="000000" w:themeColor="text1"/>
          <w:sz w:val="20"/>
          <w:szCs w:val="20"/>
        </w:rPr>
        <w:t xml:space="preserve"> points</w:t>
      </w:r>
      <w:r w:rsidRPr="00FB69FC">
        <w:rPr>
          <w:rFonts w:ascii="Times New Roman" w:hAnsi="Times New Roman" w:cs="Times New Roman"/>
          <w:color w:val="000000" w:themeColor="text1"/>
          <w:sz w:val="20"/>
          <w:szCs w:val="20"/>
        </w:rPr>
        <w:t xml:space="preserve"> above (merging the states after computing their boundaries instead of separate merging </w:t>
      </w:r>
      <w:r w:rsidR="006D0B4C" w:rsidRPr="00FB69FC">
        <w:rPr>
          <w:rFonts w:ascii="Times New Roman" w:hAnsi="Times New Roman" w:cs="Times New Roman"/>
          <w:color w:val="000000" w:themeColor="text1"/>
          <w:sz w:val="20"/>
          <w:szCs w:val="20"/>
        </w:rPr>
        <w:t xml:space="preserve">of </w:t>
      </w:r>
      <w:r w:rsidRPr="00FB69FC">
        <w:rPr>
          <w:rFonts w:ascii="Times New Roman" w:hAnsi="Times New Roman" w:cs="Times New Roman"/>
          <w:color w:val="000000" w:themeColor="text1"/>
          <w:sz w:val="20"/>
          <w:szCs w:val="20"/>
        </w:rPr>
        <w:t xml:space="preserve">the discretized values of </w:t>
      </w:r>
      <w:r w:rsidRPr="00FB69FC">
        <w:rPr>
          <w:rFonts w:ascii="Times New Roman" w:eastAsiaTheme="minorEastAsia" w:hAnsi="Times New Roman" w:cs="Times New Roman"/>
          <w:i/>
          <w:iCs/>
          <w:color w:val="000000" w:themeColor="text1"/>
          <w:sz w:val="20"/>
          <w:szCs w:val="20"/>
        </w:rPr>
        <w:t>e</w:t>
      </w:r>
      <w:r w:rsidRPr="00FB69FC">
        <w:rPr>
          <w:rFonts w:ascii="Times New Roman" w:eastAsiaTheme="minorEastAsia" w:hAnsi="Times New Roman" w:cs="Times New Roman"/>
          <w:color w:val="000000" w:themeColor="text1"/>
          <w:sz w:val="20"/>
          <w:szCs w:val="20"/>
        </w:rPr>
        <w:t xml:space="preserve"> and </w:t>
      </w:r>
      <m:oMath>
        <m:acc>
          <m:accPr>
            <m:chr m:val="̇"/>
            <m:ctrlPr>
              <w:rPr>
                <w:rFonts w:ascii="Cambria Math" w:hAnsi="Cambria Math" w:cs="Times New Roman"/>
                <w:i/>
                <w:iCs/>
                <w:color w:val="000000" w:themeColor="text1"/>
                <w:sz w:val="20"/>
                <w:szCs w:val="20"/>
              </w:rPr>
            </m:ctrlPr>
          </m:accPr>
          <m:e>
            <m:r>
              <w:rPr>
                <w:rFonts w:ascii="Cambria Math" w:hAnsi="Cambria Math" w:cs="Times New Roman"/>
                <w:color w:val="000000" w:themeColor="text1"/>
                <w:sz w:val="20"/>
                <w:szCs w:val="20"/>
              </w:rPr>
              <m:t>e</m:t>
            </m:r>
          </m:e>
        </m:acc>
      </m:oMath>
      <w:r w:rsidRPr="00FB69FC">
        <w:rPr>
          <w:rFonts w:ascii="Times New Roman" w:hAnsi="Times New Roman" w:cs="Times New Roman"/>
          <w:color w:val="000000" w:themeColor="text1"/>
          <w:sz w:val="20"/>
          <w:szCs w:val="20"/>
        </w:rPr>
        <w:t xml:space="preserve">, very easy initialization by simple adjusting </w:t>
      </w:r>
      <w:r w:rsidR="006D0B4C" w:rsidRPr="00FB69FC">
        <w:rPr>
          <w:rFonts w:ascii="Times New Roman" w:hAnsi="Times New Roman" w:cs="Times New Roman"/>
          <w:color w:val="000000" w:themeColor="text1"/>
          <w:sz w:val="20"/>
          <w:szCs w:val="20"/>
        </w:rPr>
        <w:t xml:space="preserve">of </w:t>
      </w:r>
      <w:r w:rsidRPr="00FB69FC">
        <w:rPr>
          <w:rFonts w:ascii="Times New Roman" w:hAnsi="Times New Roman" w:cs="Times New Roman"/>
          <w:color w:val="000000" w:themeColor="text1"/>
          <w:sz w:val="20"/>
          <w:szCs w:val="20"/>
        </w:rPr>
        <w:t xml:space="preserve">the Q-matrix using unitary values at its diagonal instead of </w:t>
      </w:r>
      <w:r w:rsidR="00FA3EFE" w:rsidRPr="00FB69FC">
        <w:rPr>
          <w:rFonts w:ascii="Times New Roman" w:hAnsi="Times New Roman" w:cs="Times New Roman"/>
          <w:color w:val="000000" w:themeColor="text1"/>
          <w:sz w:val="20"/>
          <w:szCs w:val="20"/>
        </w:rPr>
        <w:t xml:space="preserve">the </w:t>
      </w:r>
      <w:r w:rsidRPr="00FB69FC">
        <w:rPr>
          <w:rFonts w:ascii="Times New Roman" w:hAnsi="Times New Roman" w:cs="Times New Roman"/>
          <w:color w:val="000000" w:themeColor="text1"/>
          <w:sz w:val="20"/>
          <w:szCs w:val="20"/>
        </w:rPr>
        <w:t>three-</w:t>
      </w:r>
      <w:r w:rsidR="002C7DCD" w:rsidRPr="00FB69FC">
        <w:rPr>
          <w:rFonts w:ascii="Times New Roman" w:hAnsi="Times New Roman" w:cs="Times New Roman"/>
          <w:color w:val="000000" w:themeColor="text1"/>
          <w:sz w:val="20"/>
          <w:szCs w:val="20"/>
        </w:rPr>
        <w:t>dimensional</w:t>
      </w:r>
      <w:r w:rsidRPr="00FB69FC">
        <w:rPr>
          <w:rFonts w:ascii="Times New Roman" w:hAnsi="Times New Roman" w:cs="Times New Roman"/>
          <w:color w:val="000000" w:themeColor="text1"/>
          <w:sz w:val="20"/>
          <w:szCs w:val="20"/>
        </w:rPr>
        <w:t xml:space="preserve"> complete survey). Reducing the </w:t>
      </w:r>
      <w:r w:rsidR="002C7DCD" w:rsidRPr="00FB69FC">
        <w:rPr>
          <w:rFonts w:ascii="Times New Roman" w:hAnsi="Times New Roman" w:cs="Times New Roman"/>
          <w:color w:val="000000" w:themeColor="text1"/>
          <w:sz w:val="20"/>
          <w:szCs w:val="20"/>
        </w:rPr>
        <w:t>dimension</w:t>
      </w:r>
      <w:r w:rsidRPr="00FB69FC">
        <w:rPr>
          <w:rFonts w:ascii="Times New Roman" w:hAnsi="Times New Roman" w:cs="Times New Roman"/>
          <w:color w:val="000000" w:themeColor="text1"/>
          <w:sz w:val="20"/>
          <w:szCs w:val="20"/>
        </w:rPr>
        <w:t xml:space="preserve"> of the Q-matrix for Q2d approach also results </w:t>
      </w:r>
      <w:r w:rsidR="000D655D" w:rsidRPr="00FB69FC">
        <w:rPr>
          <w:rFonts w:ascii="Times New Roman" w:hAnsi="Times New Roman" w:cs="Times New Roman"/>
          <w:color w:val="000000" w:themeColor="text1"/>
          <w:sz w:val="20"/>
          <w:szCs w:val="20"/>
        </w:rPr>
        <w:t xml:space="preserve">in reducing the computational complexity needed for finding the optimal action that should be applied to the process (the current state is determined by a single value computed by Eq. (7) and then only a single column of the two-dimensional Q-matrix must be searched for the highest Q-value). Finally, lower number of recognized states for Q2d approach allows for faster learning </w:t>
      </w:r>
      <w:r w:rsidR="00A7493E" w:rsidRPr="00FB69FC">
        <w:rPr>
          <w:rFonts w:ascii="Times New Roman" w:hAnsi="Times New Roman" w:cs="Times New Roman"/>
          <w:color w:val="000000" w:themeColor="text1"/>
          <w:sz w:val="20"/>
          <w:szCs w:val="20"/>
        </w:rPr>
        <w:t xml:space="preserve">(which is shown in section 4) </w:t>
      </w:r>
      <w:r w:rsidR="000D655D" w:rsidRPr="00FB69FC">
        <w:rPr>
          <w:rFonts w:ascii="Times New Roman" w:hAnsi="Times New Roman" w:cs="Times New Roman"/>
          <w:color w:val="000000" w:themeColor="text1"/>
          <w:sz w:val="20"/>
          <w:szCs w:val="20"/>
        </w:rPr>
        <w:t xml:space="preserve">because </w:t>
      </w:r>
      <w:r w:rsidR="00273E31" w:rsidRPr="00FB69FC">
        <w:rPr>
          <w:rFonts w:ascii="Times New Roman" w:hAnsi="Times New Roman" w:cs="Times New Roman"/>
          <w:color w:val="000000" w:themeColor="text1"/>
          <w:sz w:val="20"/>
          <w:szCs w:val="20"/>
        </w:rPr>
        <w:t xml:space="preserve">for </w:t>
      </w:r>
      <w:r w:rsidR="00FA3EFE" w:rsidRPr="00FB69FC">
        <w:rPr>
          <w:rFonts w:ascii="Times New Roman" w:hAnsi="Times New Roman" w:cs="Times New Roman"/>
          <w:color w:val="000000" w:themeColor="text1"/>
          <w:sz w:val="20"/>
          <w:szCs w:val="20"/>
        </w:rPr>
        <w:t xml:space="preserve">a </w:t>
      </w:r>
      <w:r w:rsidR="00273E31" w:rsidRPr="00FB69FC">
        <w:rPr>
          <w:rFonts w:ascii="Times New Roman" w:hAnsi="Times New Roman" w:cs="Times New Roman"/>
          <w:color w:val="000000" w:themeColor="text1"/>
          <w:sz w:val="20"/>
          <w:szCs w:val="20"/>
        </w:rPr>
        <w:t xml:space="preserve">successful learning, the closed loop system must be in each state at least several times. Thus, for Q2d, the smaller number of states speeds up learning significantly because for the same accuracy of </w:t>
      </w:r>
      <w:r w:rsidR="00FA3EFE" w:rsidRPr="00FB69FC">
        <w:rPr>
          <w:rFonts w:ascii="Times New Roman" w:hAnsi="Times New Roman" w:cs="Times New Roman"/>
          <w:color w:val="000000" w:themeColor="text1"/>
          <w:sz w:val="20"/>
          <w:szCs w:val="20"/>
        </w:rPr>
        <w:t xml:space="preserve">the </w:t>
      </w:r>
      <w:r w:rsidR="00611D4B" w:rsidRPr="00FB69FC">
        <w:rPr>
          <w:rFonts w:ascii="Times New Roman" w:hAnsi="Times New Roman" w:cs="Times New Roman"/>
          <w:color w:val="000000" w:themeColor="text1"/>
          <w:sz w:val="20"/>
          <w:szCs w:val="20"/>
        </w:rPr>
        <w:t xml:space="preserve">state space </w:t>
      </w:r>
      <w:r w:rsidR="00273E31" w:rsidRPr="00FB69FC">
        <w:rPr>
          <w:rFonts w:ascii="Times New Roman" w:hAnsi="Times New Roman" w:cs="Times New Roman"/>
          <w:color w:val="000000" w:themeColor="text1"/>
          <w:sz w:val="20"/>
          <w:szCs w:val="20"/>
        </w:rPr>
        <w:t xml:space="preserve">approximation, </w:t>
      </w:r>
      <w:r w:rsidR="00FA3EFE" w:rsidRPr="00FB69FC">
        <w:rPr>
          <w:rFonts w:ascii="Times New Roman" w:hAnsi="Times New Roman" w:cs="Times New Roman"/>
          <w:color w:val="000000" w:themeColor="text1"/>
          <w:sz w:val="20"/>
          <w:szCs w:val="20"/>
        </w:rPr>
        <w:t>smaller number</w:t>
      </w:r>
      <w:r w:rsidR="00273E31" w:rsidRPr="00FB69FC">
        <w:rPr>
          <w:rFonts w:ascii="Times New Roman" w:hAnsi="Times New Roman" w:cs="Times New Roman"/>
          <w:color w:val="000000" w:themeColor="text1"/>
          <w:sz w:val="20"/>
          <w:szCs w:val="20"/>
        </w:rPr>
        <w:t xml:space="preserve"> </w:t>
      </w:r>
      <w:r w:rsidR="00FA3EFE" w:rsidRPr="00FB69FC">
        <w:rPr>
          <w:rFonts w:ascii="Times New Roman" w:hAnsi="Times New Roman" w:cs="Times New Roman"/>
          <w:color w:val="000000" w:themeColor="text1"/>
          <w:sz w:val="20"/>
          <w:szCs w:val="20"/>
        </w:rPr>
        <w:t xml:space="preserve">of </w:t>
      </w:r>
      <w:r w:rsidR="00273E31" w:rsidRPr="00FB69FC">
        <w:rPr>
          <w:rFonts w:ascii="Times New Roman" w:hAnsi="Times New Roman" w:cs="Times New Roman"/>
          <w:color w:val="000000" w:themeColor="text1"/>
          <w:sz w:val="20"/>
          <w:szCs w:val="20"/>
        </w:rPr>
        <w:t xml:space="preserve">iterations </w:t>
      </w:r>
      <w:r w:rsidR="00FA3EFE" w:rsidRPr="00FB69FC">
        <w:rPr>
          <w:rFonts w:ascii="Times New Roman" w:hAnsi="Times New Roman" w:cs="Times New Roman"/>
          <w:color w:val="000000" w:themeColor="text1"/>
          <w:sz w:val="20"/>
          <w:szCs w:val="20"/>
        </w:rPr>
        <w:t>is</w:t>
      </w:r>
      <w:r w:rsidR="00273E31" w:rsidRPr="00FB69FC">
        <w:rPr>
          <w:rFonts w:ascii="Times New Roman" w:hAnsi="Times New Roman" w:cs="Times New Roman"/>
          <w:color w:val="000000" w:themeColor="text1"/>
          <w:sz w:val="20"/>
          <w:szCs w:val="20"/>
        </w:rPr>
        <w:t xml:space="preserve"> required to </w:t>
      </w:r>
      <w:r w:rsidR="00611D4B" w:rsidRPr="00FB69FC">
        <w:rPr>
          <w:rFonts w:ascii="Times New Roman" w:hAnsi="Times New Roman" w:cs="Times New Roman"/>
          <w:color w:val="000000" w:themeColor="text1"/>
          <w:sz w:val="20"/>
          <w:szCs w:val="20"/>
        </w:rPr>
        <w:t>ensure that each state is visited the same number of times.</w:t>
      </w:r>
    </w:p>
    <w:p w14:paraId="387770F1" w14:textId="3009A058" w:rsidR="000B4E73" w:rsidRPr="00FB69FC" w:rsidRDefault="000B4E73" w:rsidP="008E6F4D">
      <w:pPr>
        <w:jc w:val="both"/>
        <w:rPr>
          <w:rFonts w:ascii="Times New Roman" w:eastAsiaTheme="minorEastAsia" w:hAnsi="Times New Roman" w:cs="Times New Roman"/>
          <w:iCs/>
          <w:color w:val="000000" w:themeColor="text1"/>
          <w:sz w:val="20"/>
          <w:szCs w:val="20"/>
        </w:rPr>
      </w:pPr>
      <w:r w:rsidRPr="00FB69FC">
        <w:rPr>
          <w:rFonts w:ascii="Times New Roman" w:hAnsi="Times New Roman" w:cs="Times New Roman"/>
          <w:color w:val="000000" w:themeColor="text1"/>
          <w:sz w:val="20"/>
          <w:szCs w:val="20"/>
        </w:rPr>
        <w:t xml:space="preserve">From </w:t>
      </w:r>
      <w:r w:rsidR="00FA3EFE" w:rsidRPr="00FB69FC">
        <w:rPr>
          <w:rFonts w:ascii="Times New Roman" w:hAnsi="Times New Roman" w:cs="Times New Roman"/>
          <w:color w:val="000000" w:themeColor="text1"/>
          <w:sz w:val="20"/>
          <w:szCs w:val="20"/>
        </w:rPr>
        <w:t xml:space="preserve">a </w:t>
      </w:r>
      <w:r w:rsidRPr="00FB69FC">
        <w:rPr>
          <w:rFonts w:ascii="Times New Roman" w:hAnsi="Times New Roman" w:cs="Times New Roman"/>
          <w:color w:val="000000" w:themeColor="text1"/>
          <w:sz w:val="20"/>
          <w:szCs w:val="20"/>
        </w:rPr>
        <w:t xml:space="preserve">practical viewpoint, reducing the </w:t>
      </w:r>
      <w:r w:rsidR="002C7DCD" w:rsidRPr="00FB69FC">
        <w:rPr>
          <w:rFonts w:ascii="Times New Roman" w:hAnsi="Times New Roman" w:cs="Times New Roman"/>
          <w:color w:val="000000" w:themeColor="text1"/>
          <w:sz w:val="20"/>
          <w:szCs w:val="20"/>
        </w:rPr>
        <w:t>dimensionality</w:t>
      </w:r>
      <w:r w:rsidRPr="00FB69FC">
        <w:rPr>
          <w:rFonts w:ascii="Times New Roman" w:hAnsi="Times New Roman" w:cs="Times New Roman"/>
          <w:color w:val="000000" w:themeColor="text1"/>
          <w:sz w:val="20"/>
          <w:szCs w:val="20"/>
        </w:rPr>
        <w:t xml:space="preserve"> of the Q-matrix from </w:t>
      </w:r>
      <w:r w:rsidR="00FA3EFE" w:rsidRPr="00FB69FC">
        <w:rPr>
          <w:rFonts w:ascii="Times New Roman" w:hAnsi="Times New Roman" w:cs="Times New Roman"/>
          <w:color w:val="000000" w:themeColor="text1"/>
          <w:sz w:val="20"/>
          <w:szCs w:val="20"/>
        </w:rPr>
        <w:t xml:space="preserve">the </w:t>
      </w:r>
      <w:proofErr w:type="gramStart"/>
      <w:r w:rsidRPr="00FB69FC">
        <w:rPr>
          <w:rFonts w:ascii="Times New Roman" w:hAnsi="Times New Roman" w:cs="Times New Roman"/>
          <w:color w:val="000000" w:themeColor="text1"/>
          <w:sz w:val="20"/>
          <w:szCs w:val="20"/>
        </w:rPr>
        <w:t>three dimensional</w:t>
      </w:r>
      <w:proofErr w:type="gramEnd"/>
      <w:r w:rsidR="00FA3EFE" w:rsidRPr="00FB69FC">
        <w:rPr>
          <w:rFonts w:ascii="Times New Roman" w:hAnsi="Times New Roman" w:cs="Times New Roman"/>
          <w:color w:val="000000" w:themeColor="text1"/>
          <w:sz w:val="20"/>
          <w:szCs w:val="20"/>
        </w:rPr>
        <w:t xml:space="preserve"> matrix</w:t>
      </w:r>
      <w:r w:rsidRPr="00FB69FC">
        <w:rPr>
          <w:rFonts w:ascii="Times New Roman" w:hAnsi="Times New Roman" w:cs="Times New Roman"/>
          <w:color w:val="000000" w:themeColor="text1"/>
          <w:sz w:val="20"/>
          <w:szCs w:val="20"/>
        </w:rPr>
        <w:t xml:space="preserve"> for Q3d to the proposed two-</w:t>
      </w:r>
      <w:r w:rsidR="002C7DCD" w:rsidRPr="00FB69FC">
        <w:rPr>
          <w:rFonts w:ascii="Times New Roman" w:hAnsi="Times New Roman" w:cs="Times New Roman"/>
          <w:color w:val="000000" w:themeColor="text1"/>
          <w:sz w:val="20"/>
          <w:szCs w:val="20"/>
        </w:rPr>
        <w:t>dimensional</w:t>
      </w:r>
      <w:r w:rsidRPr="00FB69FC">
        <w:rPr>
          <w:rFonts w:ascii="Times New Roman" w:hAnsi="Times New Roman" w:cs="Times New Roman"/>
          <w:color w:val="000000" w:themeColor="text1"/>
          <w:sz w:val="20"/>
          <w:szCs w:val="20"/>
        </w:rPr>
        <w:t xml:space="preserve"> </w:t>
      </w:r>
      <w:r w:rsidR="00FA3EFE" w:rsidRPr="00FB69FC">
        <w:rPr>
          <w:rFonts w:ascii="Times New Roman" w:hAnsi="Times New Roman" w:cs="Times New Roman"/>
          <w:color w:val="000000" w:themeColor="text1"/>
          <w:sz w:val="20"/>
          <w:szCs w:val="20"/>
        </w:rPr>
        <w:t xml:space="preserve">matrix </w:t>
      </w:r>
      <w:r w:rsidRPr="00FB69FC">
        <w:rPr>
          <w:rFonts w:ascii="Times New Roman" w:hAnsi="Times New Roman" w:cs="Times New Roman"/>
          <w:color w:val="000000" w:themeColor="text1"/>
          <w:sz w:val="20"/>
          <w:szCs w:val="20"/>
        </w:rPr>
        <w:t xml:space="preserve">for Q2d </w:t>
      </w:r>
      <w:r w:rsidR="00DA1887" w:rsidRPr="00FB69FC">
        <w:rPr>
          <w:rFonts w:ascii="Times New Roman" w:hAnsi="Times New Roman" w:cs="Times New Roman"/>
          <w:color w:val="000000" w:themeColor="text1"/>
          <w:sz w:val="20"/>
          <w:szCs w:val="20"/>
        </w:rPr>
        <w:t xml:space="preserve">basically has only </w:t>
      </w:r>
      <w:r w:rsidRPr="00FB69FC">
        <w:rPr>
          <w:rFonts w:ascii="Times New Roman" w:hAnsi="Times New Roman" w:cs="Times New Roman"/>
          <w:color w:val="000000" w:themeColor="text1"/>
          <w:sz w:val="20"/>
          <w:szCs w:val="20"/>
        </w:rPr>
        <w:t xml:space="preserve">benefits that are highlighted above. The only small disadvantage is the necessity of recalculating the optimal action </w:t>
      </w:r>
      <w:r w:rsidRPr="00FB69FC">
        <w:rPr>
          <w:rFonts w:ascii="Times New Roman" w:hAnsi="Times New Roman" w:cs="Times New Roman"/>
          <w:i/>
          <w:iCs/>
          <w:color w:val="000000" w:themeColor="text1"/>
          <w:sz w:val="20"/>
          <w:szCs w:val="20"/>
        </w:rPr>
        <w:t>a</w:t>
      </w:r>
      <w:r w:rsidRPr="00FB69FC">
        <w:rPr>
          <w:rFonts w:ascii="Times New Roman" w:hAnsi="Times New Roman" w:cs="Times New Roman"/>
          <w:color w:val="000000" w:themeColor="text1"/>
          <w:sz w:val="20"/>
          <w:szCs w:val="20"/>
        </w:rPr>
        <w:t xml:space="preserve"> resulting from the current form of the Q-matrix into the action directly applied at the Q2d controller output </w:t>
      </w:r>
      <m:oMath>
        <m:sSub>
          <m:sSubPr>
            <m:ctrlPr>
              <w:rPr>
                <w:rFonts w:ascii="Cambria Math" w:hAnsi="Cambria Math" w:cs="Times New Roman"/>
                <w:iCs/>
                <w:color w:val="000000" w:themeColor="text1"/>
                <w:sz w:val="20"/>
                <w:szCs w:val="20"/>
              </w:rPr>
            </m:ctrlPr>
          </m:sSubPr>
          <m:e>
            <m:r>
              <w:rPr>
                <w:rFonts w:ascii="Cambria Math" w:hAnsi="Cambria Math" w:cs="Times New Roman"/>
                <w:color w:val="000000" w:themeColor="text1"/>
                <w:sz w:val="20"/>
                <w:szCs w:val="20"/>
              </w:rPr>
              <m:t>ΔU</m:t>
            </m:r>
          </m:e>
          <m:sub>
            <m:r>
              <w:rPr>
                <w:rFonts w:ascii="Cambria Math" w:hAnsi="Cambria Math" w:cs="Times New Roman"/>
                <w:color w:val="000000" w:themeColor="text1"/>
                <w:sz w:val="20"/>
                <w:szCs w:val="20"/>
              </w:rPr>
              <m:t>Q</m:t>
            </m:r>
          </m:sub>
        </m:sSub>
      </m:oMath>
      <w:r w:rsidRPr="00FB69FC">
        <w:rPr>
          <w:rFonts w:ascii="Times New Roman" w:eastAsiaTheme="minorEastAsia" w:hAnsi="Times New Roman" w:cs="Times New Roman"/>
          <w:color w:val="000000" w:themeColor="text1"/>
          <w:sz w:val="20"/>
          <w:szCs w:val="20"/>
        </w:rPr>
        <w:t xml:space="preserve"> according to Eq. (8). This necessity results directly from the fact that for Q2d approach, the state is recognized by Eq. (5) and the same value of </w:t>
      </w:r>
      <w:r w:rsidRPr="00FB69FC">
        <w:rPr>
          <w:rFonts w:ascii="Times New Roman" w:eastAsiaTheme="minorEastAsia" w:hAnsi="Times New Roman" w:cs="Times New Roman"/>
          <w:i/>
          <w:iCs/>
          <w:color w:val="000000" w:themeColor="text1"/>
          <w:sz w:val="20"/>
          <w:szCs w:val="20"/>
        </w:rPr>
        <w:t>s</w:t>
      </w:r>
      <w:r w:rsidRPr="00FB69FC">
        <w:rPr>
          <w:rFonts w:ascii="Times New Roman" w:eastAsiaTheme="minorEastAsia" w:hAnsi="Times New Roman" w:cs="Times New Roman"/>
          <w:color w:val="000000" w:themeColor="text1"/>
          <w:sz w:val="20"/>
          <w:szCs w:val="20"/>
        </w:rPr>
        <w:t xml:space="preserve"> can be obtained for a </w:t>
      </w:r>
      <w:r w:rsidR="00FA3EFE" w:rsidRPr="00FB69FC">
        <w:rPr>
          <w:rFonts w:ascii="Times New Roman" w:eastAsiaTheme="minorEastAsia" w:hAnsi="Times New Roman" w:cs="Times New Roman"/>
          <w:color w:val="000000" w:themeColor="text1"/>
          <w:sz w:val="20"/>
          <w:szCs w:val="20"/>
        </w:rPr>
        <w:t>large</w:t>
      </w:r>
      <w:r w:rsidRPr="00FB69FC">
        <w:rPr>
          <w:rFonts w:ascii="Times New Roman" w:eastAsiaTheme="minorEastAsia" w:hAnsi="Times New Roman" w:cs="Times New Roman"/>
          <w:color w:val="000000" w:themeColor="text1"/>
          <w:sz w:val="20"/>
          <w:szCs w:val="20"/>
        </w:rPr>
        <w:t xml:space="preserve"> number of combinations of the signals </w:t>
      </w:r>
      <w:r w:rsidRPr="00FB69FC">
        <w:rPr>
          <w:rFonts w:ascii="Times New Roman" w:eastAsiaTheme="minorEastAsia" w:hAnsi="Times New Roman" w:cs="Times New Roman"/>
          <w:i/>
          <w:iCs/>
          <w:color w:val="000000" w:themeColor="text1"/>
          <w:sz w:val="20"/>
          <w:szCs w:val="20"/>
        </w:rPr>
        <w:t>e</w:t>
      </w:r>
      <w:r w:rsidRPr="00FB69FC">
        <w:rPr>
          <w:rFonts w:ascii="Times New Roman" w:eastAsiaTheme="minorEastAsia" w:hAnsi="Times New Roman" w:cs="Times New Roman"/>
          <w:color w:val="000000" w:themeColor="text1"/>
          <w:sz w:val="20"/>
          <w:szCs w:val="20"/>
        </w:rPr>
        <w:t xml:space="preserve">, </w:t>
      </w:r>
      <m:oMath>
        <m:acc>
          <m:accPr>
            <m:chr m:val="̇"/>
            <m:ctrlPr>
              <w:rPr>
                <w:rFonts w:ascii="Cambria Math" w:hAnsi="Cambria Math" w:cs="Times New Roman"/>
                <w:i/>
                <w:iCs/>
                <w:color w:val="000000" w:themeColor="text1"/>
                <w:sz w:val="20"/>
                <w:szCs w:val="20"/>
              </w:rPr>
            </m:ctrlPr>
          </m:accPr>
          <m:e>
            <m:r>
              <w:rPr>
                <w:rFonts w:ascii="Cambria Math" w:hAnsi="Cambria Math" w:cs="Times New Roman"/>
                <w:color w:val="000000" w:themeColor="text1"/>
                <w:sz w:val="20"/>
                <w:szCs w:val="20"/>
              </w:rPr>
              <m:t>e</m:t>
            </m:r>
          </m:e>
        </m:acc>
      </m:oMath>
      <w:r w:rsidR="00DA1887" w:rsidRPr="00FB69FC">
        <w:rPr>
          <w:rFonts w:ascii="Times New Roman" w:eastAsiaTheme="minorEastAsia" w:hAnsi="Times New Roman" w:cs="Times New Roman"/>
          <w:iCs/>
          <w:color w:val="000000" w:themeColor="text1"/>
          <w:sz w:val="20"/>
          <w:szCs w:val="20"/>
        </w:rPr>
        <w:t xml:space="preserve"> so there is no direct match between a combination of </w:t>
      </w:r>
      <w:r w:rsidR="00DA1887" w:rsidRPr="00FB69FC">
        <w:rPr>
          <w:rFonts w:ascii="Times New Roman" w:eastAsiaTheme="minorEastAsia" w:hAnsi="Times New Roman" w:cs="Times New Roman"/>
          <w:i/>
          <w:iCs/>
          <w:color w:val="000000" w:themeColor="text1"/>
          <w:sz w:val="20"/>
          <w:szCs w:val="20"/>
        </w:rPr>
        <w:t>e</w:t>
      </w:r>
      <w:r w:rsidR="00DA1887" w:rsidRPr="00FB69FC">
        <w:rPr>
          <w:rFonts w:ascii="Times New Roman" w:eastAsiaTheme="minorEastAsia" w:hAnsi="Times New Roman" w:cs="Times New Roman"/>
          <w:color w:val="000000" w:themeColor="text1"/>
          <w:sz w:val="20"/>
          <w:szCs w:val="20"/>
        </w:rPr>
        <w:t xml:space="preserve">, </w:t>
      </w:r>
      <m:oMath>
        <m:acc>
          <m:accPr>
            <m:chr m:val="̇"/>
            <m:ctrlPr>
              <w:rPr>
                <w:rFonts w:ascii="Cambria Math" w:hAnsi="Cambria Math" w:cs="Times New Roman"/>
                <w:i/>
                <w:iCs/>
                <w:color w:val="000000" w:themeColor="text1"/>
                <w:sz w:val="20"/>
                <w:szCs w:val="20"/>
              </w:rPr>
            </m:ctrlPr>
          </m:accPr>
          <m:e>
            <m:r>
              <w:rPr>
                <w:rFonts w:ascii="Cambria Math" w:hAnsi="Cambria Math" w:cs="Times New Roman"/>
                <w:color w:val="000000" w:themeColor="text1"/>
                <w:sz w:val="20"/>
                <w:szCs w:val="20"/>
              </w:rPr>
              <m:t>e</m:t>
            </m:r>
          </m:e>
        </m:acc>
      </m:oMath>
      <w:r w:rsidR="00DA1887" w:rsidRPr="00FB69FC">
        <w:rPr>
          <w:rFonts w:ascii="Times New Roman" w:eastAsiaTheme="minorEastAsia" w:hAnsi="Times New Roman" w:cs="Times New Roman"/>
          <w:iCs/>
          <w:color w:val="000000" w:themeColor="text1"/>
          <w:sz w:val="20"/>
          <w:szCs w:val="20"/>
        </w:rPr>
        <w:t xml:space="preserve"> and the state value. </w:t>
      </w:r>
      <w:r w:rsidR="00A03DF9" w:rsidRPr="00FB69FC">
        <w:rPr>
          <w:rFonts w:ascii="Times New Roman" w:eastAsiaTheme="minorEastAsia" w:hAnsi="Times New Roman" w:cs="Times New Roman"/>
          <w:iCs/>
          <w:color w:val="000000" w:themeColor="text1"/>
          <w:sz w:val="20"/>
          <w:szCs w:val="20"/>
        </w:rPr>
        <w:t>T</w:t>
      </w:r>
      <w:r w:rsidR="00DA1887" w:rsidRPr="00FB69FC">
        <w:rPr>
          <w:rFonts w:ascii="Times New Roman" w:eastAsiaTheme="minorEastAsia" w:hAnsi="Times New Roman" w:cs="Times New Roman"/>
          <w:iCs/>
          <w:color w:val="000000" w:themeColor="text1"/>
          <w:sz w:val="20"/>
          <w:szCs w:val="20"/>
        </w:rPr>
        <w:t>his recalculation is not required for Q3d because there, the state is recognized in two-</w:t>
      </w:r>
      <w:r w:rsidR="002C7DCD" w:rsidRPr="00FB69FC">
        <w:rPr>
          <w:rFonts w:ascii="Times New Roman" w:eastAsiaTheme="minorEastAsia" w:hAnsi="Times New Roman" w:cs="Times New Roman"/>
          <w:iCs/>
          <w:color w:val="000000" w:themeColor="text1"/>
          <w:sz w:val="20"/>
          <w:szCs w:val="20"/>
        </w:rPr>
        <w:t>dimensional</w:t>
      </w:r>
      <w:r w:rsidR="00DA1887" w:rsidRPr="00FB69FC">
        <w:rPr>
          <w:rFonts w:ascii="Times New Roman" w:eastAsiaTheme="minorEastAsia" w:hAnsi="Times New Roman" w:cs="Times New Roman"/>
          <w:iCs/>
          <w:color w:val="000000" w:themeColor="text1"/>
          <w:sz w:val="20"/>
          <w:szCs w:val="20"/>
        </w:rPr>
        <w:t xml:space="preserve"> space directly from the values of </w:t>
      </w:r>
      <w:r w:rsidR="00DA1887" w:rsidRPr="00FB69FC">
        <w:rPr>
          <w:rFonts w:ascii="Times New Roman" w:eastAsiaTheme="minorEastAsia" w:hAnsi="Times New Roman" w:cs="Times New Roman"/>
          <w:i/>
          <w:iCs/>
          <w:color w:val="000000" w:themeColor="text1"/>
          <w:sz w:val="20"/>
          <w:szCs w:val="20"/>
        </w:rPr>
        <w:t>e</w:t>
      </w:r>
      <w:r w:rsidR="00DA1887" w:rsidRPr="00FB69FC">
        <w:rPr>
          <w:rFonts w:ascii="Times New Roman" w:eastAsiaTheme="minorEastAsia" w:hAnsi="Times New Roman" w:cs="Times New Roman"/>
          <w:color w:val="000000" w:themeColor="text1"/>
          <w:sz w:val="20"/>
          <w:szCs w:val="20"/>
        </w:rPr>
        <w:t xml:space="preserve">, </w:t>
      </w:r>
      <m:oMath>
        <m:acc>
          <m:accPr>
            <m:chr m:val="̇"/>
            <m:ctrlPr>
              <w:rPr>
                <w:rFonts w:ascii="Cambria Math" w:hAnsi="Cambria Math" w:cs="Times New Roman"/>
                <w:i/>
                <w:iCs/>
                <w:color w:val="000000" w:themeColor="text1"/>
                <w:sz w:val="20"/>
                <w:szCs w:val="20"/>
              </w:rPr>
            </m:ctrlPr>
          </m:accPr>
          <m:e>
            <m:r>
              <w:rPr>
                <w:rFonts w:ascii="Cambria Math" w:hAnsi="Cambria Math" w:cs="Times New Roman"/>
                <w:color w:val="000000" w:themeColor="text1"/>
                <w:sz w:val="20"/>
                <w:szCs w:val="20"/>
              </w:rPr>
              <m:t>e</m:t>
            </m:r>
          </m:e>
        </m:acc>
      </m:oMath>
      <w:r w:rsidR="00DA1887" w:rsidRPr="00FB69FC">
        <w:rPr>
          <w:rFonts w:ascii="Times New Roman" w:eastAsiaTheme="minorEastAsia" w:hAnsi="Times New Roman" w:cs="Times New Roman"/>
          <w:iCs/>
          <w:color w:val="000000" w:themeColor="text1"/>
          <w:sz w:val="20"/>
          <w:szCs w:val="20"/>
        </w:rPr>
        <w:t xml:space="preserve">. Thus, the optimal action indicated in the Q-matrix is the direct action that should be </w:t>
      </w:r>
      <w:r w:rsidR="005D4F24" w:rsidRPr="00FB69FC">
        <w:rPr>
          <w:rFonts w:ascii="Times New Roman" w:eastAsiaTheme="minorEastAsia" w:hAnsi="Times New Roman" w:cs="Times New Roman"/>
          <w:iCs/>
          <w:color w:val="000000" w:themeColor="text1"/>
          <w:sz w:val="20"/>
          <w:szCs w:val="20"/>
        </w:rPr>
        <w:t>a</w:t>
      </w:r>
      <w:r w:rsidR="00DA1887" w:rsidRPr="00FB69FC">
        <w:rPr>
          <w:rFonts w:ascii="Times New Roman" w:eastAsiaTheme="minorEastAsia" w:hAnsi="Times New Roman" w:cs="Times New Roman"/>
          <w:iCs/>
          <w:color w:val="000000" w:themeColor="text1"/>
          <w:sz w:val="20"/>
          <w:szCs w:val="20"/>
        </w:rPr>
        <w:t>pplied to the process.</w:t>
      </w:r>
    </w:p>
    <w:p w14:paraId="387770F5" w14:textId="60053C9F" w:rsidR="008E6F4D" w:rsidRPr="00C94020" w:rsidRDefault="008E6F4D" w:rsidP="008E6F4D">
      <w:pPr>
        <w:jc w:val="both"/>
        <w:rPr>
          <w:rFonts w:ascii="Times New Roman" w:hAnsi="Times New Roman" w:cs="Times New Roman"/>
          <w:sz w:val="20"/>
          <w:szCs w:val="20"/>
        </w:rPr>
      </w:pPr>
      <w:r w:rsidRPr="00FB69FC">
        <w:rPr>
          <w:rFonts w:ascii="Times New Roman" w:hAnsi="Times New Roman" w:cs="Times New Roman"/>
          <w:color w:val="000000" w:themeColor="text1"/>
          <w:sz w:val="20"/>
          <w:szCs w:val="20"/>
        </w:rPr>
        <w:t xml:space="preserve">Similar to the previous Q3d approach, the exploration/exploitation problem is solved for the Q2d scheme by using the </w:t>
      </w:r>
      <w:r w:rsidRPr="00FB69FC">
        <w:rPr>
          <w:rFonts w:ascii="Times New Roman" w:hAnsi="Times New Roman" w:cs="Times New Roman"/>
          <w:i/>
          <w:iCs/>
          <w:color w:val="000000" w:themeColor="text1"/>
          <w:sz w:val="20"/>
          <w:szCs w:val="20"/>
        </w:rPr>
        <w:t>ε</w:t>
      </w:r>
      <w:r w:rsidRPr="00FB69FC">
        <w:rPr>
          <w:rFonts w:ascii="Times New Roman" w:hAnsi="Times New Roman" w:cs="Times New Roman"/>
          <w:color w:val="000000" w:themeColor="text1"/>
          <w:sz w:val="20"/>
          <w:szCs w:val="20"/>
        </w:rPr>
        <w:t xml:space="preserve">-greedy method </w:t>
      </w:r>
      <w:r w:rsidR="00342318" w:rsidRPr="00FB69FC">
        <w:rPr>
          <w:rFonts w:ascii="Times New Roman" w:hAnsi="Times New Roman" w:cs="Times New Roman"/>
          <w:color w:val="000000" w:themeColor="text1"/>
          <w:sz w:val="20"/>
          <w:szCs w:val="20"/>
        </w:rPr>
        <w:t>[</w:t>
      </w:r>
      <w:r w:rsidR="00014B3C" w:rsidRPr="00FB69FC">
        <w:rPr>
          <w:rFonts w:ascii="Times New Roman" w:hAnsi="Times New Roman" w:cs="Times New Roman"/>
          <w:color w:val="000000" w:themeColor="text1"/>
          <w:sz w:val="20"/>
          <w:szCs w:val="20"/>
        </w:rPr>
        <w:t>40</w:t>
      </w:r>
      <w:r w:rsidR="00342318" w:rsidRPr="00FB69FC">
        <w:rPr>
          <w:rFonts w:ascii="Times New Roman" w:hAnsi="Times New Roman" w:cs="Times New Roman"/>
          <w:color w:val="000000" w:themeColor="text1"/>
          <w:sz w:val="20"/>
          <w:szCs w:val="20"/>
        </w:rPr>
        <w:t>]-[</w:t>
      </w:r>
      <w:r w:rsidR="001624C6" w:rsidRPr="00FB69FC">
        <w:rPr>
          <w:rFonts w:ascii="Times New Roman" w:hAnsi="Times New Roman" w:cs="Times New Roman"/>
          <w:color w:val="000000" w:themeColor="text1"/>
          <w:sz w:val="20"/>
          <w:szCs w:val="20"/>
        </w:rPr>
        <w:t>4</w:t>
      </w:r>
      <w:r w:rsidR="00014B3C" w:rsidRPr="00FB69FC">
        <w:rPr>
          <w:rFonts w:ascii="Times New Roman" w:hAnsi="Times New Roman" w:cs="Times New Roman"/>
          <w:color w:val="000000" w:themeColor="text1"/>
          <w:sz w:val="20"/>
          <w:szCs w:val="20"/>
        </w:rPr>
        <w:t>1</w:t>
      </w:r>
      <w:r w:rsidR="00342318" w:rsidRPr="00FB69FC">
        <w:rPr>
          <w:rFonts w:ascii="Times New Roman" w:hAnsi="Times New Roman" w:cs="Times New Roman"/>
          <w:color w:val="000000" w:themeColor="text1"/>
          <w:sz w:val="20"/>
          <w:szCs w:val="20"/>
        </w:rPr>
        <w:t>]</w:t>
      </w:r>
      <w:r w:rsidRPr="00FB69FC">
        <w:rPr>
          <w:rFonts w:ascii="Times New Roman" w:hAnsi="Times New Roman" w:cs="Times New Roman"/>
          <w:iCs/>
          <w:color w:val="000000" w:themeColor="text1"/>
          <w:sz w:val="20"/>
          <w:szCs w:val="20"/>
        </w:rPr>
        <w:t>.</w:t>
      </w:r>
      <w:r w:rsidRPr="00FB69FC">
        <w:rPr>
          <w:rFonts w:ascii="Times New Roman" w:hAnsi="Times New Roman" w:cs="Times New Roman"/>
          <w:color w:val="000000" w:themeColor="text1"/>
          <w:sz w:val="20"/>
          <w:szCs w:val="20"/>
        </w:rPr>
        <w:t xml:space="preserve"> For possibly the fastest learning in the exploration stage, the range of randomized actions </w:t>
      </w:r>
      <w:r w:rsidRPr="00C94020">
        <w:rPr>
          <w:rFonts w:ascii="Times New Roman" w:hAnsi="Times New Roman" w:cs="Times New Roman"/>
          <w:sz w:val="20"/>
          <w:szCs w:val="20"/>
        </w:rPr>
        <w:t xml:space="preserve">should be unlimited, which is unacceptable in industrial practice when learning must be carried out based on a normal operating process. Thus, the range of drawing actions is limited by the parameter </w:t>
      </w:r>
      <w:r w:rsidRPr="00C94020">
        <w:rPr>
          <w:rFonts w:ascii="Times New Roman" w:hAnsi="Times New Roman" w:cs="Times New Roman"/>
          <w:i/>
          <w:iCs/>
          <w:sz w:val="20"/>
          <w:szCs w:val="20"/>
        </w:rPr>
        <w:t>RD</w:t>
      </w:r>
      <w:r>
        <w:rPr>
          <w:rFonts w:ascii="Times New Roman" w:hAnsi="Times New Roman" w:cs="Times New Roman"/>
          <w:sz w:val="20"/>
          <w:szCs w:val="20"/>
        </w:rPr>
        <w:t xml:space="preserve"> (</w:t>
      </w:r>
      <w:r w:rsidRPr="00C94020">
        <w:rPr>
          <w:rFonts w:ascii="Times New Roman" w:hAnsi="Times New Roman" w:cs="Times New Roman"/>
          <w:sz w:val="20"/>
          <w:szCs w:val="20"/>
        </w:rPr>
        <w:t>for details, see</w:t>
      </w:r>
      <w:r w:rsidR="00342318">
        <w:rPr>
          <w:rFonts w:ascii="Times New Roman" w:hAnsi="Times New Roman" w:cs="Times New Roman"/>
          <w:sz w:val="20"/>
          <w:szCs w:val="20"/>
        </w:rPr>
        <w:t xml:space="preserve"> [</w:t>
      </w:r>
      <w:r w:rsidR="001624C6">
        <w:rPr>
          <w:rFonts w:ascii="Times New Roman" w:hAnsi="Times New Roman" w:cs="Times New Roman"/>
          <w:sz w:val="20"/>
          <w:szCs w:val="20"/>
        </w:rPr>
        <w:t>3</w:t>
      </w:r>
      <w:r w:rsidR="00014B3C">
        <w:rPr>
          <w:rFonts w:ascii="Times New Roman" w:hAnsi="Times New Roman" w:cs="Times New Roman"/>
          <w:sz w:val="20"/>
          <w:szCs w:val="20"/>
        </w:rPr>
        <w:t>6</w:t>
      </w:r>
      <w:r w:rsidR="00342318">
        <w:rPr>
          <w:rFonts w:ascii="Times New Roman" w:hAnsi="Times New Roman" w:cs="Times New Roman"/>
          <w:sz w:val="20"/>
          <w:szCs w:val="20"/>
        </w:rPr>
        <w:t>]</w:t>
      </w:r>
      <w:r>
        <w:rPr>
          <w:rFonts w:ascii="Times New Roman" w:hAnsi="Times New Roman" w:cs="Times New Roman"/>
          <w:sz w:val="20"/>
          <w:szCs w:val="20"/>
        </w:rPr>
        <w:t>)</w:t>
      </w:r>
      <w:r w:rsidRPr="00C94020">
        <w:rPr>
          <w:rFonts w:ascii="Times New Roman" w:hAnsi="Times New Roman" w:cs="Times New Roman"/>
          <w:iCs/>
          <w:sz w:val="20"/>
          <w:szCs w:val="20"/>
        </w:rPr>
        <w:t>, which</w:t>
      </w:r>
      <w:r w:rsidRPr="00C94020">
        <w:rPr>
          <w:rFonts w:ascii="Times New Roman" w:hAnsi="Times New Roman" w:cs="Times New Roman"/>
          <w:sz w:val="20"/>
          <w:szCs w:val="20"/>
        </w:rPr>
        <w:t xml:space="preserve"> defines the limits of the range of draws around the optimal action represented by the highest value in the Q-matrix. The smaller</w:t>
      </w:r>
      <w:r>
        <w:rPr>
          <w:rFonts w:ascii="Times New Roman" w:hAnsi="Times New Roman" w:cs="Times New Roman"/>
          <w:sz w:val="20"/>
          <w:szCs w:val="20"/>
        </w:rPr>
        <w:t xml:space="preserve"> the</w:t>
      </w:r>
      <w:r w:rsidRPr="00C94020">
        <w:rPr>
          <w:rFonts w:ascii="Times New Roman" w:hAnsi="Times New Roman" w:cs="Times New Roman"/>
          <w:sz w:val="20"/>
          <w:szCs w:val="20"/>
        </w:rPr>
        <w:t xml:space="preserve"> </w:t>
      </w:r>
      <w:r w:rsidRPr="00C94020">
        <w:rPr>
          <w:rFonts w:ascii="Times New Roman" w:hAnsi="Times New Roman" w:cs="Times New Roman"/>
          <w:i/>
          <w:iCs/>
          <w:sz w:val="20"/>
          <w:szCs w:val="20"/>
        </w:rPr>
        <w:t>RD</w:t>
      </w:r>
      <w:r w:rsidRPr="00C94020">
        <w:rPr>
          <w:rFonts w:ascii="Times New Roman" w:hAnsi="Times New Roman" w:cs="Times New Roman"/>
          <w:sz w:val="20"/>
          <w:szCs w:val="20"/>
        </w:rPr>
        <w:t xml:space="preserve">, the </w:t>
      </w:r>
      <w:r>
        <w:rPr>
          <w:rFonts w:ascii="Times New Roman" w:hAnsi="Times New Roman" w:cs="Times New Roman"/>
          <w:sz w:val="20"/>
          <w:szCs w:val="20"/>
        </w:rPr>
        <w:t>less</w:t>
      </w:r>
      <w:r w:rsidRPr="00C94020">
        <w:rPr>
          <w:rFonts w:ascii="Times New Roman" w:hAnsi="Times New Roman" w:cs="Times New Roman"/>
          <w:sz w:val="20"/>
          <w:szCs w:val="20"/>
        </w:rPr>
        <w:t xml:space="preserve">er </w:t>
      </w:r>
      <w:r>
        <w:rPr>
          <w:rFonts w:ascii="Times New Roman" w:hAnsi="Times New Roman" w:cs="Times New Roman"/>
          <w:sz w:val="20"/>
          <w:szCs w:val="20"/>
        </w:rPr>
        <w:t xml:space="preserve">the </w:t>
      </w:r>
      <w:r w:rsidRPr="00C94020">
        <w:rPr>
          <w:rFonts w:ascii="Times New Roman" w:hAnsi="Times New Roman" w:cs="Times New Roman"/>
          <w:sz w:val="20"/>
          <w:szCs w:val="20"/>
        </w:rPr>
        <w:t xml:space="preserve">disturbances </w:t>
      </w:r>
      <w:r>
        <w:rPr>
          <w:rFonts w:ascii="Times New Roman" w:hAnsi="Times New Roman" w:cs="Times New Roman"/>
          <w:sz w:val="20"/>
          <w:szCs w:val="20"/>
        </w:rPr>
        <w:t xml:space="preserve">that </w:t>
      </w:r>
      <w:r w:rsidRPr="00C94020">
        <w:rPr>
          <w:rFonts w:ascii="Times New Roman" w:hAnsi="Times New Roman" w:cs="Times New Roman"/>
          <w:sz w:val="20"/>
          <w:szCs w:val="20"/>
        </w:rPr>
        <w:t>are intentionally applied to the controlled process during learning in normal operati</w:t>
      </w:r>
      <w:r>
        <w:rPr>
          <w:rFonts w:ascii="Times New Roman" w:hAnsi="Times New Roman" w:cs="Times New Roman"/>
          <w:sz w:val="20"/>
          <w:szCs w:val="20"/>
        </w:rPr>
        <w:t>o</w:t>
      </w:r>
      <w:r w:rsidRPr="00C94020">
        <w:rPr>
          <w:rFonts w:ascii="Times New Roman" w:hAnsi="Times New Roman" w:cs="Times New Roman"/>
          <w:sz w:val="20"/>
          <w:szCs w:val="20"/>
        </w:rPr>
        <w:t>n</w:t>
      </w:r>
      <w:r>
        <w:rPr>
          <w:rFonts w:ascii="Times New Roman" w:hAnsi="Times New Roman" w:cs="Times New Roman"/>
          <w:sz w:val="20"/>
          <w:szCs w:val="20"/>
        </w:rPr>
        <w:t>s</w:t>
      </w:r>
      <w:r w:rsidRPr="00C94020">
        <w:rPr>
          <w:rFonts w:ascii="Times New Roman" w:hAnsi="Times New Roman" w:cs="Times New Roman"/>
          <w:sz w:val="20"/>
          <w:szCs w:val="20"/>
        </w:rPr>
        <w:t xml:space="preserve">, but at the price of extending the learning time. In addition, in the situation when </w:t>
      </w:r>
      <w:r>
        <w:rPr>
          <w:rFonts w:ascii="Times New Roman" w:hAnsi="Times New Roman" w:cs="Times New Roman"/>
          <w:sz w:val="20"/>
          <w:szCs w:val="20"/>
        </w:rPr>
        <w:t xml:space="preserve">the </w:t>
      </w:r>
      <w:r w:rsidRPr="00C94020">
        <w:rPr>
          <w:rFonts w:ascii="Times New Roman" w:hAnsi="Times New Roman" w:cs="Times New Roman"/>
          <w:sz w:val="20"/>
          <w:szCs w:val="20"/>
        </w:rPr>
        <w:t>desired reference trajectory is very different from the trajectory ensured by the existing PI controller, for too small</w:t>
      </w:r>
      <w:r>
        <w:rPr>
          <w:rFonts w:ascii="Times New Roman" w:hAnsi="Times New Roman" w:cs="Times New Roman"/>
          <w:sz w:val="20"/>
          <w:szCs w:val="20"/>
        </w:rPr>
        <w:t xml:space="preserve"> </w:t>
      </w:r>
      <w:r w:rsidRPr="00C94020">
        <w:rPr>
          <w:rFonts w:ascii="Times New Roman" w:hAnsi="Times New Roman" w:cs="Times New Roman"/>
          <w:sz w:val="20"/>
          <w:szCs w:val="20"/>
        </w:rPr>
        <w:t xml:space="preserve">value of </w:t>
      </w:r>
      <w:r w:rsidRPr="00C94020">
        <w:rPr>
          <w:rFonts w:ascii="Times New Roman" w:hAnsi="Times New Roman" w:cs="Times New Roman"/>
          <w:i/>
          <w:iCs/>
          <w:sz w:val="20"/>
          <w:szCs w:val="20"/>
        </w:rPr>
        <w:t>RD</w:t>
      </w:r>
      <w:r w:rsidRPr="00C94020">
        <w:rPr>
          <w:rFonts w:ascii="Times New Roman" w:hAnsi="Times New Roman" w:cs="Times New Roman"/>
          <w:sz w:val="20"/>
          <w:szCs w:val="20"/>
        </w:rPr>
        <w:t xml:space="preserve"> (compar</w:t>
      </w:r>
      <w:r>
        <w:rPr>
          <w:rFonts w:ascii="Times New Roman" w:hAnsi="Times New Roman" w:cs="Times New Roman"/>
          <w:sz w:val="20"/>
          <w:szCs w:val="20"/>
        </w:rPr>
        <w:t>ed</w:t>
      </w:r>
      <w:r w:rsidRPr="00C94020">
        <w:rPr>
          <w:rFonts w:ascii="Times New Roman" w:hAnsi="Times New Roman" w:cs="Times New Roman"/>
          <w:sz w:val="20"/>
          <w:szCs w:val="20"/>
        </w:rPr>
        <w:t xml:space="preserve"> to the total number of states 2</w:t>
      </w:r>
      <w:r w:rsidRPr="00C94020">
        <w:rPr>
          <w:rFonts w:ascii="Times New Roman" w:hAnsi="Times New Roman" w:cs="Times New Roman"/>
          <w:i/>
          <w:iCs/>
          <w:sz w:val="20"/>
          <w:szCs w:val="20"/>
        </w:rPr>
        <w:t>N</w:t>
      </w:r>
      <w:r w:rsidRPr="00C94020">
        <w:rPr>
          <w:rFonts w:ascii="Times New Roman" w:hAnsi="Times New Roman" w:cs="Times New Roman"/>
          <w:sz w:val="20"/>
          <w:szCs w:val="20"/>
        </w:rPr>
        <w:t>+1)</w:t>
      </w:r>
      <w:r>
        <w:rPr>
          <w:rFonts w:ascii="Times New Roman" w:hAnsi="Times New Roman" w:cs="Times New Roman"/>
          <w:sz w:val="20"/>
          <w:szCs w:val="20"/>
        </w:rPr>
        <w:t xml:space="preserve"> the</w:t>
      </w:r>
      <w:r w:rsidRPr="00C94020">
        <w:rPr>
          <w:rFonts w:ascii="Times New Roman" w:hAnsi="Times New Roman" w:cs="Times New Roman"/>
          <w:sz w:val="20"/>
          <w:szCs w:val="20"/>
        </w:rPr>
        <w:t xml:space="preserve"> learning process can be extremely slow. </w:t>
      </w:r>
      <w:r>
        <w:rPr>
          <w:rFonts w:ascii="Times New Roman" w:hAnsi="Times New Roman" w:cs="Times New Roman"/>
          <w:sz w:val="20"/>
          <w:szCs w:val="20"/>
        </w:rPr>
        <w:t>This</w:t>
      </w:r>
      <w:r w:rsidRPr="00C94020">
        <w:rPr>
          <w:rFonts w:ascii="Times New Roman" w:hAnsi="Times New Roman" w:cs="Times New Roman"/>
          <w:sz w:val="20"/>
          <w:szCs w:val="20"/>
        </w:rPr>
        <w:t xml:space="preserve"> results from the fact that the Q-learning controller needs to reach the goal state for correct learning, but when none of the potentially drawn actions brings the process to the goal state, the algorithm is unable to provide efficient learning</w:t>
      </w:r>
      <w:r>
        <w:rPr>
          <w:rFonts w:ascii="Times New Roman" w:hAnsi="Times New Roman" w:cs="Times New Roman"/>
          <w:sz w:val="20"/>
          <w:szCs w:val="20"/>
        </w:rPr>
        <w:t xml:space="preserve"> conditions</w:t>
      </w:r>
      <w:r w:rsidRPr="00C94020">
        <w:rPr>
          <w:rFonts w:ascii="Times New Roman" w:hAnsi="Times New Roman" w:cs="Times New Roman"/>
          <w:sz w:val="20"/>
          <w:szCs w:val="20"/>
        </w:rPr>
        <w:t>.</w:t>
      </w:r>
    </w:p>
    <w:p w14:paraId="387770F6" w14:textId="77777777" w:rsidR="008E6F4D" w:rsidRPr="00C94020" w:rsidRDefault="008E6F4D" w:rsidP="008E6F4D">
      <w:pPr>
        <w:jc w:val="both"/>
        <w:rPr>
          <w:rFonts w:ascii="Times New Roman" w:hAnsi="Times New Roman" w:cs="Times New Roman"/>
          <w:sz w:val="20"/>
          <w:szCs w:val="20"/>
        </w:rPr>
      </w:pPr>
      <w:r w:rsidRPr="00C94020">
        <w:rPr>
          <w:rFonts w:ascii="Times New Roman" w:hAnsi="Times New Roman" w:cs="Times New Roman"/>
          <w:sz w:val="20"/>
          <w:szCs w:val="20"/>
        </w:rPr>
        <w:t xml:space="preserve">According to the </w:t>
      </w:r>
      <w:r w:rsidRPr="00C94020">
        <w:rPr>
          <w:rFonts w:ascii="Times New Roman" w:hAnsi="Times New Roman" w:cs="Times New Roman"/>
          <w:i/>
          <w:iCs/>
          <w:sz w:val="20"/>
          <w:szCs w:val="20"/>
        </w:rPr>
        <w:t>ε</w:t>
      </w:r>
      <w:r w:rsidRPr="00C94020">
        <w:rPr>
          <w:rFonts w:ascii="Times New Roman" w:hAnsi="Times New Roman" w:cs="Times New Roman"/>
          <w:sz w:val="20"/>
          <w:szCs w:val="20"/>
        </w:rPr>
        <w:t xml:space="preserve">-greedy method, in each iteration of the Q-learning algorithm, a real value </w:t>
      </w:r>
      <w:r w:rsidRPr="00C94020">
        <w:rPr>
          <w:rFonts w:ascii="Times New Roman" w:hAnsi="Times New Roman" w:cs="Times New Roman"/>
          <w:i/>
          <w:sz w:val="20"/>
          <w:szCs w:val="20"/>
        </w:rPr>
        <w:t>A</w:t>
      </w:r>
      <w:r w:rsidRPr="00C94020">
        <w:rPr>
          <w:rFonts w:ascii="Times New Roman" w:hAnsi="Times New Roman" w:cs="Times New Roman"/>
          <w:sz w:val="20"/>
          <w:szCs w:val="20"/>
        </w:rPr>
        <w:t xml:space="preserve"> from the range 0-1 is drawn. When </w:t>
      </w:r>
      <w:r w:rsidRPr="00C94020">
        <w:rPr>
          <w:rFonts w:ascii="Times New Roman" w:hAnsi="Times New Roman" w:cs="Times New Roman"/>
          <w:i/>
          <w:sz w:val="20"/>
          <w:szCs w:val="20"/>
        </w:rPr>
        <w:t>A</w:t>
      </w:r>
      <w:r w:rsidRPr="00C94020">
        <w:rPr>
          <w:rFonts w:ascii="Times New Roman" w:hAnsi="Times New Roman" w:cs="Times New Roman"/>
          <w:sz w:val="20"/>
          <w:szCs w:val="20"/>
        </w:rPr>
        <w:t xml:space="preserve"> &lt; </w:t>
      </w:r>
      <w:r w:rsidRPr="00C94020">
        <w:rPr>
          <w:rFonts w:ascii="Times New Roman" w:hAnsi="Times New Roman" w:cs="Times New Roman"/>
          <w:i/>
          <w:sz w:val="20"/>
          <w:szCs w:val="20"/>
        </w:rPr>
        <w:t>eps</w:t>
      </w:r>
      <w:r w:rsidRPr="00C94020">
        <w:rPr>
          <w:rFonts w:ascii="Times New Roman" w:hAnsi="Times New Roman" w:cs="Times New Roman"/>
          <w:sz w:val="20"/>
          <w:szCs w:val="20"/>
        </w:rPr>
        <w:t xml:space="preserve"> (where the value </w:t>
      </w:r>
      <w:r w:rsidRPr="00C94020">
        <w:rPr>
          <w:rFonts w:ascii="Times New Roman" w:hAnsi="Times New Roman" w:cs="Times New Roman"/>
          <w:i/>
          <w:iCs/>
          <w:sz w:val="20"/>
          <w:szCs w:val="20"/>
        </w:rPr>
        <w:t>eps</w:t>
      </w:r>
      <w:r w:rsidRPr="00C94020">
        <w:rPr>
          <w:rFonts w:ascii="Times New Roman" w:hAnsi="Times New Roman" w:cs="Times New Roman"/>
          <w:sz w:val="20"/>
          <w:szCs w:val="20"/>
        </w:rPr>
        <w:t xml:space="preserve"> is user</w:t>
      </w:r>
      <w:r>
        <w:rPr>
          <w:rFonts w:ascii="Times New Roman" w:hAnsi="Times New Roman" w:cs="Times New Roman"/>
          <w:sz w:val="20"/>
          <w:szCs w:val="20"/>
        </w:rPr>
        <w:t>-</w:t>
      </w:r>
      <w:r w:rsidRPr="00C94020">
        <w:rPr>
          <w:rFonts w:ascii="Times New Roman" w:hAnsi="Times New Roman" w:cs="Times New Roman"/>
          <w:sz w:val="20"/>
          <w:szCs w:val="20"/>
        </w:rPr>
        <w:t>predefined within the range 0-1), the algorithm switches to the exploration stage</w:t>
      </w:r>
      <w:r>
        <w:rPr>
          <w:rFonts w:ascii="Times New Roman" w:hAnsi="Times New Roman" w:cs="Times New Roman"/>
          <w:sz w:val="20"/>
          <w:szCs w:val="20"/>
        </w:rPr>
        <w:t>;</w:t>
      </w:r>
      <w:r w:rsidRPr="00C94020">
        <w:rPr>
          <w:rFonts w:ascii="Times New Roman" w:hAnsi="Times New Roman" w:cs="Times New Roman"/>
          <w:sz w:val="20"/>
          <w:szCs w:val="20"/>
        </w:rPr>
        <w:t xml:space="preserve"> in the opposite situation</w:t>
      </w:r>
      <w:r>
        <w:rPr>
          <w:rFonts w:ascii="Times New Roman" w:hAnsi="Times New Roman" w:cs="Times New Roman"/>
          <w:sz w:val="20"/>
          <w:szCs w:val="20"/>
        </w:rPr>
        <w:t>,</w:t>
      </w:r>
      <w:r w:rsidRPr="00C94020">
        <w:rPr>
          <w:rFonts w:ascii="Times New Roman" w:hAnsi="Times New Roman" w:cs="Times New Roman"/>
          <w:sz w:val="20"/>
          <w:szCs w:val="20"/>
        </w:rPr>
        <w:t xml:space="preserve"> the exploitation stage is selected and the action with the highest value in the Q-matrix is applied to the process. Thus, by proper adjustment of </w:t>
      </w:r>
      <w:r w:rsidRPr="00C94020">
        <w:rPr>
          <w:rFonts w:ascii="Times New Roman" w:hAnsi="Times New Roman" w:cs="Times New Roman"/>
          <w:i/>
          <w:iCs/>
          <w:sz w:val="20"/>
          <w:szCs w:val="20"/>
        </w:rPr>
        <w:t>eps</w:t>
      </w:r>
      <w:r w:rsidRPr="00C94020">
        <w:rPr>
          <w:rFonts w:ascii="Times New Roman" w:hAnsi="Times New Roman" w:cs="Times New Roman"/>
          <w:sz w:val="20"/>
          <w:szCs w:val="20"/>
        </w:rPr>
        <w:t xml:space="preserve">, it is possible to adjust how frequently the Q-learning controller switches between exploration and exploitation. Similar to the choice of </w:t>
      </w:r>
      <w:r w:rsidRPr="00C94020">
        <w:rPr>
          <w:rFonts w:ascii="Times New Roman" w:hAnsi="Times New Roman" w:cs="Times New Roman"/>
          <w:i/>
          <w:iCs/>
          <w:sz w:val="20"/>
          <w:szCs w:val="20"/>
        </w:rPr>
        <w:t>RD</w:t>
      </w:r>
      <w:r w:rsidRPr="00C94020">
        <w:rPr>
          <w:rFonts w:ascii="Times New Roman" w:hAnsi="Times New Roman" w:cs="Times New Roman"/>
          <w:sz w:val="20"/>
          <w:szCs w:val="20"/>
        </w:rPr>
        <w:t>, the higher</w:t>
      </w:r>
      <w:r>
        <w:rPr>
          <w:rFonts w:ascii="Times New Roman" w:hAnsi="Times New Roman" w:cs="Times New Roman"/>
          <w:sz w:val="20"/>
          <w:szCs w:val="20"/>
        </w:rPr>
        <w:t xml:space="preserve"> the</w:t>
      </w:r>
      <w:r w:rsidRPr="00C94020">
        <w:rPr>
          <w:rFonts w:ascii="Times New Roman" w:hAnsi="Times New Roman" w:cs="Times New Roman"/>
          <w:sz w:val="20"/>
          <w:szCs w:val="20"/>
        </w:rPr>
        <w:t xml:space="preserve"> </w:t>
      </w:r>
      <w:r w:rsidRPr="00C94020">
        <w:rPr>
          <w:rFonts w:ascii="Times New Roman" w:hAnsi="Times New Roman" w:cs="Times New Roman"/>
          <w:i/>
          <w:iCs/>
          <w:sz w:val="20"/>
          <w:szCs w:val="20"/>
        </w:rPr>
        <w:t>eps</w:t>
      </w:r>
      <w:r w:rsidRPr="00C94020">
        <w:rPr>
          <w:rFonts w:ascii="Times New Roman" w:hAnsi="Times New Roman" w:cs="Times New Roman"/>
          <w:sz w:val="20"/>
          <w:szCs w:val="20"/>
        </w:rPr>
        <w:t xml:space="preserve">, the faster the learning process, at the expense of the frequency of applying disturbances (not optimal but drawn actions) </w:t>
      </w:r>
      <w:r w:rsidRPr="00C94020">
        <w:rPr>
          <w:rFonts w:ascii="Times New Roman" w:hAnsi="Times New Roman" w:cs="Times New Roman"/>
          <w:sz w:val="20"/>
          <w:szCs w:val="20"/>
        </w:rPr>
        <w:lastRenderedPageBreak/>
        <w:t>to the process. Note that</w:t>
      </w:r>
      <w:r>
        <w:rPr>
          <w:rFonts w:ascii="Times New Roman" w:hAnsi="Times New Roman" w:cs="Times New Roman"/>
          <w:sz w:val="20"/>
          <w:szCs w:val="20"/>
        </w:rPr>
        <w:t>,</w:t>
      </w:r>
      <w:r w:rsidRPr="00C94020">
        <w:rPr>
          <w:rFonts w:ascii="Times New Roman" w:hAnsi="Times New Roman" w:cs="Times New Roman"/>
          <w:sz w:val="20"/>
          <w:szCs w:val="20"/>
        </w:rPr>
        <w:t xml:space="preserve"> for </w:t>
      </w:r>
      <w:r>
        <w:rPr>
          <w:rFonts w:ascii="Times New Roman" w:hAnsi="Times New Roman" w:cs="Times New Roman"/>
          <w:sz w:val="20"/>
          <w:szCs w:val="20"/>
        </w:rPr>
        <w:t xml:space="preserve">a </w:t>
      </w:r>
      <w:r w:rsidRPr="00C94020">
        <w:rPr>
          <w:rFonts w:ascii="Times New Roman" w:hAnsi="Times New Roman" w:cs="Times New Roman"/>
          <w:sz w:val="20"/>
          <w:szCs w:val="20"/>
        </w:rPr>
        <w:t xml:space="preserve">relatively large value of </w:t>
      </w:r>
      <w:r w:rsidRPr="00C94020">
        <w:rPr>
          <w:rFonts w:ascii="Times New Roman" w:hAnsi="Times New Roman" w:cs="Times New Roman"/>
          <w:i/>
          <w:iCs/>
          <w:sz w:val="20"/>
          <w:szCs w:val="20"/>
        </w:rPr>
        <w:t>eps</w:t>
      </w:r>
      <w:r w:rsidRPr="00C94020">
        <w:rPr>
          <w:rFonts w:ascii="Times New Roman" w:hAnsi="Times New Roman" w:cs="Times New Roman"/>
          <w:sz w:val="20"/>
          <w:szCs w:val="20"/>
        </w:rPr>
        <w:t>, it is possible to successively apply several drawn actions instead of optimal ones, which significantly disturbs the process.</w:t>
      </w:r>
    </w:p>
    <w:p w14:paraId="387770F7" w14:textId="77777777" w:rsidR="008E6F4D" w:rsidRDefault="008E6F4D" w:rsidP="008E6F4D">
      <w:pPr>
        <w:jc w:val="both"/>
      </w:pPr>
      <w:r w:rsidRPr="00C94020">
        <w:rPr>
          <w:rFonts w:ascii="Times New Roman" w:hAnsi="Times New Roman" w:cs="Times New Roman"/>
          <w:sz w:val="20"/>
          <w:szCs w:val="20"/>
        </w:rPr>
        <w:t xml:space="preserve">For </w:t>
      </w:r>
      <w:r>
        <w:rPr>
          <w:rFonts w:ascii="Times New Roman" w:hAnsi="Times New Roman" w:cs="Times New Roman"/>
          <w:sz w:val="20"/>
          <w:szCs w:val="20"/>
        </w:rPr>
        <w:t>optimal</w:t>
      </w:r>
      <w:r w:rsidRPr="00C94020">
        <w:rPr>
          <w:rFonts w:ascii="Times New Roman" w:hAnsi="Times New Roman" w:cs="Times New Roman"/>
          <w:sz w:val="20"/>
          <w:szCs w:val="20"/>
        </w:rPr>
        <w:t xml:space="preserve"> clarity, the sequence of consecutive operations for </w:t>
      </w:r>
      <w:r>
        <w:rPr>
          <w:rFonts w:ascii="Times New Roman" w:hAnsi="Times New Roman" w:cs="Times New Roman"/>
          <w:sz w:val="20"/>
          <w:szCs w:val="20"/>
        </w:rPr>
        <w:t xml:space="preserve">the </w:t>
      </w:r>
      <w:r w:rsidRPr="00C94020">
        <w:rPr>
          <w:rFonts w:ascii="Times New Roman" w:hAnsi="Times New Roman" w:cs="Times New Roman"/>
          <w:sz w:val="20"/>
          <w:szCs w:val="20"/>
        </w:rPr>
        <w:t xml:space="preserve">Q2d </w:t>
      </w:r>
      <w:r>
        <w:rPr>
          <w:rFonts w:ascii="Times New Roman" w:hAnsi="Times New Roman" w:cs="Times New Roman"/>
          <w:sz w:val="20"/>
          <w:szCs w:val="20"/>
        </w:rPr>
        <w:t xml:space="preserve">method </w:t>
      </w:r>
      <w:r w:rsidRPr="00C94020">
        <w:rPr>
          <w:rFonts w:ascii="Times New Roman" w:hAnsi="Times New Roman" w:cs="Times New Roman"/>
          <w:sz w:val="20"/>
          <w:szCs w:val="20"/>
        </w:rPr>
        <w:t>is presented in Fig. 2.</w:t>
      </w:r>
    </w:p>
    <w:p w14:paraId="387770F8" w14:textId="77777777" w:rsidR="00C94020" w:rsidRPr="00C94020" w:rsidRDefault="00C94020" w:rsidP="00C94020">
      <w:pPr>
        <w:jc w:val="both"/>
        <w:rPr>
          <w:rFonts w:ascii="Times New Roman" w:hAnsi="Times New Roman" w:cs="Times New Roman"/>
          <w:sz w:val="20"/>
          <w:szCs w:val="20"/>
        </w:rPr>
      </w:pPr>
    </w:p>
    <w:p w14:paraId="387770F9" w14:textId="77777777" w:rsidR="00883714" w:rsidRDefault="00C94020" w:rsidP="00883714">
      <w:pPr>
        <w:jc w:val="center"/>
        <w:rPr>
          <w:rFonts w:ascii="Times New Roman" w:hAnsi="Times New Roman" w:cs="Times New Roman"/>
          <w:sz w:val="20"/>
          <w:szCs w:val="20"/>
        </w:rPr>
      </w:pPr>
      <w:r w:rsidRPr="00C94020">
        <w:rPr>
          <w:rFonts w:ascii="Times New Roman" w:hAnsi="Times New Roman" w:cs="Times New Roman"/>
          <w:sz w:val="20"/>
          <w:szCs w:val="20"/>
        </w:rPr>
        <w:object w:dxaOrig="6795" w:dyaOrig="11941" w14:anchorId="38777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3pt;height:442.5pt" o:ole="">
            <v:imagedata r:id="rId12" o:title=""/>
          </v:shape>
          <o:OLEObject Type="Embed" ProgID="Visio.Drawing.15" ShapeID="_x0000_i1025" DrawAspect="Content" ObjectID="_1763293295" r:id="rId13"/>
        </w:object>
      </w:r>
    </w:p>
    <w:p w14:paraId="387770FA" w14:textId="77777777" w:rsidR="00C94020" w:rsidRPr="00C94020" w:rsidRDefault="00C94020" w:rsidP="00C94020">
      <w:pPr>
        <w:jc w:val="both"/>
        <w:rPr>
          <w:rFonts w:ascii="Times New Roman" w:hAnsi="Times New Roman" w:cs="Times New Roman"/>
          <w:color w:val="000000" w:themeColor="text1"/>
          <w:sz w:val="20"/>
          <w:szCs w:val="20"/>
        </w:rPr>
      </w:pPr>
      <w:r w:rsidRPr="00C94020">
        <w:rPr>
          <w:rFonts w:ascii="Times New Roman" w:hAnsi="Times New Roman" w:cs="Times New Roman"/>
          <w:color w:val="000000" w:themeColor="text1"/>
          <w:sz w:val="20"/>
          <w:szCs w:val="20"/>
        </w:rPr>
        <w:t xml:space="preserve">Fig. 2.  </w:t>
      </w:r>
      <w:r w:rsidR="008E6F4D" w:rsidRPr="00C94020">
        <w:rPr>
          <w:rFonts w:ascii="Times New Roman" w:hAnsi="Times New Roman" w:cs="Times New Roman"/>
          <w:color w:val="000000" w:themeColor="text1"/>
          <w:sz w:val="20"/>
          <w:szCs w:val="20"/>
        </w:rPr>
        <w:t xml:space="preserve">Flowchart </w:t>
      </w:r>
      <w:r w:rsidR="008E6F4D">
        <w:rPr>
          <w:rFonts w:ascii="Times New Roman" w:hAnsi="Times New Roman" w:cs="Times New Roman"/>
          <w:color w:val="000000" w:themeColor="text1"/>
          <w:sz w:val="20"/>
          <w:szCs w:val="20"/>
        </w:rPr>
        <w:t>re</w:t>
      </w:r>
      <w:r w:rsidR="008E6F4D" w:rsidRPr="00C94020">
        <w:rPr>
          <w:rFonts w:ascii="Times New Roman" w:hAnsi="Times New Roman" w:cs="Times New Roman"/>
          <w:color w:val="000000" w:themeColor="text1"/>
          <w:sz w:val="20"/>
          <w:szCs w:val="20"/>
        </w:rPr>
        <w:t xml:space="preserve">presenting </w:t>
      </w:r>
      <w:r w:rsidR="008E6F4D">
        <w:rPr>
          <w:rFonts w:ascii="Times New Roman" w:hAnsi="Times New Roman" w:cs="Times New Roman"/>
          <w:color w:val="000000" w:themeColor="text1"/>
          <w:sz w:val="20"/>
          <w:szCs w:val="20"/>
        </w:rPr>
        <w:t xml:space="preserve">the </w:t>
      </w:r>
      <w:r w:rsidR="008E6F4D" w:rsidRPr="00C94020">
        <w:rPr>
          <w:rFonts w:ascii="Times New Roman" w:hAnsi="Times New Roman" w:cs="Times New Roman"/>
          <w:color w:val="000000" w:themeColor="text1"/>
          <w:sz w:val="20"/>
          <w:szCs w:val="20"/>
        </w:rPr>
        <w:t xml:space="preserve">sequence of operations </w:t>
      </w:r>
      <w:r w:rsidR="008E6F4D">
        <w:rPr>
          <w:rFonts w:ascii="Times New Roman" w:hAnsi="Times New Roman" w:cs="Times New Roman"/>
          <w:color w:val="000000" w:themeColor="text1"/>
          <w:sz w:val="20"/>
          <w:szCs w:val="20"/>
        </w:rPr>
        <w:t>in</w:t>
      </w:r>
      <w:r w:rsidR="008E6F4D" w:rsidRPr="00C94020">
        <w:rPr>
          <w:rFonts w:ascii="Times New Roman" w:hAnsi="Times New Roman" w:cs="Times New Roman"/>
          <w:color w:val="000000" w:themeColor="text1"/>
          <w:sz w:val="20"/>
          <w:szCs w:val="20"/>
        </w:rPr>
        <w:t xml:space="preserve"> </w:t>
      </w:r>
      <w:r w:rsidR="008E6F4D">
        <w:rPr>
          <w:rFonts w:ascii="Times New Roman" w:hAnsi="Times New Roman" w:cs="Times New Roman"/>
          <w:color w:val="000000" w:themeColor="text1"/>
          <w:sz w:val="20"/>
          <w:szCs w:val="20"/>
        </w:rPr>
        <w:t xml:space="preserve">the </w:t>
      </w:r>
      <w:r w:rsidR="008E6F4D" w:rsidRPr="00C94020">
        <w:rPr>
          <w:rFonts w:ascii="Times New Roman" w:hAnsi="Times New Roman" w:cs="Times New Roman"/>
          <w:color w:val="000000" w:themeColor="text1"/>
          <w:sz w:val="20"/>
          <w:szCs w:val="20"/>
        </w:rPr>
        <w:t>Q2d</w:t>
      </w:r>
      <w:r w:rsidR="008E6F4D">
        <w:rPr>
          <w:rFonts w:ascii="Times New Roman" w:hAnsi="Times New Roman" w:cs="Times New Roman"/>
          <w:color w:val="000000" w:themeColor="text1"/>
          <w:sz w:val="20"/>
          <w:szCs w:val="20"/>
        </w:rPr>
        <w:t xml:space="preserve"> method</w:t>
      </w:r>
      <w:r w:rsidR="008E6F4D" w:rsidRPr="00C94020">
        <w:rPr>
          <w:rFonts w:ascii="Times New Roman" w:hAnsi="Times New Roman" w:cs="Times New Roman"/>
          <w:color w:val="000000" w:themeColor="text1"/>
          <w:sz w:val="20"/>
          <w:szCs w:val="20"/>
        </w:rPr>
        <w:t>.</w:t>
      </w:r>
    </w:p>
    <w:bookmarkEnd w:id="35"/>
    <w:p w14:paraId="6F870D48" w14:textId="77777777" w:rsidR="005D4F24" w:rsidRPr="00FB69FC" w:rsidRDefault="0090357C" w:rsidP="0090357C">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Summarizing, the proposed approach is based on on-line learning, which is meant here as the ability of improving its control performance only by interaction with the real process</w:t>
      </w:r>
      <w:r w:rsidR="00BD2E8D" w:rsidRPr="00FB69FC">
        <w:rPr>
          <w:rFonts w:ascii="Times New Roman" w:hAnsi="Times New Roman" w:cs="Times New Roman"/>
          <w:color w:val="000000" w:themeColor="text1"/>
          <w:sz w:val="20"/>
          <w:szCs w:val="20"/>
        </w:rPr>
        <w:t>, without any learning taking place offline without interaction with the real process</w:t>
      </w:r>
      <w:r w:rsidR="005D4F24" w:rsidRPr="00FB69FC">
        <w:rPr>
          <w:rFonts w:ascii="Times New Roman" w:hAnsi="Times New Roman" w:cs="Times New Roman"/>
          <w:color w:val="000000" w:themeColor="text1"/>
          <w:sz w:val="20"/>
          <w:szCs w:val="20"/>
        </w:rPr>
        <w:t xml:space="preserve"> (e.g. using </w:t>
      </w:r>
      <w:proofErr w:type="gramStart"/>
      <w:r w:rsidR="005D4F24" w:rsidRPr="00FB69FC">
        <w:rPr>
          <w:rFonts w:ascii="Times New Roman" w:hAnsi="Times New Roman" w:cs="Times New Roman"/>
          <w:color w:val="000000" w:themeColor="text1"/>
          <w:sz w:val="20"/>
          <w:szCs w:val="20"/>
        </w:rPr>
        <w:t>experts</w:t>
      </w:r>
      <w:proofErr w:type="gramEnd"/>
      <w:r w:rsidR="005D4F24" w:rsidRPr="00FB69FC">
        <w:rPr>
          <w:rFonts w:ascii="Times New Roman" w:hAnsi="Times New Roman" w:cs="Times New Roman"/>
          <w:color w:val="000000" w:themeColor="text1"/>
          <w:sz w:val="20"/>
          <w:szCs w:val="20"/>
        </w:rPr>
        <w:t xml:space="preserve"> knowledge, simulation based on a process model, etc.)</w:t>
      </w:r>
      <w:r w:rsidRPr="00FB69FC">
        <w:rPr>
          <w:rFonts w:ascii="Times New Roman" w:hAnsi="Times New Roman" w:cs="Times New Roman"/>
          <w:color w:val="000000" w:themeColor="text1"/>
          <w:sz w:val="20"/>
          <w:szCs w:val="20"/>
        </w:rPr>
        <w:t xml:space="preserve">. Namely, the proposed Q2d controller </w:t>
      </w:r>
      <w:proofErr w:type="spellStart"/>
      <w:r w:rsidR="005D4F24" w:rsidRPr="00FB69FC">
        <w:rPr>
          <w:rFonts w:ascii="Times New Roman" w:hAnsi="Times New Roman" w:cs="Times New Roman"/>
          <w:color w:val="000000" w:themeColor="text1"/>
          <w:sz w:val="20"/>
          <w:szCs w:val="20"/>
        </w:rPr>
        <w:t>bumplessly</w:t>
      </w:r>
      <w:proofErr w:type="spellEnd"/>
      <w:r w:rsidR="005D4F24" w:rsidRPr="00FB69FC">
        <w:rPr>
          <w:rFonts w:ascii="Times New Roman" w:hAnsi="Times New Roman" w:cs="Times New Roman"/>
          <w:color w:val="000000" w:themeColor="text1"/>
          <w:sz w:val="20"/>
          <w:szCs w:val="20"/>
        </w:rPr>
        <w:t xml:space="preserve"> </w:t>
      </w:r>
      <w:r w:rsidRPr="00FB69FC">
        <w:rPr>
          <w:rFonts w:ascii="Times New Roman" w:hAnsi="Times New Roman" w:cs="Times New Roman"/>
          <w:color w:val="000000" w:themeColor="text1"/>
          <w:sz w:val="20"/>
          <w:szCs w:val="20"/>
        </w:rPr>
        <w:t xml:space="preserve">starts its closed loop operation with the initial performance defined at the initialization stage based on the tunings of the operating PI controller and the procedure described above. Then it </w:t>
      </w:r>
      <w:r w:rsidRPr="00FB69FC">
        <w:rPr>
          <w:rFonts w:ascii="Times New Roman" w:hAnsi="Times New Roman" w:cs="Times New Roman"/>
          <w:color w:val="000000" w:themeColor="text1"/>
          <w:sz w:val="20"/>
          <w:szCs w:val="20"/>
        </w:rPr>
        <w:lastRenderedPageBreak/>
        <w:t xml:space="preserve">should normally operate in the closed loop system </w:t>
      </w:r>
      <w:r w:rsidR="00BD2E8D" w:rsidRPr="00FB69FC">
        <w:rPr>
          <w:rFonts w:ascii="Times New Roman" w:hAnsi="Times New Roman" w:cs="Times New Roman"/>
          <w:color w:val="000000" w:themeColor="text1"/>
          <w:sz w:val="20"/>
          <w:szCs w:val="20"/>
        </w:rPr>
        <w:t xml:space="preserve">ensuring similar or </w:t>
      </w:r>
      <w:r w:rsidR="005D4F24" w:rsidRPr="00FB69FC">
        <w:rPr>
          <w:rFonts w:ascii="Times New Roman" w:hAnsi="Times New Roman" w:cs="Times New Roman"/>
          <w:color w:val="000000" w:themeColor="text1"/>
          <w:sz w:val="20"/>
          <w:szCs w:val="20"/>
        </w:rPr>
        <w:t xml:space="preserve">(after a period of learning) </w:t>
      </w:r>
      <w:r w:rsidR="00BD2E8D" w:rsidRPr="00FB69FC">
        <w:rPr>
          <w:rFonts w:ascii="Times New Roman" w:hAnsi="Times New Roman" w:cs="Times New Roman"/>
          <w:color w:val="000000" w:themeColor="text1"/>
          <w:sz w:val="20"/>
          <w:szCs w:val="20"/>
        </w:rPr>
        <w:t>better control performance comparing to the previously operated PI.</w:t>
      </w:r>
    </w:p>
    <w:p w14:paraId="26F6DBBE" w14:textId="4829BBD7" w:rsidR="007E08AC" w:rsidRPr="00FB69FC" w:rsidRDefault="007E08AC" w:rsidP="004D55DB">
      <w:pPr>
        <w:spacing w:after="0"/>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The process of on-line learning can be modified by a user by adjusting its settings.</w:t>
      </w:r>
    </w:p>
    <w:p w14:paraId="294AA5AE" w14:textId="2823295E" w:rsidR="007E08AC" w:rsidRPr="00FB69FC" w:rsidRDefault="007E08AC" w:rsidP="007E08AC">
      <w:pPr>
        <w:pStyle w:val="ListParagraph"/>
        <w:numPr>
          <w:ilvl w:val="0"/>
          <w:numId w:val="6"/>
        </w:num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It is expected that the improvement taking place due to online learning requires only very minimal modifications of the normal operation. This difference in operation only comes down to </w:t>
      </w:r>
      <w:r w:rsidR="009E5304" w:rsidRPr="00FB69FC">
        <w:rPr>
          <w:rFonts w:ascii="Times New Roman" w:hAnsi="Times New Roman" w:cs="Times New Roman"/>
          <w:color w:val="000000" w:themeColor="text1"/>
          <w:sz w:val="20"/>
          <w:szCs w:val="20"/>
        </w:rPr>
        <w:t xml:space="preserve">a </w:t>
      </w:r>
      <w:r w:rsidRPr="00FB69FC">
        <w:rPr>
          <w:rFonts w:ascii="Times New Roman" w:hAnsi="Times New Roman" w:cs="Times New Roman"/>
          <w:color w:val="000000" w:themeColor="text1"/>
          <w:sz w:val="20"/>
          <w:szCs w:val="20"/>
        </w:rPr>
        <w:t xml:space="preserve">small modification of the optimal action (drawing of the action in the exploration mode withing the user adjustable range ± </w:t>
      </w:r>
      <w:r w:rsidRPr="00FB69FC">
        <w:rPr>
          <w:rFonts w:ascii="Times New Roman" w:hAnsi="Times New Roman" w:cs="Times New Roman"/>
          <w:i/>
          <w:iCs/>
          <w:color w:val="000000" w:themeColor="text1"/>
          <w:sz w:val="20"/>
          <w:szCs w:val="20"/>
        </w:rPr>
        <w:t>RD</w:t>
      </w:r>
      <w:r w:rsidRPr="00FB69FC">
        <w:rPr>
          <w:rFonts w:ascii="Times New Roman" w:hAnsi="Times New Roman" w:cs="Times New Roman"/>
          <w:color w:val="000000" w:themeColor="text1"/>
          <w:sz w:val="20"/>
          <w:szCs w:val="20"/>
        </w:rPr>
        <w:t xml:space="preserve"> actions). Thus, </w:t>
      </w:r>
      <w:r w:rsidRPr="00FB69FC">
        <w:rPr>
          <w:rFonts w:ascii="Times New Roman" w:hAnsi="Times New Roman" w:cs="Times New Roman"/>
          <w:i/>
          <w:iCs/>
          <w:color w:val="000000" w:themeColor="text1"/>
          <w:sz w:val="20"/>
          <w:szCs w:val="20"/>
        </w:rPr>
        <w:t>RD</w:t>
      </w:r>
      <w:r w:rsidRPr="00FB69FC">
        <w:rPr>
          <w:rFonts w:ascii="Times New Roman" w:hAnsi="Times New Roman" w:cs="Times New Roman"/>
          <w:color w:val="000000" w:themeColor="text1"/>
          <w:sz w:val="20"/>
          <w:szCs w:val="20"/>
        </w:rPr>
        <w:t xml:space="preserve"> appears as a very important setting of the on-line process. It should be adjusted very carefully to avoid too excessive disturbances introduced to the closed loop system only by online learning itself. It is suggested to start with a small value of </w:t>
      </w:r>
      <w:r w:rsidRPr="00FB69FC">
        <w:rPr>
          <w:rFonts w:ascii="Times New Roman" w:hAnsi="Times New Roman" w:cs="Times New Roman"/>
          <w:i/>
          <w:iCs/>
          <w:color w:val="000000" w:themeColor="text1"/>
          <w:sz w:val="20"/>
          <w:szCs w:val="20"/>
        </w:rPr>
        <w:t>RD</w:t>
      </w:r>
      <w:r w:rsidRPr="00FB69FC">
        <w:rPr>
          <w:rFonts w:ascii="Times New Roman" w:hAnsi="Times New Roman" w:cs="Times New Roman"/>
          <w:color w:val="000000" w:themeColor="text1"/>
          <w:sz w:val="20"/>
          <w:szCs w:val="20"/>
        </w:rPr>
        <w:t xml:space="preserve"> and when learning </w:t>
      </w:r>
      <w:r w:rsidR="009E5304" w:rsidRPr="00FB69FC">
        <w:rPr>
          <w:rFonts w:ascii="Times New Roman" w:hAnsi="Times New Roman" w:cs="Times New Roman"/>
          <w:color w:val="000000" w:themeColor="text1"/>
          <w:sz w:val="20"/>
          <w:szCs w:val="20"/>
        </w:rPr>
        <w:t>is considered to be</w:t>
      </w:r>
      <w:r w:rsidRPr="00FB69FC">
        <w:rPr>
          <w:rFonts w:ascii="Times New Roman" w:hAnsi="Times New Roman" w:cs="Times New Roman"/>
          <w:color w:val="000000" w:themeColor="text1"/>
          <w:sz w:val="20"/>
          <w:szCs w:val="20"/>
        </w:rPr>
        <w:t xml:space="preserve"> to</w:t>
      </w:r>
      <w:r w:rsidR="009E5304" w:rsidRPr="00FB69FC">
        <w:rPr>
          <w:rFonts w:ascii="Times New Roman" w:hAnsi="Times New Roman" w:cs="Times New Roman"/>
          <w:color w:val="000000" w:themeColor="text1"/>
          <w:sz w:val="20"/>
          <w:szCs w:val="20"/>
        </w:rPr>
        <w:t>o</w:t>
      </w:r>
      <w:r w:rsidRPr="00FB69FC">
        <w:rPr>
          <w:rFonts w:ascii="Times New Roman" w:hAnsi="Times New Roman" w:cs="Times New Roman"/>
          <w:color w:val="000000" w:themeColor="text1"/>
          <w:sz w:val="20"/>
          <w:szCs w:val="20"/>
        </w:rPr>
        <w:t xml:space="preserve"> slow, this value can be increased gradually but still with a high caution.</w:t>
      </w:r>
    </w:p>
    <w:p w14:paraId="14AA6972" w14:textId="71EFC27E" w:rsidR="007E08AC" w:rsidRPr="00FB69FC" w:rsidRDefault="007E08AC" w:rsidP="007E08AC">
      <w:pPr>
        <w:pStyle w:val="ListParagraph"/>
        <w:numPr>
          <w:ilvl w:val="0"/>
          <w:numId w:val="6"/>
        </w:num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Drawing of actions is strongly correlated with </w:t>
      </w:r>
      <w:r w:rsidR="009E5304" w:rsidRPr="00FB69FC">
        <w:rPr>
          <w:rFonts w:ascii="Times New Roman" w:hAnsi="Times New Roman" w:cs="Times New Roman"/>
          <w:color w:val="000000" w:themeColor="text1"/>
          <w:sz w:val="20"/>
          <w:szCs w:val="20"/>
        </w:rPr>
        <w:t xml:space="preserve">the </w:t>
      </w:r>
      <w:r w:rsidRPr="00FB69FC">
        <w:rPr>
          <w:rFonts w:ascii="Times New Roman" w:hAnsi="Times New Roman" w:cs="Times New Roman"/>
          <w:color w:val="000000" w:themeColor="text1"/>
          <w:sz w:val="20"/>
          <w:szCs w:val="20"/>
        </w:rPr>
        <w:t xml:space="preserve">exploration/exploitation problem. For Q2d, it is proposed to use the </w:t>
      </w:r>
      <w:r w:rsidRPr="00FB69FC">
        <w:rPr>
          <w:rFonts w:ascii="Times New Roman" w:hAnsi="Times New Roman" w:cs="Times New Roman"/>
          <w:i/>
          <w:iCs/>
          <w:color w:val="000000" w:themeColor="text1"/>
          <w:sz w:val="20"/>
          <w:szCs w:val="20"/>
        </w:rPr>
        <w:t>ε</w:t>
      </w:r>
      <w:r w:rsidRPr="00FB69FC">
        <w:rPr>
          <w:rFonts w:ascii="Times New Roman" w:hAnsi="Times New Roman" w:cs="Times New Roman"/>
          <w:color w:val="000000" w:themeColor="text1"/>
          <w:sz w:val="20"/>
          <w:szCs w:val="20"/>
        </w:rPr>
        <w:t xml:space="preserve">-greedy method and </w:t>
      </w:r>
      <w:r w:rsidR="009E5304" w:rsidRPr="00FB69FC">
        <w:rPr>
          <w:rFonts w:ascii="Times New Roman" w:hAnsi="Times New Roman" w:cs="Times New Roman"/>
          <w:color w:val="000000" w:themeColor="text1"/>
          <w:sz w:val="20"/>
          <w:szCs w:val="20"/>
        </w:rPr>
        <w:t xml:space="preserve">the </w:t>
      </w:r>
      <w:r w:rsidRPr="00FB69FC">
        <w:rPr>
          <w:rFonts w:ascii="Times New Roman" w:hAnsi="Times New Roman" w:cs="Times New Roman"/>
          <w:color w:val="000000" w:themeColor="text1"/>
          <w:sz w:val="20"/>
          <w:szCs w:val="20"/>
        </w:rPr>
        <w:t xml:space="preserve">user can adjust the value of </w:t>
      </w:r>
      <w:r w:rsidRPr="00FB69FC">
        <w:rPr>
          <w:rFonts w:ascii="Times New Roman" w:hAnsi="Times New Roman" w:cs="Times New Roman"/>
          <w:i/>
          <w:iCs/>
          <w:color w:val="000000" w:themeColor="text1"/>
          <w:sz w:val="20"/>
          <w:szCs w:val="20"/>
        </w:rPr>
        <w:t>eps</w:t>
      </w:r>
      <w:r w:rsidRPr="00FB69FC">
        <w:rPr>
          <w:rFonts w:ascii="Times New Roman" w:hAnsi="Times New Roman" w:cs="Times New Roman"/>
          <w:color w:val="000000" w:themeColor="text1"/>
          <w:sz w:val="20"/>
          <w:szCs w:val="20"/>
        </w:rPr>
        <w:t xml:space="preserve"> within the range 0-1. It is recommended to adjust the value of this parameter with the same caution that was suggested for </w:t>
      </w:r>
      <w:r w:rsidRPr="00FB69FC">
        <w:rPr>
          <w:rFonts w:ascii="Times New Roman" w:hAnsi="Times New Roman" w:cs="Times New Roman"/>
          <w:i/>
          <w:iCs/>
          <w:color w:val="000000" w:themeColor="text1"/>
          <w:sz w:val="20"/>
          <w:szCs w:val="20"/>
        </w:rPr>
        <w:t>RD</w:t>
      </w:r>
      <w:r w:rsidRPr="00FB69FC">
        <w:rPr>
          <w:rFonts w:ascii="Times New Roman" w:hAnsi="Times New Roman" w:cs="Times New Roman"/>
          <w:color w:val="000000" w:themeColor="text1"/>
          <w:sz w:val="20"/>
          <w:szCs w:val="20"/>
        </w:rPr>
        <w:t xml:space="preserve">. In fact, separate increment of </w:t>
      </w:r>
      <w:r w:rsidRPr="00FB69FC">
        <w:rPr>
          <w:rFonts w:ascii="Times New Roman" w:hAnsi="Times New Roman" w:cs="Times New Roman"/>
          <w:i/>
          <w:iCs/>
          <w:color w:val="000000" w:themeColor="text1"/>
          <w:sz w:val="20"/>
          <w:szCs w:val="20"/>
        </w:rPr>
        <w:t>RD</w:t>
      </w:r>
      <w:r w:rsidRPr="00FB69FC">
        <w:rPr>
          <w:rFonts w:ascii="Times New Roman" w:hAnsi="Times New Roman" w:cs="Times New Roman"/>
          <w:color w:val="000000" w:themeColor="text1"/>
          <w:sz w:val="20"/>
          <w:szCs w:val="20"/>
        </w:rPr>
        <w:t xml:space="preserve"> or </w:t>
      </w:r>
      <w:r w:rsidRPr="00FB69FC">
        <w:rPr>
          <w:rFonts w:ascii="Times New Roman" w:hAnsi="Times New Roman" w:cs="Times New Roman"/>
          <w:i/>
          <w:iCs/>
          <w:color w:val="000000" w:themeColor="text1"/>
          <w:sz w:val="20"/>
          <w:szCs w:val="20"/>
        </w:rPr>
        <w:t>eps</w:t>
      </w:r>
      <w:r w:rsidRPr="00FB69FC">
        <w:rPr>
          <w:rFonts w:ascii="Times New Roman" w:hAnsi="Times New Roman" w:cs="Times New Roman"/>
          <w:color w:val="000000" w:themeColor="text1"/>
          <w:sz w:val="20"/>
          <w:szCs w:val="20"/>
        </w:rPr>
        <w:t xml:space="preserve"> potentially leads to </w:t>
      </w:r>
      <w:r w:rsidR="009E5304" w:rsidRPr="00FB69FC">
        <w:rPr>
          <w:rFonts w:ascii="Times New Roman" w:hAnsi="Times New Roman" w:cs="Times New Roman"/>
          <w:color w:val="000000" w:themeColor="text1"/>
          <w:sz w:val="20"/>
          <w:szCs w:val="20"/>
        </w:rPr>
        <w:t xml:space="preserve">a </w:t>
      </w:r>
      <w:r w:rsidRPr="00FB69FC">
        <w:rPr>
          <w:rFonts w:ascii="Times New Roman" w:hAnsi="Times New Roman" w:cs="Times New Roman"/>
          <w:color w:val="000000" w:themeColor="text1"/>
          <w:sz w:val="20"/>
          <w:szCs w:val="20"/>
        </w:rPr>
        <w:t xml:space="preserve">similar result: faster learning at the price of more excessive intentional disturbing </w:t>
      </w:r>
      <w:r w:rsidR="009E5304" w:rsidRPr="00FB69FC">
        <w:rPr>
          <w:rFonts w:ascii="Times New Roman" w:hAnsi="Times New Roman" w:cs="Times New Roman"/>
          <w:color w:val="000000" w:themeColor="text1"/>
          <w:sz w:val="20"/>
          <w:szCs w:val="20"/>
        </w:rPr>
        <w:t xml:space="preserve">of </w:t>
      </w:r>
      <w:r w:rsidRPr="00FB69FC">
        <w:rPr>
          <w:rFonts w:ascii="Times New Roman" w:hAnsi="Times New Roman" w:cs="Times New Roman"/>
          <w:color w:val="000000" w:themeColor="text1"/>
          <w:sz w:val="20"/>
          <w:szCs w:val="20"/>
        </w:rPr>
        <w:t>the closed loop system</w:t>
      </w:r>
      <w:r w:rsidR="004D55DB" w:rsidRPr="00FB69FC">
        <w:rPr>
          <w:rFonts w:ascii="Times New Roman" w:hAnsi="Times New Roman" w:cs="Times New Roman"/>
          <w:color w:val="000000" w:themeColor="text1"/>
          <w:sz w:val="20"/>
          <w:szCs w:val="20"/>
        </w:rPr>
        <w:t xml:space="preserve"> but applying actions different than optimal</w:t>
      </w:r>
      <w:r w:rsidRPr="00FB69FC">
        <w:rPr>
          <w:rFonts w:ascii="Times New Roman" w:hAnsi="Times New Roman" w:cs="Times New Roman"/>
          <w:color w:val="000000" w:themeColor="text1"/>
          <w:sz w:val="20"/>
          <w:szCs w:val="20"/>
        </w:rPr>
        <w:t xml:space="preserve">. However, while increasing </w:t>
      </w:r>
      <w:r w:rsidRPr="00FB69FC">
        <w:rPr>
          <w:rFonts w:ascii="Times New Roman" w:hAnsi="Times New Roman" w:cs="Times New Roman"/>
          <w:i/>
          <w:iCs/>
          <w:color w:val="000000" w:themeColor="text1"/>
          <w:sz w:val="20"/>
          <w:szCs w:val="20"/>
        </w:rPr>
        <w:t>RD</w:t>
      </w:r>
      <w:r w:rsidRPr="00FB69FC">
        <w:rPr>
          <w:rFonts w:ascii="Times New Roman" w:hAnsi="Times New Roman" w:cs="Times New Roman"/>
          <w:color w:val="000000" w:themeColor="text1"/>
          <w:sz w:val="20"/>
          <w:szCs w:val="20"/>
        </w:rPr>
        <w:t xml:space="preserve"> results in the incre</w:t>
      </w:r>
      <w:r w:rsidR="004D55DB" w:rsidRPr="00FB69FC">
        <w:rPr>
          <w:rFonts w:ascii="Times New Roman" w:hAnsi="Times New Roman" w:cs="Times New Roman"/>
          <w:color w:val="000000" w:themeColor="text1"/>
          <w:sz w:val="20"/>
          <w:szCs w:val="20"/>
        </w:rPr>
        <w:t xml:space="preserve">ase in the amplitude of these intentional disturbances (which potentially can be more dangerous for the closed loop operation), increase of </w:t>
      </w:r>
      <w:r w:rsidR="004D55DB" w:rsidRPr="00FB69FC">
        <w:rPr>
          <w:rFonts w:ascii="Times New Roman" w:hAnsi="Times New Roman" w:cs="Times New Roman"/>
          <w:i/>
          <w:iCs/>
          <w:color w:val="000000" w:themeColor="text1"/>
          <w:sz w:val="20"/>
          <w:szCs w:val="20"/>
        </w:rPr>
        <w:t>eps</w:t>
      </w:r>
      <w:r w:rsidR="004D55DB" w:rsidRPr="00FB69FC">
        <w:rPr>
          <w:rFonts w:ascii="Times New Roman" w:hAnsi="Times New Roman" w:cs="Times New Roman"/>
          <w:color w:val="000000" w:themeColor="text1"/>
          <w:sz w:val="20"/>
          <w:szCs w:val="20"/>
        </w:rPr>
        <w:t xml:space="preserve"> influences only intensity of the intentional disturbances.</w:t>
      </w:r>
    </w:p>
    <w:p w14:paraId="387770FB" w14:textId="72606728" w:rsidR="00771F2A" w:rsidRDefault="00771F2A">
      <w:pPr>
        <w:rPr>
          <w:rFonts w:ascii="Times New Roman" w:hAnsi="Times New Roman" w:cs="Times New Roman"/>
          <w:sz w:val="20"/>
          <w:szCs w:val="20"/>
        </w:rPr>
      </w:pPr>
      <w:r>
        <w:rPr>
          <w:rFonts w:ascii="Times New Roman" w:hAnsi="Times New Roman" w:cs="Times New Roman"/>
          <w:sz w:val="20"/>
          <w:szCs w:val="20"/>
        </w:rPr>
        <w:br w:type="page"/>
      </w:r>
    </w:p>
    <w:p w14:paraId="387770FC" w14:textId="77777777" w:rsidR="00F37C4F" w:rsidRPr="00FB1A4D" w:rsidRDefault="00FB1A4D" w:rsidP="009C2AE1">
      <w:pPr>
        <w:jc w:val="both"/>
        <w:rPr>
          <w:rFonts w:ascii="Times New Roman" w:hAnsi="Times New Roman" w:cs="Times New Roman"/>
          <w:b/>
          <w:bCs/>
          <w:sz w:val="20"/>
          <w:szCs w:val="20"/>
        </w:rPr>
      </w:pPr>
      <w:r w:rsidRPr="00FB1A4D">
        <w:rPr>
          <w:rFonts w:ascii="Times New Roman" w:hAnsi="Times New Roman" w:cs="Times New Roman"/>
          <w:b/>
          <w:bCs/>
          <w:sz w:val="20"/>
          <w:szCs w:val="20"/>
        </w:rPr>
        <w:lastRenderedPageBreak/>
        <w:t xml:space="preserve">4. SIMULATION VALIDATION OF </w:t>
      </w:r>
      <w:r w:rsidR="008E6F4D">
        <w:rPr>
          <w:rFonts w:ascii="Times New Roman" w:hAnsi="Times New Roman" w:cs="Times New Roman"/>
          <w:b/>
          <w:bCs/>
          <w:sz w:val="20"/>
          <w:szCs w:val="20"/>
        </w:rPr>
        <w:t xml:space="preserve">THE </w:t>
      </w:r>
      <w:r w:rsidRPr="00FB1A4D">
        <w:rPr>
          <w:rFonts w:ascii="Times New Roman" w:hAnsi="Times New Roman" w:cs="Times New Roman"/>
          <w:b/>
          <w:bCs/>
          <w:sz w:val="20"/>
          <w:szCs w:val="20"/>
        </w:rPr>
        <w:t>Q2D</w:t>
      </w:r>
      <w:r w:rsidR="008E6F4D">
        <w:rPr>
          <w:rFonts w:ascii="Times New Roman" w:hAnsi="Times New Roman" w:cs="Times New Roman"/>
          <w:b/>
          <w:bCs/>
          <w:sz w:val="20"/>
          <w:szCs w:val="20"/>
        </w:rPr>
        <w:t xml:space="preserve"> APPROACH</w:t>
      </w:r>
    </w:p>
    <w:p w14:paraId="387770FD" w14:textId="55403C45" w:rsidR="00970027" w:rsidRPr="00FB69FC" w:rsidRDefault="00771F2A" w:rsidP="00EC085A">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I</w:t>
      </w:r>
      <w:r w:rsidR="00EC085A" w:rsidRPr="00FB69FC">
        <w:rPr>
          <w:rFonts w:ascii="Times New Roman" w:hAnsi="Times New Roman" w:cs="Times New Roman"/>
          <w:color w:val="000000" w:themeColor="text1"/>
          <w:sz w:val="20"/>
          <w:szCs w:val="20"/>
        </w:rPr>
        <w:t>n the first stage</w:t>
      </w:r>
      <w:r w:rsidRPr="00FB69FC">
        <w:rPr>
          <w:rFonts w:ascii="Times New Roman" w:hAnsi="Times New Roman" w:cs="Times New Roman"/>
          <w:color w:val="000000" w:themeColor="text1"/>
          <w:sz w:val="20"/>
          <w:szCs w:val="20"/>
        </w:rPr>
        <w:t xml:space="preserve"> of validation</w:t>
      </w:r>
      <w:r w:rsidR="00EC085A" w:rsidRPr="00FB69FC">
        <w:rPr>
          <w:rFonts w:ascii="Times New Roman" w:hAnsi="Times New Roman" w:cs="Times New Roman"/>
          <w:color w:val="000000" w:themeColor="text1"/>
          <w:sz w:val="20"/>
          <w:szCs w:val="20"/>
        </w:rPr>
        <w:t>, the performance of the Q2d method is verified by simulations based on t</w:t>
      </w:r>
      <w:r w:rsidR="00CF2AEF" w:rsidRPr="00FB69FC">
        <w:rPr>
          <w:rFonts w:ascii="Times New Roman" w:hAnsi="Times New Roman" w:cs="Times New Roman"/>
          <w:color w:val="000000" w:themeColor="text1"/>
          <w:sz w:val="20"/>
          <w:szCs w:val="20"/>
        </w:rPr>
        <w:t>hree</w:t>
      </w:r>
      <w:r w:rsidR="00EC085A" w:rsidRPr="00FB69FC">
        <w:rPr>
          <w:rFonts w:ascii="Times New Roman" w:hAnsi="Times New Roman" w:cs="Times New Roman"/>
          <w:color w:val="000000" w:themeColor="text1"/>
          <w:sz w:val="20"/>
          <w:szCs w:val="20"/>
        </w:rPr>
        <w:t xml:space="preserve"> stable SISO processes:</w:t>
      </w:r>
      <w:r w:rsidR="00CF2AEF" w:rsidRPr="00FB69FC">
        <w:rPr>
          <w:rFonts w:ascii="Times New Roman" w:hAnsi="Times New Roman" w:cs="Times New Roman"/>
          <w:color w:val="000000" w:themeColor="text1"/>
          <w:sz w:val="20"/>
          <w:szCs w:val="20"/>
        </w:rPr>
        <w:t xml:space="preserve"> </w:t>
      </w:r>
      <m:oMath>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K</m:t>
            </m:r>
          </m:e>
          <m:sub>
            <m:r>
              <w:rPr>
                <w:rFonts w:ascii="Cambria Math" w:hAnsi="Cambria Math" w:cs="Times New Roman"/>
                <w:color w:val="000000" w:themeColor="text1"/>
                <w:sz w:val="20"/>
                <w:szCs w:val="20"/>
              </w:rPr>
              <m:t>1</m:t>
            </m:r>
          </m:sub>
        </m:sSub>
        <m:d>
          <m:dPr>
            <m:ctrlPr>
              <w:rPr>
                <w:rFonts w:ascii="Cambria Math" w:hAnsi="Cambria Math" w:cs="Times New Roman"/>
                <w:color w:val="000000" w:themeColor="text1"/>
                <w:sz w:val="20"/>
                <w:szCs w:val="20"/>
              </w:rPr>
            </m:ctrlPr>
          </m:dPr>
          <m:e>
            <m:r>
              <w:rPr>
                <w:rFonts w:ascii="Cambria Math" w:hAnsi="Cambria Math" w:cs="Times New Roman"/>
                <w:color w:val="000000" w:themeColor="text1"/>
                <w:sz w:val="20"/>
                <w:szCs w:val="20"/>
              </w:rPr>
              <m:t>s</m:t>
            </m:r>
          </m:e>
        </m:d>
        <m: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(1+2s)(1+5s)</m:t>
            </m:r>
          </m:den>
        </m:f>
      </m:oMath>
      <w:r w:rsidR="00CF2AEF" w:rsidRPr="00FB69FC">
        <w:rPr>
          <w:rFonts w:ascii="Times New Roman" w:hAnsi="Times New Roman" w:cs="Times New Roman"/>
          <w:color w:val="000000" w:themeColor="text1"/>
          <w:sz w:val="20"/>
          <w:szCs w:val="20"/>
        </w:rPr>
        <w:t xml:space="preserve">, </w:t>
      </w:r>
      <m:oMath>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K</m:t>
            </m:r>
          </m:e>
          <m:sub>
            <m:r>
              <w:rPr>
                <w:rFonts w:ascii="Cambria Math" w:hAnsi="Cambria Math" w:cs="Times New Roman"/>
                <w:color w:val="000000" w:themeColor="text1"/>
                <w:sz w:val="20"/>
                <w:szCs w:val="20"/>
              </w:rPr>
              <m:t>2</m:t>
            </m:r>
          </m:sub>
        </m:sSub>
        <m:d>
          <m:dPr>
            <m:ctrlPr>
              <w:rPr>
                <w:rFonts w:ascii="Cambria Math" w:hAnsi="Cambria Math" w:cs="Times New Roman"/>
                <w:color w:val="000000" w:themeColor="text1"/>
                <w:sz w:val="20"/>
                <w:szCs w:val="20"/>
              </w:rPr>
            </m:ctrlPr>
          </m:dPr>
          <m:e>
            <m:r>
              <w:rPr>
                <w:rFonts w:ascii="Cambria Math" w:hAnsi="Cambria Math" w:cs="Times New Roman"/>
                <w:color w:val="000000" w:themeColor="text1"/>
                <w:sz w:val="20"/>
                <w:szCs w:val="20"/>
              </w:rPr>
              <m:t>s</m:t>
            </m:r>
          </m:e>
        </m:d>
        <m: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w:rPr>
                <w:rFonts w:ascii="Cambria Math" w:hAnsi="Cambria Math" w:cs="Times New Roman"/>
                <w:color w:val="000000" w:themeColor="text1"/>
                <w:sz w:val="20"/>
                <w:szCs w:val="20"/>
              </w:rPr>
              <m:t>1</m:t>
            </m:r>
          </m:num>
          <m:den>
            <m:sSup>
              <m:sSupPr>
                <m:ctrlPr>
                  <w:rPr>
                    <w:rFonts w:ascii="Cambria Math" w:hAnsi="Cambria Math" w:cs="Times New Roman"/>
                    <w:color w:val="000000" w:themeColor="text1"/>
                    <w:sz w:val="20"/>
                    <w:szCs w:val="20"/>
                  </w:rPr>
                </m:ctrlPr>
              </m:sSupPr>
              <m:e>
                <m:d>
                  <m:dPr>
                    <m:ctrlPr>
                      <w:rPr>
                        <w:rFonts w:ascii="Cambria Math" w:hAnsi="Cambria Math" w:cs="Times New Roman"/>
                        <w:color w:val="000000" w:themeColor="text1"/>
                        <w:sz w:val="20"/>
                        <w:szCs w:val="20"/>
                      </w:rPr>
                    </m:ctrlPr>
                  </m:dPr>
                  <m:e>
                    <m:r>
                      <w:rPr>
                        <w:rFonts w:ascii="Cambria Math" w:hAnsi="Cambria Math" w:cs="Times New Roman"/>
                        <w:color w:val="000000" w:themeColor="text1"/>
                        <w:sz w:val="20"/>
                        <w:szCs w:val="20"/>
                      </w:rPr>
                      <m:t>1+5s</m:t>
                    </m:r>
                  </m:e>
                </m:d>
              </m:e>
              <m:sup>
                <m:r>
                  <w:rPr>
                    <w:rFonts w:ascii="Cambria Math" w:hAnsi="Cambria Math" w:cs="Times New Roman"/>
                    <w:color w:val="000000" w:themeColor="text1"/>
                    <w:sz w:val="20"/>
                    <w:szCs w:val="20"/>
                  </w:rPr>
                  <m:t>2</m:t>
                </m:r>
              </m:sup>
            </m:sSup>
          </m:den>
        </m:f>
      </m:oMath>
      <w:r w:rsidR="00CF2AEF" w:rsidRPr="00FB69FC">
        <w:rPr>
          <w:rFonts w:ascii="Times New Roman" w:hAnsi="Times New Roman" w:cs="Times New Roman"/>
          <w:color w:val="000000" w:themeColor="text1"/>
          <w:sz w:val="20"/>
          <w:szCs w:val="20"/>
        </w:rPr>
        <w:t xml:space="preserve"> and </w:t>
      </w:r>
      <m:oMath>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K</m:t>
            </m:r>
          </m:e>
          <m:sub>
            <m:r>
              <w:rPr>
                <w:rFonts w:ascii="Cambria Math" w:hAnsi="Cambria Math" w:cs="Times New Roman"/>
                <w:color w:val="000000" w:themeColor="text1"/>
                <w:sz w:val="20"/>
                <w:szCs w:val="20"/>
              </w:rPr>
              <m:t>3</m:t>
            </m:r>
          </m:sub>
        </m:sSub>
        <m:d>
          <m:dPr>
            <m:ctrlPr>
              <w:rPr>
                <w:rFonts w:ascii="Cambria Math" w:hAnsi="Cambria Math" w:cs="Times New Roman"/>
                <w:color w:val="000000" w:themeColor="text1"/>
                <w:sz w:val="20"/>
                <w:szCs w:val="20"/>
              </w:rPr>
            </m:ctrlPr>
          </m:dPr>
          <m:e>
            <m:r>
              <w:rPr>
                <w:rFonts w:ascii="Cambria Math" w:hAnsi="Cambria Math" w:cs="Times New Roman"/>
                <w:color w:val="000000" w:themeColor="text1"/>
                <w:sz w:val="20"/>
                <w:szCs w:val="20"/>
              </w:rPr>
              <m:t>s</m:t>
            </m:r>
          </m:e>
        </m:d>
        <m: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5</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s</m:t>
                </m:r>
              </m:e>
              <m:sup>
                <m:r>
                  <w:rPr>
                    <w:rFonts w:ascii="Cambria Math" w:hAnsi="Cambria Math" w:cs="Times New Roman"/>
                    <w:color w:val="000000" w:themeColor="text1"/>
                    <w:sz w:val="20"/>
                    <w:szCs w:val="20"/>
                  </w:rPr>
                  <m:t>2</m:t>
                </m:r>
              </m:sup>
            </m:sSup>
            <m:r>
              <w:rPr>
                <w:rFonts w:ascii="Cambria Math" w:hAnsi="Cambria Math" w:cs="Times New Roman"/>
                <w:color w:val="000000" w:themeColor="text1"/>
                <w:sz w:val="20"/>
                <w:szCs w:val="20"/>
              </w:rPr>
              <m:t>+2s+1</m:t>
            </m:r>
          </m:den>
        </m:f>
      </m:oMath>
      <w:r w:rsidRPr="00FB69FC">
        <w:rPr>
          <w:rFonts w:ascii="Times New Roman" w:hAnsi="Times New Roman" w:cs="Times New Roman"/>
          <w:color w:val="000000" w:themeColor="text1"/>
          <w:sz w:val="20"/>
          <w:szCs w:val="20"/>
        </w:rPr>
        <w:t>.</w:t>
      </w:r>
      <w:r w:rsidR="00EC085A" w:rsidRPr="00FB69FC">
        <w:rPr>
          <w:rFonts w:ascii="Times New Roman" w:hAnsi="Times New Roman" w:cs="Times New Roman"/>
          <w:color w:val="000000" w:themeColor="text1"/>
          <w:sz w:val="20"/>
          <w:szCs w:val="20"/>
        </w:rPr>
        <w:t xml:space="preserve"> Here, </w:t>
      </w:r>
      <w:r w:rsidR="00EC085A" w:rsidRPr="00FB69FC">
        <w:rPr>
          <w:rFonts w:ascii="Times New Roman" w:hAnsi="Times New Roman" w:cs="Times New Roman"/>
          <w:i/>
          <w:iCs/>
          <w:color w:val="000000" w:themeColor="text1"/>
          <w:sz w:val="20"/>
          <w:szCs w:val="20"/>
        </w:rPr>
        <w:t>K</w:t>
      </w:r>
      <w:r w:rsidR="00CF2AEF" w:rsidRPr="00FB69FC">
        <w:rPr>
          <w:rFonts w:ascii="Times New Roman" w:hAnsi="Times New Roman" w:cs="Times New Roman"/>
          <w:i/>
          <w:iCs/>
          <w:color w:val="000000" w:themeColor="text1"/>
          <w:sz w:val="20"/>
          <w:szCs w:val="20"/>
          <w:vertAlign w:val="subscript"/>
        </w:rPr>
        <w:t>1</w:t>
      </w:r>
      <w:r w:rsidR="00EC085A" w:rsidRPr="00FB69FC">
        <w:rPr>
          <w:rFonts w:ascii="Times New Roman" w:hAnsi="Times New Roman" w:cs="Times New Roman"/>
          <w:color w:val="000000" w:themeColor="text1"/>
          <w:sz w:val="20"/>
          <w:szCs w:val="20"/>
        </w:rPr>
        <w:t xml:space="preserve"> is </w:t>
      </w:r>
      <w:r w:rsidR="00CF2AEF" w:rsidRPr="00FB69FC">
        <w:rPr>
          <w:rFonts w:ascii="Times New Roman" w:hAnsi="Times New Roman" w:cs="Times New Roman"/>
          <w:color w:val="000000" w:themeColor="text1"/>
          <w:sz w:val="20"/>
          <w:szCs w:val="20"/>
        </w:rPr>
        <w:t>a second order system</w:t>
      </w:r>
      <w:r w:rsidR="00924775" w:rsidRPr="00FB69FC">
        <w:rPr>
          <w:rFonts w:ascii="Times New Roman" w:hAnsi="Times New Roman" w:cs="Times New Roman"/>
          <w:color w:val="000000" w:themeColor="text1"/>
          <w:sz w:val="20"/>
          <w:szCs w:val="20"/>
        </w:rPr>
        <w:t xml:space="preserve"> with two different time constants</w:t>
      </w:r>
      <w:r w:rsidR="00EC085A" w:rsidRPr="00FB69FC">
        <w:rPr>
          <w:rFonts w:ascii="Times New Roman" w:hAnsi="Times New Roman" w:cs="Times New Roman"/>
          <w:color w:val="000000" w:themeColor="text1"/>
          <w:sz w:val="20"/>
          <w:szCs w:val="20"/>
        </w:rPr>
        <w:t xml:space="preserve">, </w:t>
      </w:r>
      <w:r w:rsidR="00EC085A" w:rsidRPr="00FB69FC">
        <w:rPr>
          <w:rFonts w:ascii="Times New Roman" w:hAnsi="Times New Roman" w:cs="Times New Roman"/>
          <w:i/>
          <w:iCs/>
          <w:color w:val="000000" w:themeColor="text1"/>
          <w:sz w:val="20"/>
          <w:szCs w:val="20"/>
        </w:rPr>
        <w:t>K</w:t>
      </w:r>
      <w:r w:rsidR="00EC085A" w:rsidRPr="00FB69FC">
        <w:rPr>
          <w:rFonts w:ascii="Times New Roman" w:hAnsi="Times New Roman"/>
          <w:color w:val="000000" w:themeColor="text1"/>
          <w:sz w:val="20"/>
          <w:vertAlign w:val="subscript"/>
        </w:rPr>
        <w:t>2</w:t>
      </w:r>
      <w:r w:rsidR="00EC085A" w:rsidRPr="00FB69FC">
        <w:rPr>
          <w:rFonts w:ascii="Times New Roman" w:hAnsi="Times New Roman" w:cs="Times New Roman"/>
          <w:color w:val="000000" w:themeColor="text1"/>
          <w:sz w:val="20"/>
          <w:szCs w:val="20"/>
        </w:rPr>
        <w:t xml:space="preserve"> represents second-order dynamics with two equal time constants</w:t>
      </w:r>
      <w:r w:rsidR="00CF2AEF" w:rsidRPr="00FB69FC">
        <w:rPr>
          <w:rFonts w:ascii="Times New Roman" w:hAnsi="Times New Roman" w:cs="Times New Roman"/>
          <w:color w:val="000000" w:themeColor="text1"/>
          <w:sz w:val="20"/>
          <w:szCs w:val="20"/>
        </w:rPr>
        <w:t xml:space="preserve"> and </w:t>
      </w:r>
      <w:r w:rsidR="00CF2AEF" w:rsidRPr="00FB69FC">
        <w:rPr>
          <w:rFonts w:ascii="Times New Roman" w:hAnsi="Times New Roman" w:cs="Times New Roman"/>
          <w:i/>
          <w:iCs/>
          <w:color w:val="000000" w:themeColor="text1"/>
          <w:sz w:val="20"/>
          <w:szCs w:val="20"/>
        </w:rPr>
        <w:t>K</w:t>
      </w:r>
      <w:r w:rsidR="00CF2AEF" w:rsidRPr="00FB69FC">
        <w:rPr>
          <w:rFonts w:ascii="Times New Roman" w:hAnsi="Times New Roman" w:cs="Times New Roman"/>
          <w:i/>
          <w:iCs/>
          <w:color w:val="000000" w:themeColor="text1"/>
          <w:sz w:val="20"/>
          <w:szCs w:val="20"/>
          <w:vertAlign w:val="subscript"/>
        </w:rPr>
        <w:t>3</w:t>
      </w:r>
      <w:r w:rsidR="00CF2AEF" w:rsidRPr="00FB69FC">
        <w:rPr>
          <w:rFonts w:ascii="Times New Roman" w:hAnsi="Times New Roman" w:cs="Times New Roman"/>
          <w:color w:val="000000" w:themeColor="text1"/>
          <w:sz w:val="20"/>
          <w:szCs w:val="20"/>
        </w:rPr>
        <w:t xml:space="preserve"> is oscillatory</w:t>
      </w:r>
      <w:r w:rsidR="00EC085A" w:rsidRPr="00FB69FC">
        <w:rPr>
          <w:rFonts w:ascii="Times New Roman" w:hAnsi="Times New Roman" w:cs="Times New Roman"/>
          <w:color w:val="000000" w:themeColor="text1"/>
          <w:sz w:val="20"/>
          <w:szCs w:val="20"/>
        </w:rPr>
        <w:t xml:space="preserve">. </w:t>
      </w:r>
      <w:r w:rsidR="00DA24D0" w:rsidRPr="00FB69FC">
        <w:rPr>
          <w:rFonts w:ascii="Times New Roman" w:hAnsi="Times New Roman" w:cs="Times New Roman"/>
          <w:color w:val="000000" w:themeColor="text1"/>
          <w:sz w:val="20"/>
          <w:szCs w:val="20"/>
        </w:rPr>
        <w:t xml:space="preserve">Especially the last two systems </w:t>
      </w:r>
      <w:r w:rsidR="00EC085A" w:rsidRPr="00FB69FC">
        <w:rPr>
          <w:rFonts w:ascii="Times New Roman" w:hAnsi="Times New Roman" w:cs="Times New Roman"/>
          <w:color w:val="000000" w:themeColor="text1"/>
          <w:sz w:val="20"/>
          <w:szCs w:val="20"/>
        </w:rPr>
        <w:t>are relatively difficult to control</w:t>
      </w:r>
      <w:r w:rsidR="00970027" w:rsidRPr="00FB69FC">
        <w:rPr>
          <w:rFonts w:ascii="Times New Roman" w:hAnsi="Times New Roman" w:cs="Times New Roman"/>
          <w:color w:val="000000" w:themeColor="text1"/>
          <w:sz w:val="20"/>
          <w:szCs w:val="20"/>
        </w:rPr>
        <w:t xml:space="preserve"> comparing to the simple first order systems or to the second order systems with significantly different time constants</w:t>
      </w:r>
      <w:r w:rsidR="00EC085A" w:rsidRPr="00FB69FC">
        <w:rPr>
          <w:rFonts w:ascii="Times New Roman" w:hAnsi="Times New Roman" w:cs="Times New Roman"/>
          <w:color w:val="000000" w:themeColor="text1"/>
          <w:sz w:val="20"/>
          <w:szCs w:val="20"/>
        </w:rPr>
        <w:t xml:space="preserve">, especially if the reference trajectory is defined as the first-order dynamics. </w:t>
      </w:r>
      <w:r w:rsidR="00970027" w:rsidRPr="00FB69FC">
        <w:rPr>
          <w:rFonts w:ascii="Times New Roman" w:hAnsi="Times New Roman" w:cs="Times New Roman"/>
          <w:color w:val="000000" w:themeColor="text1"/>
          <w:sz w:val="20"/>
          <w:szCs w:val="20"/>
        </w:rPr>
        <w:t>Note that preserving the first order closed loop reference trajectory for the second order processes is possible only with properly tuned PID controller. Thus, the presented simulation results show how the proposed Q2d controller preserves the first order trajectory for the closed loop systems with the difficult second order processes after replacing the existing PI controller that cannot ensure such behavior even after retuning.</w:t>
      </w:r>
    </w:p>
    <w:p w14:paraId="387770FE" w14:textId="575495E7" w:rsidR="00EC085A" w:rsidRPr="00FB69FC" w:rsidRDefault="00EC085A" w:rsidP="00EC085A">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During the simulation experiments, for </w:t>
      </w:r>
      <w:r w:rsidR="00DA24D0" w:rsidRPr="00FB69FC">
        <w:rPr>
          <w:rFonts w:ascii="Times New Roman" w:hAnsi="Times New Roman" w:cs="Times New Roman"/>
          <w:color w:val="000000" w:themeColor="text1"/>
          <w:sz w:val="20"/>
          <w:szCs w:val="20"/>
        </w:rPr>
        <w:t xml:space="preserve">each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1</w:t>
      </w:r>
      <w:r w:rsidR="00DA24D0" w:rsidRPr="00FB69FC">
        <w:rPr>
          <w:rFonts w:ascii="Times New Roman" w:hAnsi="Times New Roman" w:cs="Times New Roman"/>
          <w:color w:val="000000" w:themeColor="text1"/>
          <w:sz w:val="20"/>
          <w:szCs w:val="20"/>
        </w:rPr>
        <w:t xml:space="preserve">, </w:t>
      </w:r>
      <w:r w:rsidR="00DA24D0" w:rsidRPr="00FB69FC">
        <w:rPr>
          <w:rFonts w:ascii="Times New Roman" w:hAnsi="Times New Roman" w:cs="Times New Roman"/>
          <w:i/>
          <w:iCs/>
          <w:color w:val="000000" w:themeColor="text1"/>
          <w:sz w:val="20"/>
          <w:szCs w:val="20"/>
        </w:rPr>
        <w:t>K</w:t>
      </w:r>
      <w:r w:rsidR="00DA24D0" w:rsidRPr="00FB69FC">
        <w:rPr>
          <w:rFonts w:ascii="Times New Roman" w:hAnsi="Times New Roman" w:cs="Times New Roman"/>
          <w:i/>
          <w:iCs/>
          <w:color w:val="000000" w:themeColor="text1"/>
          <w:sz w:val="20"/>
          <w:szCs w:val="20"/>
          <w:vertAlign w:val="subscript"/>
        </w:rPr>
        <w:t>2</w:t>
      </w:r>
      <w:r w:rsidR="00DA24D0" w:rsidRPr="00FB69FC">
        <w:rPr>
          <w:rFonts w:ascii="Times New Roman" w:hAnsi="Times New Roman" w:cs="Times New Roman"/>
          <w:color w:val="000000" w:themeColor="text1"/>
          <w:sz w:val="20"/>
          <w:szCs w:val="20"/>
        </w:rPr>
        <w:t xml:space="preserve"> </w:t>
      </w:r>
      <w:r w:rsidRPr="00FB69FC">
        <w:rPr>
          <w:rFonts w:ascii="Times New Roman" w:hAnsi="Times New Roman" w:cs="Times New Roman"/>
          <w:color w:val="000000" w:themeColor="text1"/>
          <w:sz w:val="20"/>
          <w:szCs w:val="20"/>
        </w:rPr>
        <w:t xml:space="preserve">and </w:t>
      </w:r>
      <w:r w:rsidRPr="00FB69FC">
        <w:rPr>
          <w:rFonts w:ascii="Times New Roman" w:hAnsi="Times New Roman" w:cs="Times New Roman"/>
          <w:i/>
          <w:iCs/>
          <w:color w:val="000000" w:themeColor="text1"/>
          <w:sz w:val="20"/>
          <w:szCs w:val="20"/>
        </w:rPr>
        <w:t>K</w:t>
      </w:r>
      <w:r w:rsidR="00DA24D0" w:rsidRPr="00FB69FC">
        <w:rPr>
          <w:rFonts w:ascii="Times New Roman" w:hAnsi="Times New Roman"/>
          <w:i/>
          <w:iCs/>
          <w:color w:val="000000" w:themeColor="text1"/>
          <w:sz w:val="20"/>
          <w:vertAlign w:val="subscript"/>
        </w:rPr>
        <w:t>3</w:t>
      </w:r>
      <w:r w:rsidR="00DA24D0" w:rsidRPr="00FB69FC">
        <w:rPr>
          <w:rFonts w:ascii="Times New Roman" w:hAnsi="Times New Roman" w:cs="Times New Roman"/>
          <w:color w:val="000000" w:themeColor="text1"/>
          <w:sz w:val="20"/>
          <w:szCs w:val="20"/>
        </w:rPr>
        <w:t xml:space="preserve"> processes</w:t>
      </w:r>
      <w:r w:rsidRPr="00FB69FC">
        <w:rPr>
          <w:rFonts w:ascii="Times New Roman" w:hAnsi="Times New Roman" w:cs="Times New Roman"/>
          <w:color w:val="000000" w:themeColor="text1"/>
          <w:sz w:val="20"/>
          <w:szCs w:val="20"/>
        </w:rPr>
        <w:t xml:space="preserve">, the same tunings for the existing PI controller are assumed, which are the example default tunings used for Siemens PLC-based PI controller: </w:t>
      </w:r>
      <w:r w:rsidRPr="00FB69FC">
        <w:rPr>
          <w:rFonts w:ascii="Times New Roman" w:hAnsi="Times New Roman" w:cs="Times New Roman"/>
          <w:i/>
          <w:iCs/>
          <w:color w:val="000000" w:themeColor="text1"/>
          <w:sz w:val="20"/>
          <w:szCs w:val="20"/>
        </w:rPr>
        <w:t>K</w:t>
      </w:r>
      <w:r w:rsidRPr="00FB69FC">
        <w:rPr>
          <w:rFonts w:ascii="Times New Roman" w:hAnsi="Times New Roman" w:cs="Times New Roman"/>
          <w:i/>
          <w:iCs/>
          <w:color w:val="000000" w:themeColor="text1"/>
          <w:sz w:val="20"/>
          <w:szCs w:val="20"/>
          <w:vertAlign w:val="subscript"/>
        </w:rPr>
        <w:t>PI</w:t>
      </w:r>
      <w:r w:rsidRPr="00FB69FC">
        <w:rPr>
          <w:rFonts w:ascii="Times New Roman" w:hAnsi="Times New Roman" w:cs="Times New Roman"/>
          <w:color w:val="000000" w:themeColor="text1"/>
          <w:sz w:val="20"/>
          <w:szCs w:val="20"/>
        </w:rPr>
        <w:t xml:space="preserve"> = 1 and </w:t>
      </w:r>
      <w:r w:rsidRPr="00FB69FC">
        <w:rPr>
          <w:rFonts w:ascii="Times New Roman" w:hAnsi="Times New Roman" w:cs="Times New Roman"/>
          <w:i/>
          <w:iCs/>
          <w:color w:val="000000" w:themeColor="text1"/>
          <w:sz w:val="20"/>
          <w:szCs w:val="20"/>
        </w:rPr>
        <w:t>T</w:t>
      </w:r>
      <w:r w:rsidRPr="00FB69FC">
        <w:rPr>
          <w:rFonts w:ascii="Times New Roman" w:hAnsi="Times New Roman" w:cs="Times New Roman"/>
          <w:i/>
          <w:iCs/>
          <w:color w:val="000000" w:themeColor="text1"/>
          <w:sz w:val="20"/>
          <w:szCs w:val="20"/>
          <w:vertAlign w:val="subscript"/>
        </w:rPr>
        <w:t>I</w:t>
      </w:r>
      <w:r w:rsidRPr="00FB69FC">
        <w:rPr>
          <w:rFonts w:ascii="Times New Roman" w:hAnsi="Times New Roman" w:cs="Times New Roman"/>
          <w:color w:val="000000" w:themeColor="text1"/>
          <w:sz w:val="20"/>
          <w:szCs w:val="20"/>
        </w:rPr>
        <w:t xml:space="preserve"> = 20. Due to differences in the dynamics between </w:t>
      </w:r>
      <w:r w:rsidR="00DA24D0" w:rsidRPr="00FB69FC">
        <w:rPr>
          <w:rFonts w:ascii="Times New Roman" w:hAnsi="Times New Roman" w:cs="Times New Roman"/>
          <w:color w:val="000000" w:themeColor="text1"/>
          <w:sz w:val="20"/>
          <w:szCs w:val="20"/>
        </w:rPr>
        <w:t xml:space="preserve">considered </w:t>
      </w:r>
      <w:r w:rsidRPr="00FB69FC">
        <w:rPr>
          <w:rFonts w:ascii="Times New Roman" w:hAnsi="Times New Roman" w:cs="Times New Roman"/>
          <w:color w:val="000000" w:themeColor="text1"/>
          <w:sz w:val="20"/>
          <w:szCs w:val="20"/>
        </w:rPr>
        <w:t xml:space="preserve">processes, realistic reference trajectories are defined: </w:t>
      </w:r>
      <w:proofErr w:type="spellStart"/>
      <w:r w:rsidRPr="00FB69FC">
        <w:rPr>
          <w:rFonts w:ascii="Times New Roman" w:hAnsi="Times New Roman" w:cs="Times New Roman"/>
          <w:i/>
          <w:iCs/>
          <w:color w:val="000000" w:themeColor="text1"/>
          <w:sz w:val="20"/>
          <w:szCs w:val="20"/>
        </w:rPr>
        <w:t>T</w:t>
      </w:r>
      <w:r w:rsidRPr="00FB69FC">
        <w:rPr>
          <w:rFonts w:ascii="Times New Roman" w:hAnsi="Times New Roman" w:cs="Times New Roman"/>
          <w:i/>
          <w:iCs/>
          <w:color w:val="000000" w:themeColor="text1"/>
          <w:sz w:val="20"/>
          <w:szCs w:val="20"/>
          <w:vertAlign w:val="subscript"/>
        </w:rPr>
        <w:t>e</w:t>
      </w:r>
      <w:proofErr w:type="spellEnd"/>
      <w:r w:rsidRPr="00FB69FC">
        <w:rPr>
          <w:rFonts w:ascii="Times New Roman" w:hAnsi="Times New Roman" w:cs="Times New Roman"/>
          <w:color w:val="000000" w:themeColor="text1"/>
          <w:sz w:val="20"/>
          <w:szCs w:val="20"/>
        </w:rPr>
        <w:t xml:space="preserve"> = 8 for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1</w:t>
      </w:r>
      <w:r w:rsidR="00DA24D0" w:rsidRPr="00FB69FC">
        <w:rPr>
          <w:rFonts w:ascii="Times New Roman" w:hAnsi="Times New Roman" w:cs="Times New Roman"/>
          <w:color w:val="000000" w:themeColor="text1"/>
          <w:sz w:val="20"/>
          <w:szCs w:val="20"/>
        </w:rPr>
        <w:t xml:space="preserve">, </w:t>
      </w:r>
      <w:proofErr w:type="spellStart"/>
      <w:r w:rsidRPr="00FB69FC">
        <w:rPr>
          <w:rFonts w:ascii="Times New Roman" w:hAnsi="Times New Roman" w:cs="Times New Roman"/>
          <w:i/>
          <w:iCs/>
          <w:color w:val="000000" w:themeColor="text1"/>
          <w:sz w:val="20"/>
          <w:szCs w:val="20"/>
        </w:rPr>
        <w:t>T</w:t>
      </w:r>
      <w:r w:rsidRPr="00FB69FC">
        <w:rPr>
          <w:rFonts w:ascii="Times New Roman" w:hAnsi="Times New Roman" w:cs="Times New Roman"/>
          <w:i/>
          <w:iCs/>
          <w:color w:val="000000" w:themeColor="text1"/>
          <w:sz w:val="20"/>
          <w:szCs w:val="20"/>
          <w:vertAlign w:val="subscript"/>
        </w:rPr>
        <w:t>e</w:t>
      </w:r>
      <w:proofErr w:type="spellEnd"/>
      <w:r w:rsidRPr="00FB69FC">
        <w:rPr>
          <w:rFonts w:ascii="Times New Roman" w:hAnsi="Times New Roman" w:cs="Times New Roman"/>
          <w:color w:val="000000" w:themeColor="text1"/>
          <w:sz w:val="20"/>
          <w:szCs w:val="20"/>
        </w:rPr>
        <w:t xml:space="preserve"> = 15 for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2</w:t>
      </w:r>
      <w:r w:rsidR="00DA24D0" w:rsidRPr="00FB69FC">
        <w:rPr>
          <w:rFonts w:ascii="Times New Roman" w:hAnsi="Times New Roman" w:cs="Times New Roman"/>
          <w:color w:val="000000" w:themeColor="text1"/>
          <w:sz w:val="20"/>
          <w:szCs w:val="20"/>
        </w:rPr>
        <w:t xml:space="preserve"> and </w:t>
      </w:r>
      <w:proofErr w:type="spellStart"/>
      <w:r w:rsidR="00DA24D0" w:rsidRPr="00FB69FC">
        <w:rPr>
          <w:rFonts w:ascii="Times New Roman" w:hAnsi="Times New Roman" w:cs="Times New Roman"/>
          <w:i/>
          <w:iCs/>
          <w:color w:val="000000" w:themeColor="text1"/>
          <w:sz w:val="20"/>
          <w:szCs w:val="20"/>
        </w:rPr>
        <w:t>T</w:t>
      </w:r>
      <w:r w:rsidR="00DA24D0" w:rsidRPr="00FB69FC">
        <w:rPr>
          <w:rFonts w:ascii="Times New Roman" w:hAnsi="Times New Roman" w:cs="Times New Roman"/>
          <w:i/>
          <w:iCs/>
          <w:color w:val="000000" w:themeColor="text1"/>
          <w:sz w:val="20"/>
          <w:szCs w:val="20"/>
          <w:vertAlign w:val="subscript"/>
        </w:rPr>
        <w:t>e</w:t>
      </w:r>
      <w:proofErr w:type="spellEnd"/>
      <w:r w:rsidR="00DA24D0" w:rsidRPr="00FB69FC">
        <w:rPr>
          <w:rFonts w:ascii="Times New Roman" w:hAnsi="Times New Roman" w:cs="Times New Roman"/>
          <w:color w:val="000000" w:themeColor="text1"/>
          <w:sz w:val="20"/>
          <w:szCs w:val="20"/>
        </w:rPr>
        <w:t xml:space="preserve"> = 10 for </w:t>
      </w:r>
      <w:r w:rsidR="00DA24D0" w:rsidRPr="00FB69FC">
        <w:rPr>
          <w:rFonts w:ascii="Times New Roman" w:hAnsi="Times New Roman" w:cs="Times New Roman"/>
          <w:i/>
          <w:iCs/>
          <w:color w:val="000000" w:themeColor="text1"/>
          <w:sz w:val="20"/>
          <w:szCs w:val="20"/>
        </w:rPr>
        <w:t>K</w:t>
      </w:r>
      <w:r w:rsidR="00DA24D0" w:rsidRPr="00FB69FC">
        <w:rPr>
          <w:rFonts w:ascii="Times New Roman" w:hAnsi="Times New Roman"/>
          <w:color w:val="000000" w:themeColor="text1"/>
          <w:sz w:val="20"/>
          <w:vertAlign w:val="subscript"/>
        </w:rPr>
        <w:t>3</w:t>
      </w:r>
      <w:r w:rsidR="00DA24D0" w:rsidRPr="00FB69FC">
        <w:rPr>
          <w:rFonts w:ascii="Times New Roman" w:hAnsi="Times New Roman"/>
          <w:color w:val="000000" w:themeColor="text1"/>
          <w:sz w:val="20"/>
        </w:rPr>
        <w:t>.</w:t>
      </w:r>
    </w:p>
    <w:p w14:paraId="387770FF" w14:textId="77777777" w:rsidR="00EC085A" w:rsidRPr="00FB1A4D" w:rsidRDefault="00EC085A" w:rsidP="00EC085A">
      <w:pPr>
        <w:jc w:val="both"/>
        <w:rPr>
          <w:rFonts w:ascii="Times New Roman" w:hAnsi="Times New Roman" w:cs="Times New Roman"/>
          <w:sz w:val="20"/>
          <w:szCs w:val="20"/>
        </w:rPr>
      </w:pPr>
      <w:r w:rsidRPr="00FB1A4D">
        <w:rPr>
          <w:rFonts w:ascii="Times New Roman" w:hAnsi="Times New Roman" w:cs="Times New Roman"/>
          <w:color w:val="000000" w:themeColor="text1"/>
          <w:sz w:val="20"/>
          <w:szCs w:val="20"/>
        </w:rPr>
        <w:t xml:space="preserve">The learning process </w:t>
      </w:r>
      <w:r>
        <w:rPr>
          <w:rFonts w:ascii="Times New Roman" w:hAnsi="Times New Roman" w:cs="Times New Roman"/>
          <w:color w:val="000000" w:themeColor="text1"/>
          <w:sz w:val="20"/>
          <w:szCs w:val="20"/>
        </w:rPr>
        <w:t>i</w:t>
      </w:r>
      <w:r w:rsidRPr="00FB1A4D">
        <w:rPr>
          <w:rFonts w:ascii="Times New Roman" w:hAnsi="Times New Roman" w:cs="Times New Roman"/>
          <w:color w:val="000000" w:themeColor="text1"/>
          <w:sz w:val="20"/>
          <w:szCs w:val="20"/>
        </w:rPr>
        <w:t xml:space="preserve">s divided into learning cycles called epochs. The learning epoch is defined </w:t>
      </w:r>
      <w:r>
        <w:rPr>
          <w:rFonts w:ascii="Times New Roman" w:hAnsi="Times New Roman" w:cs="Times New Roman"/>
          <w:color w:val="000000" w:themeColor="text1"/>
          <w:sz w:val="20"/>
          <w:szCs w:val="20"/>
        </w:rPr>
        <w:t xml:space="preserve">as </w:t>
      </w:r>
      <w:r w:rsidRPr="00FB1A4D">
        <w:rPr>
          <w:rFonts w:ascii="Times New Roman" w:hAnsi="Times New Roman" w:cs="Times New Roman"/>
          <w:color w:val="000000" w:themeColor="text1"/>
          <w:sz w:val="20"/>
          <w:szCs w:val="20"/>
        </w:rPr>
        <w:t>starting from a moment</w:t>
      </w:r>
      <w:r w:rsidRPr="00FB1A4D">
        <w:rPr>
          <w:rFonts w:ascii="Times New Roman" w:hAnsi="Times New Roman" w:cs="Times New Roman"/>
          <w:sz w:val="20"/>
          <w:szCs w:val="20"/>
        </w:rPr>
        <w:t xml:space="preserve"> when a single randomized load disturbance </w:t>
      </w:r>
      <w:r>
        <w:rPr>
          <w:rFonts w:ascii="Times New Roman" w:hAnsi="Times New Roman" w:cs="Times New Roman"/>
          <w:sz w:val="20"/>
          <w:szCs w:val="20"/>
        </w:rPr>
        <w:t>i</w:t>
      </w:r>
      <w:r w:rsidRPr="00FB1A4D">
        <w:rPr>
          <w:rFonts w:ascii="Times New Roman" w:hAnsi="Times New Roman" w:cs="Times New Roman"/>
          <w:sz w:val="20"/>
          <w:szCs w:val="20"/>
        </w:rPr>
        <w:t xml:space="preserve">s applied until this disturbance </w:t>
      </w:r>
      <w:r>
        <w:rPr>
          <w:rFonts w:ascii="Times New Roman" w:hAnsi="Times New Roman" w:cs="Times New Roman"/>
          <w:sz w:val="20"/>
          <w:szCs w:val="20"/>
        </w:rPr>
        <w:t>i</w:t>
      </w:r>
      <w:r w:rsidRPr="00FB1A4D">
        <w:rPr>
          <w:rFonts w:ascii="Times New Roman" w:hAnsi="Times New Roman" w:cs="Times New Roman"/>
          <w:sz w:val="20"/>
          <w:szCs w:val="20"/>
        </w:rPr>
        <w:t xml:space="preserve">s totally rejected or a maximal epoch length </w:t>
      </w:r>
      <w:r>
        <w:rPr>
          <w:rFonts w:ascii="Times New Roman" w:hAnsi="Times New Roman" w:cs="Times New Roman"/>
          <w:sz w:val="20"/>
          <w:szCs w:val="20"/>
        </w:rPr>
        <w:t>(</w:t>
      </w:r>
      <w:r w:rsidRPr="00FB1A4D">
        <w:rPr>
          <w:rFonts w:ascii="Times New Roman" w:hAnsi="Times New Roman" w:cs="Times New Roman"/>
          <w:sz w:val="20"/>
          <w:szCs w:val="20"/>
        </w:rPr>
        <w:t>set as 2000 samples</w:t>
      </w:r>
      <w:r>
        <w:rPr>
          <w:rFonts w:ascii="Times New Roman" w:hAnsi="Times New Roman" w:cs="Times New Roman"/>
          <w:sz w:val="20"/>
          <w:szCs w:val="20"/>
        </w:rPr>
        <w:t>)</w:t>
      </w:r>
      <w:r w:rsidRPr="00FB1A4D">
        <w:rPr>
          <w:rFonts w:ascii="Times New Roman" w:hAnsi="Times New Roman" w:cs="Times New Roman"/>
          <w:sz w:val="20"/>
          <w:szCs w:val="20"/>
        </w:rPr>
        <w:t xml:space="preserve"> </w:t>
      </w:r>
      <w:r>
        <w:rPr>
          <w:rFonts w:ascii="Times New Roman" w:hAnsi="Times New Roman" w:cs="Times New Roman"/>
          <w:sz w:val="20"/>
          <w:szCs w:val="20"/>
        </w:rPr>
        <w:t>i</w:t>
      </w:r>
      <w:r w:rsidRPr="00FB1A4D">
        <w:rPr>
          <w:rFonts w:ascii="Times New Roman" w:hAnsi="Times New Roman" w:cs="Times New Roman"/>
          <w:sz w:val="20"/>
          <w:szCs w:val="20"/>
        </w:rPr>
        <w:t xml:space="preserve">s reached. For </w:t>
      </w:r>
      <w:r>
        <w:rPr>
          <w:rFonts w:ascii="Times New Roman" w:hAnsi="Times New Roman" w:cs="Times New Roman"/>
          <w:sz w:val="20"/>
          <w:szCs w:val="20"/>
        </w:rPr>
        <w:t xml:space="preserve">a </w:t>
      </w:r>
      <w:r w:rsidRPr="00FB1A4D">
        <w:rPr>
          <w:rFonts w:ascii="Times New Roman" w:hAnsi="Times New Roman" w:cs="Times New Roman"/>
          <w:sz w:val="20"/>
          <w:szCs w:val="20"/>
        </w:rPr>
        <w:t xml:space="preserve">realistic representation of </w:t>
      </w:r>
      <w:r>
        <w:rPr>
          <w:rFonts w:ascii="Times New Roman" w:hAnsi="Times New Roman" w:cs="Times New Roman"/>
          <w:sz w:val="20"/>
          <w:szCs w:val="20"/>
        </w:rPr>
        <w:t xml:space="preserve">the </w:t>
      </w:r>
      <w:r w:rsidRPr="00FB1A4D">
        <w:rPr>
          <w:rFonts w:ascii="Times New Roman" w:hAnsi="Times New Roman" w:cs="Times New Roman"/>
          <w:sz w:val="20"/>
          <w:szCs w:val="20"/>
        </w:rPr>
        <w:t xml:space="preserve">industrial conditions, the learning abilities of </w:t>
      </w:r>
      <w:r>
        <w:rPr>
          <w:rFonts w:ascii="Times New Roman" w:hAnsi="Times New Roman" w:cs="Times New Roman"/>
          <w:sz w:val="20"/>
          <w:szCs w:val="20"/>
        </w:rPr>
        <w:t xml:space="preserve">the </w:t>
      </w:r>
      <w:r w:rsidRPr="00FB1A4D">
        <w:rPr>
          <w:rFonts w:ascii="Times New Roman" w:hAnsi="Times New Roman" w:cs="Times New Roman"/>
          <w:sz w:val="20"/>
          <w:szCs w:val="20"/>
        </w:rPr>
        <w:t xml:space="preserve">Q-learning algorithm </w:t>
      </w:r>
      <w:r>
        <w:rPr>
          <w:rFonts w:ascii="Times New Roman" w:hAnsi="Times New Roman" w:cs="Times New Roman"/>
          <w:sz w:val="20"/>
          <w:szCs w:val="20"/>
        </w:rPr>
        <w:t>a</w:t>
      </w:r>
      <w:r w:rsidRPr="00FB1A4D">
        <w:rPr>
          <w:rFonts w:ascii="Times New Roman" w:hAnsi="Times New Roman" w:cs="Times New Roman"/>
          <w:sz w:val="20"/>
          <w:szCs w:val="20"/>
        </w:rPr>
        <w:t xml:space="preserve">re tested based only on successive changes of </w:t>
      </w:r>
      <w:r>
        <w:rPr>
          <w:rFonts w:ascii="Times New Roman" w:hAnsi="Times New Roman" w:cs="Times New Roman"/>
          <w:sz w:val="20"/>
          <w:szCs w:val="20"/>
        </w:rPr>
        <w:t xml:space="preserve">the </w:t>
      </w:r>
      <w:r w:rsidRPr="00FB1A4D">
        <w:rPr>
          <w:rFonts w:ascii="Times New Roman" w:hAnsi="Times New Roman" w:cs="Times New Roman"/>
          <w:sz w:val="20"/>
          <w:szCs w:val="20"/>
        </w:rPr>
        <w:t xml:space="preserve">load disturbance </w:t>
      </w:r>
      <w:proofErr w:type="spellStart"/>
      <w:r w:rsidRPr="00BF7FE7">
        <w:rPr>
          <w:rFonts w:ascii="Times New Roman" w:hAnsi="Times New Roman"/>
          <w:sz w:val="20"/>
        </w:rPr>
        <w:t>Δ</w:t>
      </w:r>
      <w:r w:rsidRPr="00FB1A4D">
        <w:rPr>
          <w:rFonts w:ascii="Times New Roman" w:hAnsi="Times New Roman" w:cs="Times New Roman"/>
          <w:i/>
          <w:iCs/>
          <w:sz w:val="20"/>
          <w:szCs w:val="20"/>
        </w:rPr>
        <w:t>d</w:t>
      </w:r>
      <w:proofErr w:type="spellEnd"/>
      <w:r w:rsidRPr="00FB1A4D">
        <w:rPr>
          <w:rFonts w:ascii="Times New Roman" w:hAnsi="Times New Roman" w:cs="Times New Roman"/>
          <w:sz w:val="20"/>
          <w:szCs w:val="20"/>
        </w:rPr>
        <w:t xml:space="preserve"> applied to the considered closed-loop system with amplitude randomized within the range (-0.5, 0.5). </w:t>
      </w:r>
      <w:r>
        <w:rPr>
          <w:rFonts w:ascii="Times New Roman" w:hAnsi="Times New Roman" w:cs="Times New Roman"/>
          <w:sz w:val="20"/>
          <w:szCs w:val="20"/>
        </w:rPr>
        <w:t>Note that these disturbance changes simulate the real operating conditions when the process is intensively disturbed in a natural way; the control system is designed to reject these disturbances. Thus, the proposed concept of Q2d does not require the intentional application of any disturbances except for those that occur naturally.</w:t>
      </w:r>
    </w:p>
    <w:p w14:paraId="38777100" w14:textId="176B9F34" w:rsidR="00EC085A" w:rsidRPr="00FB1A4D" w:rsidRDefault="00EC085A" w:rsidP="00EC085A">
      <w:pPr>
        <w:jc w:val="both"/>
        <w:rPr>
          <w:rFonts w:ascii="Times New Roman" w:hAnsi="Times New Roman" w:cs="Times New Roman"/>
          <w:color w:val="000000" w:themeColor="text1"/>
          <w:sz w:val="20"/>
          <w:szCs w:val="20"/>
        </w:rPr>
      </w:pPr>
      <w:r w:rsidRPr="00FB1A4D">
        <w:rPr>
          <w:rFonts w:ascii="Times New Roman" w:hAnsi="Times New Roman" w:cs="Times New Roman"/>
          <w:color w:val="000000" w:themeColor="text1"/>
          <w:sz w:val="20"/>
          <w:szCs w:val="20"/>
        </w:rPr>
        <w:t xml:space="preserve">First, the performance of </w:t>
      </w:r>
      <w:r>
        <w:rPr>
          <w:rFonts w:ascii="Times New Roman" w:hAnsi="Times New Roman" w:cs="Times New Roman"/>
          <w:color w:val="000000" w:themeColor="text1"/>
          <w:sz w:val="20"/>
          <w:szCs w:val="20"/>
        </w:rPr>
        <w:t xml:space="preserve">the </w:t>
      </w:r>
      <w:r w:rsidRPr="00FB1A4D">
        <w:rPr>
          <w:rFonts w:ascii="Times New Roman" w:hAnsi="Times New Roman" w:cs="Times New Roman"/>
          <w:color w:val="000000" w:themeColor="text1"/>
          <w:sz w:val="20"/>
          <w:szCs w:val="20"/>
        </w:rPr>
        <w:t xml:space="preserve">Q3d </w:t>
      </w:r>
      <w:r>
        <w:rPr>
          <w:rFonts w:ascii="Times New Roman" w:hAnsi="Times New Roman" w:cs="Times New Roman"/>
          <w:color w:val="000000" w:themeColor="text1"/>
          <w:sz w:val="20"/>
          <w:szCs w:val="20"/>
        </w:rPr>
        <w:t xml:space="preserve">procedure </w:t>
      </w:r>
      <w:r w:rsidRPr="00FB1A4D">
        <w:rPr>
          <w:rFonts w:ascii="Times New Roman" w:hAnsi="Times New Roman" w:cs="Times New Roman"/>
          <w:color w:val="000000" w:themeColor="text1"/>
          <w:sz w:val="20"/>
          <w:szCs w:val="20"/>
        </w:rPr>
        <w:t xml:space="preserve">with </w:t>
      </w:r>
      <w:r>
        <w:rPr>
          <w:rFonts w:ascii="Times New Roman" w:hAnsi="Times New Roman" w:cs="Times New Roman"/>
          <w:color w:val="000000" w:themeColor="text1"/>
          <w:sz w:val="20"/>
          <w:szCs w:val="20"/>
        </w:rPr>
        <w:t xml:space="preserve">the </w:t>
      </w:r>
      <w:r w:rsidRPr="00FB1A4D">
        <w:rPr>
          <w:rFonts w:ascii="Times New Roman" w:hAnsi="Times New Roman" w:cs="Times New Roman"/>
          <w:color w:val="000000" w:themeColor="text1"/>
          <w:sz w:val="20"/>
          <w:szCs w:val="20"/>
        </w:rPr>
        <w:t xml:space="preserve">3-dimensional Q-matrix </w:t>
      </w:r>
      <w:r>
        <w:rPr>
          <w:rFonts w:ascii="Times New Roman" w:hAnsi="Times New Roman" w:cs="Times New Roman"/>
          <w:color w:val="000000" w:themeColor="text1"/>
          <w:sz w:val="20"/>
          <w:szCs w:val="20"/>
        </w:rPr>
        <w:t xml:space="preserve">(as </w:t>
      </w:r>
      <w:r w:rsidRPr="00FB1A4D">
        <w:rPr>
          <w:rFonts w:ascii="Times New Roman" w:hAnsi="Times New Roman" w:cs="Times New Roman"/>
          <w:color w:val="000000" w:themeColor="text1"/>
          <w:sz w:val="20"/>
          <w:szCs w:val="20"/>
        </w:rPr>
        <w:t xml:space="preserve">presented in </w:t>
      </w:r>
      <w:r w:rsidR="00342318">
        <w:rPr>
          <w:rFonts w:ascii="Times New Roman" w:hAnsi="Times New Roman" w:cs="Times New Roman"/>
          <w:color w:val="000000" w:themeColor="text1"/>
          <w:sz w:val="20"/>
          <w:szCs w:val="20"/>
        </w:rPr>
        <w:t>[</w:t>
      </w:r>
      <w:r w:rsidR="001624C6">
        <w:rPr>
          <w:rFonts w:ascii="Times New Roman" w:hAnsi="Times New Roman" w:cs="Times New Roman"/>
          <w:color w:val="000000" w:themeColor="text1"/>
          <w:sz w:val="20"/>
          <w:szCs w:val="20"/>
        </w:rPr>
        <w:t>3</w:t>
      </w:r>
      <w:r w:rsidR="00014B3C">
        <w:rPr>
          <w:rFonts w:ascii="Times New Roman" w:hAnsi="Times New Roman" w:cs="Times New Roman"/>
          <w:color w:val="000000" w:themeColor="text1"/>
          <w:sz w:val="20"/>
          <w:szCs w:val="20"/>
        </w:rPr>
        <w:t>6</w:t>
      </w:r>
      <w:r w:rsidR="00342318">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i</w:t>
      </w:r>
      <w:r w:rsidRPr="00FB1A4D">
        <w:rPr>
          <w:rFonts w:ascii="Times New Roman" w:hAnsi="Times New Roman" w:cs="Times New Roman"/>
          <w:color w:val="000000" w:themeColor="text1"/>
          <w:sz w:val="20"/>
          <w:szCs w:val="20"/>
        </w:rPr>
        <w:t xml:space="preserve">s compared with the proposed Q2d. For both Q3d and Q2d, corresponding Q-matrices </w:t>
      </w:r>
      <w:r>
        <w:rPr>
          <w:rFonts w:ascii="Times New Roman" w:hAnsi="Times New Roman" w:cs="Times New Roman"/>
          <w:color w:val="000000" w:themeColor="text1"/>
          <w:sz w:val="20"/>
          <w:szCs w:val="20"/>
        </w:rPr>
        <w:t>a</w:t>
      </w:r>
      <w:r w:rsidRPr="00FB1A4D">
        <w:rPr>
          <w:rFonts w:ascii="Times New Roman" w:hAnsi="Times New Roman" w:cs="Times New Roman"/>
          <w:color w:val="000000" w:themeColor="text1"/>
          <w:sz w:val="20"/>
          <w:szCs w:val="20"/>
        </w:rPr>
        <w:t>re defined</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and their dimensions show the scale of reduction between Q3d and Q2d</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the size of the Q-matrix </w:t>
      </w:r>
      <w:r>
        <w:rPr>
          <w:rFonts w:ascii="Times New Roman" w:hAnsi="Times New Roman" w:cs="Times New Roman"/>
          <w:color w:val="000000" w:themeColor="text1"/>
          <w:sz w:val="20"/>
          <w:szCs w:val="20"/>
        </w:rPr>
        <w:t>i</w:t>
      </w:r>
      <w:r w:rsidRPr="00FB1A4D">
        <w:rPr>
          <w:rFonts w:ascii="Times New Roman" w:hAnsi="Times New Roman" w:cs="Times New Roman"/>
          <w:color w:val="000000" w:themeColor="text1"/>
          <w:sz w:val="20"/>
          <w:szCs w:val="20"/>
        </w:rPr>
        <w:t xml:space="preserve">s reduced from 3 dimensions </w:t>
      </w:r>
      <w:r>
        <w:rPr>
          <w:rFonts w:ascii="Times New Roman" w:hAnsi="Times New Roman" w:cs="Times New Roman"/>
          <w:color w:val="000000" w:themeColor="text1"/>
          <w:sz w:val="20"/>
          <w:szCs w:val="20"/>
        </w:rPr>
        <w:t xml:space="preserve">(i.e., </w:t>
      </w:r>
      <w:r w:rsidRPr="00FB1A4D">
        <w:rPr>
          <w:rFonts w:ascii="Times New Roman" w:hAnsi="Times New Roman" w:cs="Times New Roman"/>
          <w:color w:val="000000" w:themeColor="text1"/>
          <w:sz w:val="20"/>
          <w:szCs w:val="20"/>
        </w:rPr>
        <w:t>191</w:t>
      </w:r>
      <w:bookmarkStart w:id="36" w:name="_Hlk133419469"/>
      <w:r>
        <w:rPr>
          <w:rFonts w:ascii="Times New Roman" w:hAnsi="Times New Roman" w:cs="Times New Roman"/>
          <w:color w:val="000000" w:themeColor="text1"/>
          <w:sz w:val="20"/>
          <w:szCs w:val="20"/>
        </w:rPr>
        <w:sym w:font="Symbol" w:char="F0B4"/>
      </w:r>
      <w:bookmarkEnd w:id="36"/>
      <w:r w:rsidRPr="00FB1A4D">
        <w:rPr>
          <w:rFonts w:ascii="Times New Roman" w:hAnsi="Times New Roman" w:cs="Times New Roman"/>
          <w:color w:val="000000" w:themeColor="text1"/>
          <w:sz w:val="20"/>
          <w:szCs w:val="20"/>
        </w:rPr>
        <w:t>321</w:t>
      </w:r>
      <w:r>
        <w:rPr>
          <w:rFonts w:ascii="Times New Roman" w:hAnsi="Times New Roman" w:cs="Times New Roman"/>
          <w:color w:val="000000" w:themeColor="text1"/>
          <w:sz w:val="20"/>
          <w:szCs w:val="20"/>
        </w:rPr>
        <w:sym w:font="Symbol" w:char="F0B4"/>
      </w:r>
      <w:r w:rsidRPr="00FB1A4D">
        <w:rPr>
          <w:rFonts w:ascii="Times New Roman" w:hAnsi="Times New Roman" w:cs="Times New Roman"/>
          <w:color w:val="000000" w:themeColor="text1"/>
          <w:sz w:val="20"/>
          <w:szCs w:val="20"/>
        </w:rPr>
        <w:t>321</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for Q3d to only 2 dimensions </w:t>
      </w:r>
      <w:r>
        <w:rPr>
          <w:rFonts w:ascii="Times New Roman" w:hAnsi="Times New Roman" w:cs="Times New Roman"/>
          <w:color w:val="000000" w:themeColor="text1"/>
          <w:sz w:val="20"/>
          <w:szCs w:val="20"/>
        </w:rPr>
        <w:t>(1</w:t>
      </w:r>
      <w:r w:rsidRPr="00FB1A4D">
        <w:rPr>
          <w:rFonts w:ascii="Times New Roman" w:hAnsi="Times New Roman" w:cs="Times New Roman"/>
          <w:color w:val="000000" w:themeColor="text1"/>
          <w:sz w:val="20"/>
          <w:szCs w:val="20"/>
        </w:rPr>
        <w:t>05</w:t>
      </w:r>
      <w:r>
        <w:rPr>
          <w:rFonts w:ascii="Times New Roman" w:hAnsi="Times New Roman" w:cs="Times New Roman"/>
          <w:color w:val="000000" w:themeColor="text1"/>
          <w:sz w:val="20"/>
          <w:szCs w:val="20"/>
        </w:rPr>
        <w:sym w:font="Symbol" w:char="F0B4"/>
      </w:r>
      <w:r w:rsidRPr="00FB1A4D">
        <w:rPr>
          <w:rFonts w:ascii="Times New Roman" w:hAnsi="Times New Roman" w:cs="Times New Roman"/>
          <w:color w:val="000000" w:themeColor="text1"/>
          <w:sz w:val="20"/>
          <w:szCs w:val="20"/>
        </w:rPr>
        <w:t>105</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for the proposed Q2d. For both Q3d and Q2d, </w:t>
      </w:r>
      <w:r>
        <w:rPr>
          <w:rFonts w:ascii="Times New Roman" w:hAnsi="Times New Roman" w:cs="Times New Roman"/>
          <w:color w:val="000000" w:themeColor="text1"/>
          <w:sz w:val="20"/>
          <w:szCs w:val="20"/>
        </w:rPr>
        <w:t xml:space="preserve">the </w:t>
      </w:r>
      <w:r w:rsidRPr="00FB1A4D">
        <w:rPr>
          <w:rFonts w:ascii="Times New Roman" w:hAnsi="Times New Roman" w:cs="Times New Roman"/>
          <w:color w:val="000000" w:themeColor="text1"/>
          <w:sz w:val="20"/>
          <w:szCs w:val="20"/>
        </w:rPr>
        <w:t xml:space="preserve">corresponding Q-matrices </w:t>
      </w:r>
      <w:r>
        <w:rPr>
          <w:rFonts w:ascii="Times New Roman" w:hAnsi="Times New Roman" w:cs="Times New Roman"/>
          <w:color w:val="000000" w:themeColor="text1"/>
          <w:sz w:val="20"/>
          <w:szCs w:val="20"/>
        </w:rPr>
        <w:t>a</w:t>
      </w:r>
      <w:r w:rsidRPr="00FB1A4D">
        <w:rPr>
          <w:rFonts w:ascii="Times New Roman" w:hAnsi="Times New Roman" w:cs="Times New Roman"/>
          <w:color w:val="000000" w:themeColor="text1"/>
          <w:sz w:val="20"/>
          <w:szCs w:val="20"/>
        </w:rPr>
        <w:t xml:space="preserve">re initialized using the methods proposed for the respective algorithms (Q3d in </w:t>
      </w:r>
      <w:r w:rsidR="00C00F11">
        <w:rPr>
          <w:rFonts w:ascii="Times New Roman" w:hAnsi="Times New Roman" w:cs="Times New Roman"/>
          <w:color w:val="000000" w:themeColor="text1"/>
          <w:sz w:val="20"/>
          <w:szCs w:val="20"/>
        </w:rPr>
        <w:t>[36]</w:t>
      </w:r>
      <w:r w:rsidR="004E4D8F">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and Q2d </w:t>
      </w:r>
      <w:r>
        <w:rPr>
          <w:rFonts w:ascii="Times New Roman" w:hAnsi="Times New Roman" w:cs="Times New Roman"/>
          <w:color w:val="000000" w:themeColor="text1"/>
          <w:sz w:val="20"/>
          <w:szCs w:val="20"/>
        </w:rPr>
        <w:t>is</w:t>
      </w:r>
      <w:r w:rsidRPr="00FB1A4D">
        <w:rPr>
          <w:rFonts w:ascii="Times New Roman" w:hAnsi="Times New Roman" w:cs="Times New Roman"/>
          <w:color w:val="000000" w:themeColor="text1"/>
          <w:sz w:val="20"/>
          <w:szCs w:val="20"/>
        </w:rPr>
        <w:t xml:space="preserve"> proposed in this paper) to ensure initial Q-learning performance very close to the existing PI controller. The other parameters of </w:t>
      </w:r>
      <w:r>
        <w:rPr>
          <w:rFonts w:ascii="Times New Roman" w:hAnsi="Times New Roman" w:cs="Times New Roman"/>
          <w:color w:val="000000" w:themeColor="text1"/>
          <w:sz w:val="20"/>
          <w:szCs w:val="20"/>
        </w:rPr>
        <w:t xml:space="preserve">the </w:t>
      </w:r>
      <w:r w:rsidRPr="00FB1A4D">
        <w:rPr>
          <w:rFonts w:ascii="Times New Roman" w:hAnsi="Times New Roman" w:cs="Times New Roman"/>
          <w:color w:val="000000" w:themeColor="text1"/>
          <w:sz w:val="20"/>
          <w:szCs w:val="20"/>
        </w:rPr>
        <w:t xml:space="preserve">Q-learning algorithms </w:t>
      </w:r>
      <w:r>
        <w:rPr>
          <w:rFonts w:ascii="Times New Roman" w:hAnsi="Times New Roman" w:cs="Times New Roman"/>
          <w:color w:val="000000" w:themeColor="text1"/>
          <w:sz w:val="20"/>
          <w:szCs w:val="20"/>
        </w:rPr>
        <w:t>a</w:t>
      </w:r>
      <w:r w:rsidRPr="00FB1A4D">
        <w:rPr>
          <w:rFonts w:ascii="Times New Roman" w:hAnsi="Times New Roman" w:cs="Times New Roman"/>
          <w:color w:val="000000" w:themeColor="text1"/>
          <w:sz w:val="20"/>
          <w:szCs w:val="20"/>
        </w:rPr>
        <w:t xml:space="preserve">re adjusted </w:t>
      </w:r>
      <w:r>
        <w:rPr>
          <w:rFonts w:ascii="Times New Roman" w:hAnsi="Times New Roman" w:cs="Times New Roman"/>
          <w:color w:val="000000" w:themeColor="text1"/>
          <w:sz w:val="20"/>
          <w:szCs w:val="20"/>
        </w:rPr>
        <w:t xml:space="preserve">in </w:t>
      </w:r>
      <w:r w:rsidRPr="00FB1A4D">
        <w:rPr>
          <w:rFonts w:ascii="Times New Roman" w:hAnsi="Times New Roman" w:cs="Times New Roman"/>
          <w:color w:val="000000" w:themeColor="text1"/>
          <w:sz w:val="20"/>
          <w:szCs w:val="20"/>
        </w:rPr>
        <w:t xml:space="preserve">the same </w:t>
      </w:r>
      <w:r>
        <w:rPr>
          <w:rFonts w:ascii="Times New Roman" w:hAnsi="Times New Roman" w:cs="Times New Roman"/>
          <w:color w:val="000000" w:themeColor="text1"/>
          <w:sz w:val="20"/>
          <w:szCs w:val="20"/>
        </w:rPr>
        <w:t>way</w:t>
      </w:r>
      <w:r w:rsidRPr="00FB1A4D">
        <w:rPr>
          <w:rFonts w:ascii="Times New Roman" w:hAnsi="Times New Roman" w:cs="Times New Roman"/>
          <w:color w:val="000000" w:themeColor="text1"/>
          <w:sz w:val="20"/>
          <w:szCs w:val="20"/>
        </w:rPr>
        <w:t xml:space="preserve">: </w:t>
      </w:r>
      <w:r w:rsidRPr="00FB1A4D">
        <w:rPr>
          <w:rFonts w:ascii="Times New Roman" w:hAnsi="Times New Roman" w:cs="Times New Roman"/>
          <w:i/>
          <w:iCs/>
          <w:color w:val="000000" w:themeColor="text1"/>
          <w:sz w:val="20"/>
          <w:szCs w:val="20"/>
        </w:rPr>
        <w:t>eps</w:t>
      </w:r>
      <w:r w:rsidRPr="00FB1A4D">
        <w:rPr>
          <w:rFonts w:ascii="Times New Roman" w:hAnsi="Times New Roman" w:cs="Times New Roman"/>
          <w:color w:val="000000" w:themeColor="text1"/>
          <w:sz w:val="20"/>
          <w:szCs w:val="20"/>
        </w:rPr>
        <w:t xml:space="preserve"> = 0.3, </w:t>
      </w:r>
      <w:r w:rsidRPr="00FB1A4D">
        <w:rPr>
          <w:rFonts w:ascii="Times New Roman" w:hAnsi="Times New Roman" w:cs="Times New Roman"/>
          <w:i/>
          <w:iCs/>
          <w:color w:val="000000" w:themeColor="text1"/>
          <w:sz w:val="20"/>
          <w:szCs w:val="20"/>
        </w:rPr>
        <w:t>α</w:t>
      </w:r>
      <w:r w:rsidRPr="00FB1A4D">
        <w:rPr>
          <w:rFonts w:ascii="Times New Roman" w:hAnsi="Times New Roman" w:cs="Times New Roman"/>
          <w:color w:val="000000" w:themeColor="text1"/>
          <w:sz w:val="20"/>
          <w:szCs w:val="20"/>
        </w:rPr>
        <w:t xml:space="preserve"> = 0.1</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and </w:t>
      </w:r>
      <w:r w:rsidRPr="00FB1A4D">
        <w:rPr>
          <w:rFonts w:ascii="Times New Roman" w:hAnsi="Times New Roman" w:cs="Times New Roman"/>
          <w:i/>
          <w:iCs/>
          <w:color w:val="000000" w:themeColor="text1"/>
          <w:sz w:val="20"/>
          <w:szCs w:val="20"/>
        </w:rPr>
        <w:t>γ</w:t>
      </w:r>
      <w:r w:rsidRPr="00FB1A4D">
        <w:rPr>
          <w:rFonts w:ascii="Times New Roman" w:hAnsi="Times New Roman" w:cs="Times New Roman"/>
          <w:color w:val="000000" w:themeColor="text1"/>
          <w:sz w:val="20"/>
          <w:szCs w:val="20"/>
        </w:rPr>
        <w:t xml:space="preserve"> = 0.99.</w:t>
      </w:r>
    </w:p>
    <w:p w14:paraId="38777101" w14:textId="77777777" w:rsidR="00FB1A4D" w:rsidRPr="00FB1A4D" w:rsidRDefault="00EC085A" w:rsidP="00EC085A">
      <w:pPr>
        <w:jc w:val="both"/>
        <w:rPr>
          <w:rFonts w:ascii="Times New Roman" w:hAnsi="Times New Roman" w:cs="Times New Roman"/>
          <w:color w:val="000000" w:themeColor="text1"/>
          <w:sz w:val="20"/>
          <w:szCs w:val="20"/>
        </w:rPr>
      </w:pPr>
      <w:r w:rsidRPr="00FB1A4D">
        <w:rPr>
          <w:rFonts w:ascii="Times New Roman" w:hAnsi="Times New Roman" w:cs="Times New Roman"/>
          <w:color w:val="000000" w:themeColor="text1"/>
          <w:sz w:val="20"/>
          <w:szCs w:val="20"/>
        </w:rPr>
        <w:t xml:space="preserve">The example results of </w:t>
      </w:r>
      <w:r>
        <w:rPr>
          <w:rFonts w:ascii="Times New Roman" w:hAnsi="Times New Roman" w:cs="Times New Roman"/>
          <w:color w:val="000000" w:themeColor="text1"/>
          <w:sz w:val="20"/>
          <w:szCs w:val="20"/>
        </w:rPr>
        <w:t xml:space="preserve">the </w:t>
      </w:r>
      <w:r w:rsidRPr="00FB1A4D">
        <w:rPr>
          <w:rFonts w:ascii="Times New Roman" w:hAnsi="Times New Roman" w:cs="Times New Roman"/>
          <w:color w:val="000000" w:themeColor="text1"/>
          <w:sz w:val="20"/>
          <w:szCs w:val="20"/>
        </w:rPr>
        <w:t>Q-matrix initialization</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after 5000 epochs of online learning for </w:t>
      </w:r>
      <w:r>
        <w:rPr>
          <w:rFonts w:ascii="Times New Roman" w:hAnsi="Times New Roman" w:cs="Times New Roman"/>
          <w:color w:val="000000" w:themeColor="text1"/>
          <w:sz w:val="20"/>
          <w:szCs w:val="20"/>
        </w:rPr>
        <w:t xml:space="preserve">a </w:t>
      </w:r>
      <w:r w:rsidRPr="00FB1A4D">
        <w:rPr>
          <w:rFonts w:ascii="Times New Roman" w:hAnsi="Times New Roman" w:cs="Times New Roman"/>
          <w:color w:val="000000" w:themeColor="text1"/>
          <w:sz w:val="20"/>
          <w:szCs w:val="20"/>
        </w:rPr>
        <w:t>closed</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loop system with </w:t>
      </w:r>
      <w:r w:rsidRPr="00FB1A4D">
        <w:rPr>
          <w:rFonts w:ascii="Times New Roman" w:hAnsi="Times New Roman" w:cs="Times New Roman"/>
          <w:i/>
          <w:iCs/>
          <w:color w:val="000000" w:themeColor="text1"/>
          <w:sz w:val="20"/>
          <w:szCs w:val="20"/>
        </w:rPr>
        <w:t>K</w:t>
      </w:r>
      <w:r w:rsidRPr="00BF7FE7">
        <w:rPr>
          <w:rFonts w:ascii="Times New Roman" w:hAnsi="Times New Roman"/>
          <w:color w:val="000000" w:themeColor="text1"/>
          <w:sz w:val="20"/>
          <w:vertAlign w:val="subscript"/>
        </w:rPr>
        <w:t>1</w:t>
      </w:r>
      <w:r w:rsidRPr="00FB1A4D">
        <w:rPr>
          <w:rFonts w:ascii="Times New Roman" w:hAnsi="Times New Roman" w:cs="Times New Roman"/>
          <w:color w:val="000000" w:themeColor="text1"/>
          <w:sz w:val="20"/>
          <w:szCs w:val="20"/>
        </w:rPr>
        <w:t xml:space="preserve"> process</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are presented in Fig. 3. The results </w:t>
      </w:r>
      <w:r>
        <w:rPr>
          <w:rFonts w:ascii="Times New Roman" w:hAnsi="Times New Roman" w:cs="Times New Roman"/>
          <w:color w:val="000000" w:themeColor="text1"/>
          <w:sz w:val="20"/>
          <w:szCs w:val="20"/>
        </w:rPr>
        <w:t>a</w:t>
      </w:r>
      <w:r w:rsidRPr="00FB1A4D">
        <w:rPr>
          <w:rFonts w:ascii="Times New Roman" w:hAnsi="Times New Roman" w:cs="Times New Roman"/>
          <w:color w:val="000000" w:themeColor="text1"/>
          <w:sz w:val="20"/>
          <w:szCs w:val="20"/>
        </w:rPr>
        <w:t xml:space="preserve">re obtained for </w:t>
      </w:r>
      <w:r w:rsidRPr="00FB1A4D">
        <w:rPr>
          <w:rFonts w:ascii="Times New Roman" w:hAnsi="Times New Roman" w:cs="Times New Roman"/>
          <w:i/>
          <w:iCs/>
          <w:color w:val="000000" w:themeColor="text1"/>
          <w:sz w:val="20"/>
          <w:szCs w:val="20"/>
        </w:rPr>
        <w:t>RD</w:t>
      </w:r>
      <w:r w:rsidRPr="00FB1A4D">
        <w:rPr>
          <w:rFonts w:ascii="Times New Roman" w:hAnsi="Times New Roman" w:cs="Times New Roman"/>
          <w:color w:val="000000" w:themeColor="text1"/>
          <w:sz w:val="20"/>
          <w:szCs w:val="20"/>
        </w:rPr>
        <w:t xml:space="preserve"> = 10</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for both </w:t>
      </w:r>
      <w:r>
        <w:rPr>
          <w:rFonts w:ascii="Times New Roman" w:hAnsi="Times New Roman" w:cs="Times New Roman"/>
          <w:color w:val="000000" w:themeColor="text1"/>
          <w:sz w:val="20"/>
          <w:szCs w:val="20"/>
        </w:rPr>
        <w:t xml:space="preserve">the </w:t>
      </w:r>
      <w:r w:rsidRPr="00FB1A4D">
        <w:rPr>
          <w:rFonts w:ascii="Times New Roman" w:hAnsi="Times New Roman" w:cs="Times New Roman"/>
          <w:color w:val="000000" w:themeColor="text1"/>
          <w:sz w:val="20"/>
          <w:szCs w:val="20"/>
        </w:rPr>
        <w:t>Q-learning controllers</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and </w:t>
      </w:r>
      <w:r w:rsidRPr="00FB1A4D">
        <w:rPr>
          <w:rFonts w:ascii="Times New Roman" w:hAnsi="Times New Roman" w:cs="Times New Roman"/>
          <w:i/>
          <w:iCs/>
          <w:color w:val="000000" w:themeColor="text1"/>
          <w:sz w:val="20"/>
          <w:szCs w:val="20"/>
        </w:rPr>
        <w:t>T</w:t>
      </w:r>
      <w:r w:rsidRPr="00FB1A4D">
        <w:rPr>
          <w:rFonts w:ascii="Times New Roman" w:hAnsi="Times New Roman" w:cs="Times New Roman"/>
          <w:i/>
          <w:iCs/>
          <w:color w:val="000000" w:themeColor="text1"/>
          <w:sz w:val="20"/>
          <w:szCs w:val="20"/>
          <w:vertAlign w:val="subscript"/>
        </w:rPr>
        <w:t>s</w:t>
      </w:r>
      <w:r w:rsidRPr="00FB1A4D">
        <w:rPr>
          <w:rFonts w:ascii="Times New Roman" w:hAnsi="Times New Roman" w:cs="Times New Roman"/>
          <w:color w:val="000000" w:themeColor="text1"/>
          <w:sz w:val="20"/>
          <w:szCs w:val="20"/>
        </w:rPr>
        <w:t xml:space="preserve"> = 0.5 for Q3d and </w:t>
      </w:r>
      <w:r w:rsidRPr="00FB1A4D">
        <w:rPr>
          <w:rFonts w:ascii="Times New Roman" w:hAnsi="Times New Roman" w:cs="Times New Roman"/>
          <w:i/>
          <w:iCs/>
          <w:color w:val="000000" w:themeColor="text1"/>
          <w:sz w:val="20"/>
          <w:szCs w:val="20"/>
        </w:rPr>
        <w:t>T</w:t>
      </w:r>
      <w:r w:rsidRPr="00FB1A4D">
        <w:rPr>
          <w:rFonts w:ascii="Times New Roman" w:hAnsi="Times New Roman" w:cs="Times New Roman"/>
          <w:i/>
          <w:iCs/>
          <w:color w:val="000000" w:themeColor="text1"/>
          <w:sz w:val="20"/>
          <w:szCs w:val="20"/>
          <w:vertAlign w:val="subscript"/>
        </w:rPr>
        <w:t>s</w:t>
      </w:r>
      <w:r w:rsidRPr="00FB1A4D">
        <w:rPr>
          <w:rFonts w:ascii="Times New Roman" w:hAnsi="Times New Roman" w:cs="Times New Roman"/>
          <w:color w:val="000000" w:themeColor="text1"/>
          <w:sz w:val="20"/>
          <w:szCs w:val="20"/>
        </w:rPr>
        <w:t xml:space="preserve"> = 0.1 for Q2d. In both cases, the initialization process ensures closed</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loop behavior very close to the PI controller</w:t>
      </w:r>
      <w:r>
        <w:rPr>
          <w:rFonts w:ascii="Times New Roman" w:hAnsi="Times New Roman" w:cs="Times New Roman"/>
          <w:color w:val="000000" w:themeColor="text1"/>
          <w:sz w:val="20"/>
          <w:szCs w:val="20"/>
        </w:rPr>
        <w:t>; therefore,</w:t>
      </w:r>
      <w:r w:rsidRPr="00FB1A4D">
        <w:rPr>
          <w:rFonts w:ascii="Times New Roman" w:hAnsi="Times New Roman" w:cs="Times New Roman"/>
          <w:color w:val="000000" w:themeColor="text1"/>
          <w:sz w:val="20"/>
          <w:szCs w:val="20"/>
        </w:rPr>
        <w:t xml:space="preserve"> the switching between the existing PI controller and each of the considered Q-learning controllers is practically </w:t>
      </w:r>
      <w:proofErr w:type="spellStart"/>
      <w:r w:rsidRPr="00FB1A4D">
        <w:rPr>
          <w:rFonts w:ascii="Times New Roman" w:hAnsi="Times New Roman" w:cs="Times New Roman"/>
          <w:color w:val="000000" w:themeColor="text1"/>
          <w:sz w:val="20"/>
          <w:szCs w:val="20"/>
        </w:rPr>
        <w:t>bumpless</w:t>
      </w:r>
      <w:proofErr w:type="spellEnd"/>
      <w:r w:rsidRPr="00FB1A4D">
        <w:rPr>
          <w:rFonts w:ascii="Times New Roman" w:hAnsi="Times New Roman" w:cs="Times New Roman"/>
          <w:color w:val="000000" w:themeColor="text1"/>
          <w:sz w:val="20"/>
          <w:szCs w:val="20"/>
        </w:rPr>
        <w:t xml:space="preserve">. However, after online learning, the differences </w:t>
      </w:r>
      <w:r>
        <w:rPr>
          <w:rFonts w:ascii="Times New Roman" w:hAnsi="Times New Roman" w:cs="Times New Roman"/>
          <w:color w:val="000000" w:themeColor="text1"/>
          <w:sz w:val="20"/>
          <w:szCs w:val="20"/>
        </w:rPr>
        <w:t>between</w:t>
      </w:r>
      <w:r w:rsidRPr="00FB1A4D">
        <w:rPr>
          <w:rFonts w:ascii="Times New Roman" w:hAnsi="Times New Roman" w:cs="Times New Roman"/>
          <w:color w:val="000000" w:themeColor="text1"/>
          <w:sz w:val="20"/>
          <w:szCs w:val="20"/>
        </w:rPr>
        <w:t xml:space="preserve"> both Q-learning controllers </w:t>
      </w:r>
      <w:r>
        <w:rPr>
          <w:rFonts w:ascii="Times New Roman" w:hAnsi="Times New Roman" w:cs="Times New Roman"/>
          <w:color w:val="000000" w:themeColor="text1"/>
          <w:sz w:val="20"/>
          <w:szCs w:val="20"/>
        </w:rPr>
        <w:t>are</w:t>
      </w:r>
      <w:r w:rsidRPr="00FB1A4D">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apparent</w:t>
      </w:r>
      <w:r w:rsidRPr="00FB1A4D">
        <w:rPr>
          <w:rFonts w:ascii="Times New Roman" w:hAnsi="Times New Roman" w:cs="Times New Roman"/>
          <w:color w:val="000000" w:themeColor="text1"/>
          <w:sz w:val="20"/>
          <w:szCs w:val="20"/>
        </w:rPr>
        <w:t xml:space="preserve">. Apart from </w:t>
      </w:r>
      <w:r>
        <w:rPr>
          <w:rFonts w:ascii="Times New Roman" w:hAnsi="Times New Roman" w:cs="Times New Roman"/>
          <w:color w:val="000000" w:themeColor="text1"/>
          <w:sz w:val="20"/>
          <w:szCs w:val="20"/>
        </w:rPr>
        <w:t>a highly substantial</w:t>
      </w:r>
      <w:r w:rsidRPr="00FB1A4D">
        <w:rPr>
          <w:rFonts w:ascii="Times New Roman" w:hAnsi="Times New Roman" w:cs="Times New Roman"/>
          <w:color w:val="000000" w:themeColor="text1"/>
          <w:sz w:val="20"/>
          <w:szCs w:val="20"/>
        </w:rPr>
        <w:t xml:space="preserve"> reduction in the size of </w:t>
      </w:r>
      <w:r>
        <w:rPr>
          <w:rFonts w:ascii="Times New Roman" w:hAnsi="Times New Roman" w:cs="Times New Roman"/>
          <w:color w:val="000000" w:themeColor="text1"/>
          <w:sz w:val="20"/>
          <w:szCs w:val="20"/>
        </w:rPr>
        <w:t xml:space="preserve">the </w:t>
      </w:r>
      <w:r w:rsidRPr="00FB1A4D">
        <w:rPr>
          <w:rFonts w:ascii="Times New Roman" w:hAnsi="Times New Roman" w:cs="Times New Roman"/>
          <w:color w:val="000000" w:themeColor="text1"/>
          <w:sz w:val="20"/>
          <w:szCs w:val="20"/>
        </w:rPr>
        <w:t xml:space="preserve">Q-matrix for </w:t>
      </w:r>
      <w:r>
        <w:rPr>
          <w:rFonts w:ascii="Times New Roman" w:hAnsi="Times New Roman" w:cs="Times New Roman"/>
          <w:color w:val="000000" w:themeColor="text1"/>
          <w:sz w:val="20"/>
          <w:szCs w:val="20"/>
        </w:rPr>
        <w:t xml:space="preserve">the </w:t>
      </w:r>
      <w:r w:rsidRPr="00FB1A4D">
        <w:rPr>
          <w:rFonts w:ascii="Times New Roman" w:hAnsi="Times New Roman" w:cs="Times New Roman"/>
          <w:color w:val="000000" w:themeColor="text1"/>
          <w:sz w:val="20"/>
          <w:szCs w:val="20"/>
        </w:rPr>
        <w:t>Q2d</w:t>
      </w:r>
      <w:r>
        <w:rPr>
          <w:rFonts w:ascii="Times New Roman" w:hAnsi="Times New Roman" w:cs="Times New Roman"/>
          <w:color w:val="000000" w:themeColor="text1"/>
          <w:sz w:val="20"/>
          <w:szCs w:val="20"/>
        </w:rPr>
        <w:t xml:space="preserve"> method</w:t>
      </w:r>
      <w:r w:rsidRPr="00FB1A4D">
        <w:rPr>
          <w:rFonts w:ascii="Times New Roman" w:hAnsi="Times New Roman" w:cs="Times New Roman"/>
          <w:color w:val="000000" w:themeColor="text1"/>
          <w:sz w:val="20"/>
          <w:szCs w:val="20"/>
        </w:rPr>
        <w:t>, it ensures faster learning that leads to very good closed loop performance after 5000 learning epochs. Namely, tracking matches assumer reference trajectory v</w:t>
      </w:r>
      <w:r>
        <w:rPr>
          <w:rFonts w:ascii="Times New Roman" w:hAnsi="Times New Roman" w:cs="Times New Roman"/>
          <w:color w:val="000000" w:themeColor="text1"/>
          <w:sz w:val="20"/>
          <w:szCs w:val="20"/>
        </w:rPr>
        <w:t>e</w:t>
      </w:r>
      <w:r w:rsidRPr="00FB1A4D">
        <w:rPr>
          <w:rFonts w:ascii="Times New Roman" w:hAnsi="Times New Roman" w:cs="Times New Roman"/>
          <w:color w:val="000000" w:themeColor="text1"/>
          <w:sz w:val="20"/>
          <w:szCs w:val="20"/>
        </w:rPr>
        <w:t>ry accurately</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while disturbance rejection is also very good, in terms of </w:t>
      </w:r>
      <w:r>
        <w:rPr>
          <w:rFonts w:ascii="Times New Roman" w:hAnsi="Times New Roman" w:cs="Times New Roman"/>
          <w:color w:val="000000" w:themeColor="text1"/>
          <w:sz w:val="20"/>
          <w:szCs w:val="20"/>
        </w:rPr>
        <w:t xml:space="preserve">a </w:t>
      </w:r>
      <w:r w:rsidRPr="00FB1A4D">
        <w:rPr>
          <w:rFonts w:ascii="Times New Roman" w:hAnsi="Times New Roman" w:cs="Times New Roman"/>
          <w:color w:val="000000" w:themeColor="text1"/>
          <w:sz w:val="20"/>
          <w:szCs w:val="20"/>
        </w:rPr>
        <w:t>very significant reduction of both overregulation and regulation time. At the same time, after the same number of learning epochs, tracking significantly improves</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but the disturbance rejection is clearly improved only </w:t>
      </w:r>
      <w:r>
        <w:rPr>
          <w:rFonts w:ascii="Times New Roman" w:hAnsi="Times New Roman" w:cs="Times New Roman"/>
          <w:color w:val="000000" w:themeColor="text1"/>
          <w:sz w:val="20"/>
          <w:szCs w:val="20"/>
        </w:rPr>
        <w:t xml:space="preserve">for </w:t>
      </w:r>
      <w:r w:rsidRPr="00FB1A4D">
        <w:rPr>
          <w:rFonts w:ascii="Times New Roman" w:hAnsi="Times New Roman" w:cs="Times New Roman"/>
          <w:color w:val="000000" w:themeColor="text1"/>
          <w:sz w:val="20"/>
          <w:szCs w:val="20"/>
        </w:rPr>
        <w:t xml:space="preserve">regulation time, without any reduction of </w:t>
      </w:r>
      <w:proofErr w:type="spellStart"/>
      <w:r w:rsidRPr="00FB1A4D">
        <w:rPr>
          <w:rFonts w:ascii="Times New Roman" w:hAnsi="Times New Roman" w:cs="Times New Roman"/>
          <w:color w:val="000000" w:themeColor="text1"/>
          <w:sz w:val="20"/>
          <w:szCs w:val="20"/>
        </w:rPr>
        <w:t>overregulations</w:t>
      </w:r>
      <w:proofErr w:type="spellEnd"/>
      <w:r w:rsidRPr="00FB1A4D">
        <w:rPr>
          <w:rFonts w:ascii="Times New Roman" w:hAnsi="Times New Roman" w:cs="Times New Roman"/>
          <w:color w:val="000000" w:themeColor="text1"/>
          <w:sz w:val="20"/>
          <w:szCs w:val="20"/>
        </w:rPr>
        <w:t>.</w:t>
      </w:r>
    </w:p>
    <w:p w14:paraId="38777102" w14:textId="77777777" w:rsidR="001432D2" w:rsidRDefault="001432D2">
      <w:pPr>
        <w:rPr>
          <w:rFonts w:ascii="Times New Roman" w:hAnsi="Times New Roman" w:cs="Times New Roman"/>
          <w:sz w:val="20"/>
          <w:szCs w:val="20"/>
        </w:rPr>
      </w:pPr>
      <w:r>
        <w:rPr>
          <w:rFonts w:ascii="Times New Roman" w:hAnsi="Times New Roman" w:cs="Times New Roman"/>
          <w:sz w:val="20"/>
          <w:szCs w:val="20"/>
        </w:rPr>
        <w:br w:type="page"/>
      </w:r>
    </w:p>
    <w:p w14:paraId="6CBBF358" w14:textId="71B1E151" w:rsidR="00AD3A7C" w:rsidRDefault="00AD3A7C" w:rsidP="00AD3A7C">
      <w:pPr>
        <w:spacing w:after="0"/>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t>A.</w:t>
      </w:r>
    </w:p>
    <w:p w14:paraId="38777103" w14:textId="65C5B4F4" w:rsidR="00FB1A4D" w:rsidRDefault="00FB1A4D" w:rsidP="00FB1A4D">
      <w:pPr>
        <w:jc w:val="center"/>
        <w:rPr>
          <w:rFonts w:ascii="Times New Roman" w:hAnsi="Times New Roman" w:cs="Times New Roman"/>
          <w:sz w:val="20"/>
          <w:szCs w:val="20"/>
        </w:rPr>
      </w:pPr>
      <w:r w:rsidRPr="00AD3A7C">
        <w:rPr>
          <w:rFonts w:ascii="Times New Roman" w:hAnsi="Times New Roman" w:cs="Times New Roman"/>
          <w:noProof/>
          <w:sz w:val="20"/>
          <w:szCs w:val="20"/>
        </w:rPr>
        <w:drawing>
          <wp:inline distT="0" distB="0" distL="0" distR="0" wp14:anchorId="387771EE" wp14:editId="387771EF">
            <wp:extent cx="3200400" cy="1927064"/>
            <wp:effectExtent l="0" t="0" r="0"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397" t="5643" r="8789" b="795"/>
                    <a:stretch/>
                  </pic:blipFill>
                  <pic:spPr bwMode="auto">
                    <a:xfrm>
                      <a:off x="0" y="0"/>
                      <a:ext cx="3200400" cy="1927064"/>
                    </a:xfrm>
                    <a:prstGeom prst="rect">
                      <a:avLst/>
                    </a:prstGeom>
                    <a:noFill/>
                    <a:ln>
                      <a:noFill/>
                    </a:ln>
                    <a:extLst>
                      <a:ext uri="{53640926-AAD7-44D8-BBD7-CCE9431645EC}">
                        <a14:shadowObscured xmlns:a14="http://schemas.microsoft.com/office/drawing/2010/main"/>
                      </a:ext>
                    </a:extLst>
                  </pic:spPr>
                </pic:pic>
              </a:graphicData>
            </a:graphic>
          </wp:inline>
        </w:drawing>
      </w:r>
    </w:p>
    <w:p w14:paraId="24BDF822" w14:textId="5BB11201" w:rsidR="00AD3A7C" w:rsidRPr="00AD3A7C" w:rsidRDefault="00AD3A7C" w:rsidP="00AD3A7C">
      <w:pPr>
        <w:spacing w:after="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B.</w:t>
      </w:r>
    </w:p>
    <w:p w14:paraId="38777104" w14:textId="77777777" w:rsidR="00FB1A4D" w:rsidRPr="00FB1A4D" w:rsidRDefault="00FB1A4D" w:rsidP="00FB1A4D">
      <w:pPr>
        <w:jc w:val="center"/>
        <w:rPr>
          <w:rFonts w:ascii="Times New Roman" w:hAnsi="Times New Roman" w:cs="Times New Roman"/>
          <w:noProof/>
          <w:sz w:val="20"/>
          <w:szCs w:val="20"/>
        </w:rPr>
      </w:pPr>
      <w:r w:rsidRPr="00FB1A4D">
        <w:rPr>
          <w:rFonts w:ascii="Times New Roman" w:hAnsi="Times New Roman" w:cs="Times New Roman"/>
          <w:noProof/>
          <w:sz w:val="20"/>
          <w:szCs w:val="20"/>
        </w:rPr>
        <w:drawing>
          <wp:inline distT="0" distB="0" distL="0" distR="0" wp14:anchorId="387771F0" wp14:editId="387771F1">
            <wp:extent cx="3200400" cy="1942907"/>
            <wp:effectExtent l="0" t="0" r="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516" t="4993" r="8789" b="807"/>
                    <a:stretch/>
                  </pic:blipFill>
                  <pic:spPr bwMode="auto">
                    <a:xfrm>
                      <a:off x="0" y="0"/>
                      <a:ext cx="3200400" cy="1942907"/>
                    </a:xfrm>
                    <a:prstGeom prst="rect">
                      <a:avLst/>
                    </a:prstGeom>
                    <a:noFill/>
                    <a:ln>
                      <a:noFill/>
                    </a:ln>
                    <a:extLst>
                      <a:ext uri="{53640926-AAD7-44D8-BBD7-CCE9431645EC}">
                        <a14:shadowObscured xmlns:a14="http://schemas.microsoft.com/office/drawing/2010/main"/>
                      </a:ext>
                    </a:extLst>
                  </pic:spPr>
                </pic:pic>
              </a:graphicData>
            </a:graphic>
          </wp:inline>
        </w:drawing>
      </w:r>
    </w:p>
    <w:p w14:paraId="38777105" w14:textId="7D38C515" w:rsidR="00FB1A4D" w:rsidRPr="00FB1A4D" w:rsidRDefault="00FB1A4D" w:rsidP="00FB1A4D">
      <w:pPr>
        <w:pStyle w:val="wykresy"/>
        <w:spacing w:before="0" w:line="276" w:lineRule="auto"/>
        <w:ind w:firstLine="0"/>
        <w:rPr>
          <w:color w:val="000000" w:themeColor="text1"/>
          <w:sz w:val="20"/>
          <w:szCs w:val="20"/>
        </w:rPr>
      </w:pPr>
      <w:r w:rsidRPr="00FB1A4D">
        <w:rPr>
          <w:color w:val="000000" w:themeColor="text1"/>
          <w:sz w:val="20"/>
          <w:szCs w:val="20"/>
        </w:rPr>
        <w:t xml:space="preserve">Fig. 3. </w:t>
      </w:r>
      <w:r w:rsidR="00EC085A" w:rsidRPr="00FB1A4D">
        <w:rPr>
          <w:color w:val="000000" w:themeColor="text1"/>
          <w:sz w:val="20"/>
          <w:szCs w:val="20"/>
        </w:rPr>
        <w:t xml:space="preserve">Comparison of </w:t>
      </w:r>
      <w:r w:rsidR="00EC085A">
        <w:rPr>
          <w:color w:val="000000" w:themeColor="text1"/>
          <w:sz w:val="20"/>
          <w:szCs w:val="20"/>
        </w:rPr>
        <w:t xml:space="preserve">the </w:t>
      </w:r>
      <w:r w:rsidR="00EC085A" w:rsidRPr="00FB1A4D">
        <w:rPr>
          <w:color w:val="000000" w:themeColor="text1"/>
          <w:sz w:val="20"/>
          <w:szCs w:val="20"/>
        </w:rPr>
        <w:t>Q3d (</w:t>
      </w:r>
      <w:r w:rsidR="00AD3A7C">
        <w:rPr>
          <w:color w:val="000000" w:themeColor="text1"/>
          <w:sz w:val="20"/>
          <w:szCs w:val="20"/>
        </w:rPr>
        <w:t>diagram A</w:t>
      </w:r>
      <w:r w:rsidR="00EC085A" w:rsidRPr="00FB1A4D">
        <w:rPr>
          <w:color w:val="000000" w:themeColor="text1"/>
          <w:sz w:val="20"/>
          <w:szCs w:val="20"/>
        </w:rPr>
        <w:t>) and Q2d (</w:t>
      </w:r>
      <w:r w:rsidR="00AD3A7C">
        <w:rPr>
          <w:color w:val="000000" w:themeColor="text1"/>
          <w:sz w:val="20"/>
          <w:szCs w:val="20"/>
        </w:rPr>
        <w:t>diagram B</w:t>
      </w:r>
      <w:r w:rsidR="00EC085A" w:rsidRPr="00FB1A4D">
        <w:rPr>
          <w:color w:val="000000" w:themeColor="text1"/>
          <w:sz w:val="20"/>
          <w:szCs w:val="20"/>
        </w:rPr>
        <w:t xml:space="preserve">) </w:t>
      </w:r>
      <w:r w:rsidR="00EC085A">
        <w:rPr>
          <w:color w:val="000000" w:themeColor="text1"/>
          <w:sz w:val="20"/>
          <w:szCs w:val="20"/>
        </w:rPr>
        <w:t xml:space="preserve">approaches </w:t>
      </w:r>
      <w:r w:rsidR="00EC085A" w:rsidRPr="00FB1A4D">
        <w:rPr>
          <w:color w:val="000000" w:themeColor="text1"/>
          <w:sz w:val="20"/>
          <w:szCs w:val="20"/>
        </w:rPr>
        <w:t xml:space="preserve">for </w:t>
      </w:r>
      <w:r w:rsidR="00EC085A">
        <w:rPr>
          <w:color w:val="000000" w:themeColor="text1"/>
          <w:sz w:val="20"/>
          <w:szCs w:val="20"/>
        </w:rPr>
        <w:t xml:space="preserve">a </w:t>
      </w:r>
      <w:r w:rsidR="00EC085A" w:rsidRPr="00FB1A4D">
        <w:rPr>
          <w:i/>
          <w:iCs w:val="0"/>
          <w:color w:val="000000" w:themeColor="text1"/>
          <w:sz w:val="20"/>
          <w:szCs w:val="20"/>
        </w:rPr>
        <w:t>K</w:t>
      </w:r>
      <w:r w:rsidR="00EC085A" w:rsidRPr="00BF7FE7">
        <w:rPr>
          <w:color w:val="000000" w:themeColor="text1"/>
          <w:sz w:val="20"/>
          <w:vertAlign w:val="subscript"/>
        </w:rPr>
        <w:t>1</w:t>
      </w:r>
      <w:r w:rsidR="00EC085A" w:rsidRPr="00FB1A4D">
        <w:rPr>
          <w:color w:val="000000" w:themeColor="text1"/>
          <w:sz w:val="20"/>
          <w:szCs w:val="20"/>
        </w:rPr>
        <w:t xml:space="preserve"> process after 5000 learning epochs. QwL represents the respective Q-learning algorithm </w:t>
      </w:r>
      <w:r w:rsidR="00EC085A">
        <w:rPr>
          <w:color w:val="000000" w:themeColor="text1"/>
          <w:sz w:val="20"/>
          <w:szCs w:val="20"/>
        </w:rPr>
        <w:t xml:space="preserve">that is </w:t>
      </w:r>
      <w:r w:rsidR="00EC085A" w:rsidRPr="00FB1A4D">
        <w:rPr>
          <w:color w:val="000000" w:themeColor="text1"/>
          <w:sz w:val="20"/>
          <w:szCs w:val="20"/>
        </w:rPr>
        <w:t>initialized based on PI tunings and QL performance after 5000 epochs of learning.</w:t>
      </w:r>
    </w:p>
    <w:p w14:paraId="38777106" w14:textId="77777777" w:rsidR="00FB1A4D" w:rsidRPr="00FB1A4D" w:rsidRDefault="00FB1A4D" w:rsidP="00FB1A4D">
      <w:pPr>
        <w:jc w:val="both"/>
        <w:rPr>
          <w:rFonts w:ascii="Times New Roman" w:hAnsi="Times New Roman" w:cs="Times New Roman"/>
          <w:color w:val="000000" w:themeColor="text1"/>
          <w:sz w:val="20"/>
          <w:szCs w:val="20"/>
        </w:rPr>
      </w:pPr>
    </w:p>
    <w:p w14:paraId="38777107" w14:textId="77777777" w:rsidR="00EC085A" w:rsidRPr="00FB1A4D" w:rsidRDefault="00EC085A" w:rsidP="00EC085A">
      <w:pPr>
        <w:jc w:val="both"/>
        <w:rPr>
          <w:rFonts w:ascii="Times New Roman" w:hAnsi="Times New Roman" w:cs="Times New Roman"/>
          <w:color w:val="000000" w:themeColor="text1"/>
          <w:sz w:val="20"/>
          <w:szCs w:val="20"/>
        </w:rPr>
      </w:pPr>
      <w:r w:rsidRPr="00FB1A4D">
        <w:rPr>
          <w:rFonts w:ascii="Times New Roman" w:hAnsi="Times New Roman" w:cs="Times New Roman"/>
          <w:color w:val="000000" w:themeColor="text1"/>
          <w:sz w:val="20"/>
          <w:szCs w:val="20"/>
        </w:rPr>
        <w:t xml:space="preserve">These conclusions are further confirmed by the changes </w:t>
      </w:r>
      <w:r>
        <w:rPr>
          <w:rFonts w:ascii="Times New Roman" w:hAnsi="Times New Roman" w:cs="Times New Roman"/>
          <w:color w:val="000000" w:themeColor="text1"/>
          <w:sz w:val="20"/>
          <w:szCs w:val="20"/>
        </w:rPr>
        <w:t>in</w:t>
      </w:r>
      <w:r w:rsidRPr="00FB1A4D">
        <w:rPr>
          <w:rFonts w:ascii="Times New Roman" w:hAnsi="Times New Roman" w:cs="Times New Roman"/>
          <w:color w:val="000000" w:themeColor="text1"/>
          <w:sz w:val="20"/>
          <w:szCs w:val="20"/>
        </w:rPr>
        <w:t xml:space="preserve"> the normalized increment of the norm </w:t>
      </w:r>
      <w:r w:rsidRPr="00BF7FE7">
        <w:rPr>
          <w:rFonts w:ascii="Times New Roman" w:hAnsi="Times New Roman"/>
          <w:color w:val="000000" w:themeColor="text1"/>
          <w:sz w:val="20"/>
        </w:rPr>
        <w:t>Δ</w:t>
      </w:r>
      <w:r w:rsidRPr="00FB1A4D">
        <w:rPr>
          <w:rFonts w:ascii="Times New Roman" w:hAnsi="Times New Roman" w:cs="Times New Roman"/>
          <w:i/>
          <w:iCs/>
          <w:color w:val="000000" w:themeColor="text1"/>
          <w:sz w:val="20"/>
          <w:szCs w:val="20"/>
          <w:vertAlign w:val="subscript"/>
        </w:rPr>
        <w:t>N</w:t>
      </w:r>
      <w:r w:rsidRPr="00FB1A4D">
        <w:rPr>
          <w:rFonts w:ascii="Times New Roman" w:hAnsi="Times New Roman" w:cs="Times New Roman"/>
          <w:color w:val="000000" w:themeColor="text1"/>
          <w:sz w:val="20"/>
          <w:szCs w:val="20"/>
        </w:rPr>
        <w:t xml:space="preserve"> of </w:t>
      </w:r>
      <w:r>
        <w:rPr>
          <w:rFonts w:ascii="Times New Roman" w:hAnsi="Times New Roman" w:cs="Times New Roman"/>
          <w:color w:val="000000" w:themeColor="text1"/>
          <w:sz w:val="20"/>
          <w:szCs w:val="20"/>
        </w:rPr>
        <w:t xml:space="preserve">the </w:t>
      </w:r>
      <w:r w:rsidRPr="00FB1A4D">
        <w:rPr>
          <w:rFonts w:ascii="Times New Roman" w:hAnsi="Times New Roman" w:cs="Times New Roman"/>
          <w:color w:val="000000" w:themeColor="text1"/>
          <w:sz w:val="20"/>
          <w:szCs w:val="20"/>
        </w:rPr>
        <w:t xml:space="preserve">Q-matrices for </w:t>
      </w:r>
      <w:r>
        <w:rPr>
          <w:rFonts w:ascii="Times New Roman" w:hAnsi="Times New Roman" w:cs="Times New Roman"/>
          <w:color w:val="000000" w:themeColor="text1"/>
          <w:sz w:val="20"/>
          <w:szCs w:val="20"/>
        </w:rPr>
        <w:t xml:space="preserve">the </w:t>
      </w:r>
      <w:r w:rsidRPr="00FB1A4D">
        <w:rPr>
          <w:rFonts w:ascii="Times New Roman" w:hAnsi="Times New Roman" w:cs="Times New Roman"/>
          <w:color w:val="000000" w:themeColor="text1"/>
          <w:sz w:val="20"/>
          <w:szCs w:val="20"/>
        </w:rPr>
        <w:t>Q3d and Q2d</w:t>
      </w:r>
      <w:r>
        <w:rPr>
          <w:rFonts w:ascii="Times New Roman" w:hAnsi="Times New Roman" w:cs="Times New Roman"/>
          <w:color w:val="000000" w:themeColor="text1"/>
          <w:sz w:val="20"/>
          <w:szCs w:val="20"/>
        </w:rPr>
        <w:t xml:space="preserve"> approaches</w:t>
      </w:r>
      <w:r w:rsidRPr="00FB1A4D">
        <w:rPr>
          <w:rFonts w:ascii="Times New Roman" w:hAnsi="Times New Roman" w:cs="Times New Roman"/>
          <w:color w:val="000000" w:themeColor="text1"/>
          <w:sz w:val="20"/>
          <w:szCs w:val="20"/>
        </w:rPr>
        <w:t>, presented in Fig. 4. This increment is calculated every 100 learning epochs as:</w:t>
      </w:r>
    </w:p>
    <w:p w14:paraId="38777108" w14:textId="77777777" w:rsidR="00EC085A" w:rsidRPr="00FB1A4D" w:rsidRDefault="00FB3076" w:rsidP="00EC085A">
      <w:pPr>
        <w:jc w:val="right"/>
        <w:rPr>
          <w:rFonts w:ascii="Times New Roman" w:hAnsi="Times New Roman" w:cs="Times New Roman"/>
          <w:color w:val="000000" w:themeColor="text1"/>
          <w:sz w:val="20"/>
          <w:szCs w:val="20"/>
        </w:rPr>
      </w:pPr>
      <m:oMath>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m:t>
            </m:r>
          </m:e>
          <m:sub>
            <m:r>
              <w:rPr>
                <w:rFonts w:ascii="Cambria Math" w:hAnsi="Cambria Math" w:cs="Times New Roman"/>
                <w:color w:val="000000" w:themeColor="text1"/>
                <w:sz w:val="20"/>
                <w:szCs w:val="20"/>
              </w:rPr>
              <m:t>N</m:t>
            </m:r>
          </m:sub>
        </m:sSub>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n</m:t>
            </m:r>
          </m:e>
        </m:d>
        <m:r>
          <w:rPr>
            <w:rFonts w:ascii="Cambria Math" w:hAnsi="Cambria Math" w:cs="Times New Roman"/>
            <w:color w:val="000000" w:themeColor="text1"/>
            <w:sz w:val="20"/>
            <w:szCs w:val="20"/>
          </w:rPr>
          <m:t>=</m:t>
        </m:r>
        <m:d>
          <m:dPr>
            <m:begChr m:val="|"/>
            <m:endChr m:val="|"/>
            <m:ctrlPr>
              <w:rPr>
                <w:rFonts w:ascii="Cambria Math" w:hAnsi="Cambria Math" w:cs="Times New Roman"/>
                <w:i/>
                <w:color w:val="000000" w:themeColor="text1"/>
                <w:sz w:val="20"/>
                <w:szCs w:val="20"/>
              </w:rPr>
            </m:ctrlPr>
          </m:dPr>
          <m:e>
            <m:f>
              <m:fPr>
                <m:ctrlPr>
                  <w:rPr>
                    <w:rFonts w:ascii="Cambria Math" w:hAnsi="Cambria Math" w:cs="Times New Roman"/>
                    <w:i/>
                    <w:color w:val="000000" w:themeColor="text1"/>
                    <w:sz w:val="20"/>
                    <w:szCs w:val="20"/>
                  </w:rPr>
                </m:ctrlPr>
              </m:fPr>
              <m:num>
                <m:sSub>
                  <m:sSubPr>
                    <m:ctrlPr>
                      <w:rPr>
                        <w:rFonts w:ascii="Cambria Math" w:hAnsi="Cambria Math" w:cs="Times New Roman"/>
                        <w:i/>
                        <w:color w:val="000000" w:themeColor="text1"/>
                        <w:sz w:val="20"/>
                        <w:szCs w:val="20"/>
                      </w:rPr>
                    </m:ctrlPr>
                  </m:sSubPr>
                  <m:e>
                    <m:d>
                      <m:dPr>
                        <m:begChr m:val="‖"/>
                        <m:endChr m:val="‖"/>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Q</m:t>
                        </m:r>
                      </m:e>
                    </m:d>
                  </m:e>
                  <m:sub>
                    <m:r>
                      <w:rPr>
                        <w:rFonts w:ascii="Cambria Math" w:hAnsi="Cambria Math" w:cs="Times New Roman"/>
                        <w:color w:val="000000" w:themeColor="text1"/>
                        <w:sz w:val="20"/>
                        <w:szCs w:val="20"/>
                      </w:rPr>
                      <m:t>2</m:t>
                    </m:r>
                  </m:sub>
                </m:sSub>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n</m:t>
                    </m:r>
                  </m:e>
                </m:d>
                <m:r>
                  <w:rPr>
                    <w:rFonts w:ascii="Cambria Math" w:hAnsi="Cambria Math" w:cs="Times New Roman"/>
                    <w:color w:val="000000" w:themeColor="text1"/>
                    <w:sz w:val="20"/>
                    <w:szCs w:val="20"/>
                  </w:rPr>
                  <m:t>-</m:t>
                </m:r>
                <m:sSub>
                  <m:sSubPr>
                    <m:ctrlPr>
                      <w:rPr>
                        <w:rFonts w:ascii="Cambria Math" w:hAnsi="Cambria Math" w:cs="Times New Roman"/>
                        <w:i/>
                        <w:color w:val="000000" w:themeColor="text1"/>
                        <w:sz w:val="20"/>
                        <w:szCs w:val="20"/>
                      </w:rPr>
                    </m:ctrlPr>
                  </m:sSubPr>
                  <m:e>
                    <m:d>
                      <m:dPr>
                        <m:begChr m:val="‖"/>
                        <m:endChr m:val="‖"/>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Q</m:t>
                        </m:r>
                      </m:e>
                    </m:d>
                  </m:e>
                  <m:sub>
                    <m:r>
                      <w:rPr>
                        <w:rFonts w:ascii="Cambria Math" w:hAnsi="Cambria Math" w:cs="Times New Roman"/>
                        <w:color w:val="000000" w:themeColor="text1"/>
                        <w:sz w:val="20"/>
                        <w:szCs w:val="20"/>
                      </w:rPr>
                      <m:t>2</m:t>
                    </m:r>
                  </m:sub>
                </m:sSub>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n-100</m:t>
                    </m:r>
                  </m:e>
                </m:d>
              </m:num>
              <m:den>
                <m:sSub>
                  <m:sSubPr>
                    <m:ctrlPr>
                      <w:rPr>
                        <w:rFonts w:ascii="Cambria Math" w:hAnsi="Cambria Math" w:cs="Times New Roman"/>
                        <w:i/>
                        <w:color w:val="000000" w:themeColor="text1"/>
                        <w:sz w:val="20"/>
                        <w:szCs w:val="20"/>
                      </w:rPr>
                    </m:ctrlPr>
                  </m:sSubPr>
                  <m:e>
                    <m:d>
                      <m:dPr>
                        <m:begChr m:val="‖"/>
                        <m:endChr m:val="‖"/>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Q</m:t>
                        </m:r>
                      </m:e>
                    </m:d>
                  </m:e>
                  <m:sub>
                    <m:r>
                      <w:rPr>
                        <w:rFonts w:ascii="Cambria Math" w:hAnsi="Cambria Math" w:cs="Times New Roman"/>
                        <w:color w:val="000000" w:themeColor="text1"/>
                        <w:sz w:val="20"/>
                        <w:szCs w:val="20"/>
                      </w:rPr>
                      <m:t>2</m:t>
                    </m:r>
                  </m:sub>
                </m:sSub>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100</m:t>
                    </m:r>
                  </m:e>
                </m:d>
                <m:r>
                  <w:rPr>
                    <w:rFonts w:ascii="Cambria Math" w:hAnsi="Cambria Math" w:cs="Times New Roman"/>
                    <w:color w:val="000000" w:themeColor="text1"/>
                    <w:sz w:val="20"/>
                    <w:szCs w:val="20"/>
                  </w:rPr>
                  <m:t>-</m:t>
                </m:r>
                <m:sSub>
                  <m:sSubPr>
                    <m:ctrlPr>
                      <w:rPr>
                        <w:rFonts w:ascii="Cambria Math" w:hAnsi="Cambria Math" w:cs="Times New Roman"/>
                        <w:i/>
                        <w:color w:val="000000" w:themeColor="text1"/>
                        <w:sz w:val="20"/>
                        <w:szCs w:val="20"/>
                      </w:rPr>
                    </m:ctrlPr>
                  </m:sSubPr>
                  <m:e>
                    <m:d>
                      <m:dPr>
                        <m:begChr m:val="‖"/>
                        <m:endChr m:val="‖"/>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Q</m:t>
                        </m:r>
                      </m:e>
                    </m:d>
                  </m:e>
                  <m:sub>
                    <m:r>
                      <w:rPr>
                        <w:rFonts w:ascii="Cambria Math" w:hAnsi="Cambria Math" w:cs="Times New Roman"/>
                        <w:color w:val="000000" w:themeColor="text1"/>
                        <w:sz w:val="20"/>
                        <w:szCs w:val="20"/>
                      </w:rPr>
                      <m:t>2</m:t>
                    </m:r>
                  </m:sub>
                </m:sSub>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0</m:t>
                    </m:r>
                  </m:e>
                </m:d>
              </m:den>
            </m:f>
          </m:e>
        </m:d>
      </m:oMath>
      <w:r w:rsidR="00EC085A" w:rsidRPr="00FB1A4D">
        <w:rPr>
          <w:rFonts w:ascii="Times New Roman" w:hAnsi="Times New Roman" w:cs="Times New Roman"/>
          <w:color w:val="000000" w:themeColor="text1"/>
          <w:sz w:val="20"/>
          <w:szCs w:val="20"/>
        </w:rPr>
        <w:t>,</w:t>
      </w:r>
      <w:r w:rsidR="00EC085A" w:rsidRPr="00FB1A4D">
        <w:rPr>
          <w:rFonts w:ascii="Times New Roman" w:hAnsi="Times New Roman" w:cs="Times New Roman"/>
          <w:color w:val="000000" w:themeColor="text1"/>
          <w:sz w:val="20"/>
          <w:szCs w:val="20"/>
        </w:rPr>
        <w:tab/>
      </w:r>
      <w:r w:rsidR="00EC085A" w:rsidRPr="00FB1A4D">
        <w:rPr>
          <w:rFonts w:ascii="Times New Roman" w:hAnsi="Times New Roman" w:cs="Times New Roman"/>
          <w:color w:val="000000" w:themeColor="text1"/>
          <w:sz w:val="20"/>
          <w:szCs w:val="20"/>
        </w:rPr>
        <w:tab/>
      </w:r>
      <w:r w:rsidR="00EC085A" w:rsidRPr="00FB1A4D">
        <w:rPr>
          <w:rFonts w:ascii="Times New Roman" w:hAnsi="Times New Roman" w:cs="Times New Roman"/>
          <w:color w:val="000000" w:themeColor="text1"/>
          <w:sz w:val="20"/>
          <w:szCs w:val="20"/>
        </w:rPr>
        <w:tab/>
      </w:r>
      <w:r w:rsidR="00EC085A" w:rsidRPr="00FB1A4D">
        <w:rPr>
          <w:rFonts w:ascii="Times New Roman" w:hAnsi="Times New Roman" w:cs="Times New Roman"/>
          <w:color w:val="000000" w:themeColor="text1"/>
          <w:sz w:val="20"/>
          <w:szCs w:val="20"/>
        </w:rPr>
        <w:tab/>
      </w:r>
      <w:r w:rsidR="00EC085A" w:rsidRPr="00FB1A4D">
        <w:rPr>
          <w:rFonts w:ascii="Times New Roman" w:hAnsi="Times New Roman" w:cs="Times New Roman"/>
          <w:color w:val="000000" w:themeColor="text1"/>
          <w:sz w:val="20"/>
          <w:szCs w:val="20"/>
        </w:rPr>
        <w:tab/>
        <w:t>(9)</w:t>
      </w:r>
    </w:p>
    <w:p w14:paraId="38777109" w14:textId="77777777" w:rsidR="00EC085A" w:rsidRPr="00FB1A4D" w:rsidRDefault="00EC085A" w:rsidP="00EC085A">
      <w:pPr>
        <w:jc w:val="both"/>
        <w:rPr>
          <w:rFonts w:ascii="Times New Roman" w:hAnsi="Times New Roman" w:cs="Times New Roman"/>
          <w:color w:val="000000" w:themeColor="text1"/>
          <w:sz w:val="20"/>
          <w:szCs w:val="20"/>
        </w:rPr>
      </w:pPr>
      <w:r w:rsidRPr="00FB1A4D">
        <w:rPr>
          <w:rFonts w:ascii="Times New Roman" w:hAnsi="Times New Roman" w:cs="Times New Roman"/>
          <w:color w:val="000000" w:themeColor="text1"/>
          <w:sz w:val="20"/>
          <w:szCs w:val="20"/>
        </w:rPr>
        <w:t xml:space="preserve">where </w:t>
      </w:r>
      <m:oMath>
        <m:sSub>
          <m:sSubPr>
            <m:ctrlPr>
              <w:rPr>
                <w:rFonts w:ascii="Cambria Math" w:hAnsi="Cambria Math" w:cs="Times New Roman"/>
                <w:i/>
                <w:color w:val="000000" w:themeColor="text1"/>
                <w:sz w:val="20"/>
                <w:szCs w:val="20"/>
              </w:rPr>
            </m:ctrlPr>
          </m:sSubPr>
          <m:e>
            <m:d>
              <m:dPr>
                <m:begChr m:val="‖"/>
                <m:endChr m:val="‖"/>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Q</m:t>
                </m:r>
              </m:e>
            </m:d>
          </m:e>
          <m:sub>
            <m:r>
              <w:rPr>
                <w:rFonts w:ascii="Cambria Math" w:hAnsi="Cambria Math" w:cs="Times New Roman"/>
                <w:color w:val="000000" w:themeColor="text1"/>
                <w:sz w:val="20"/>
                <w:szCs w:val="20"/>
              </w:rPr>
              <m:t>2</m:t>
            </m:r>
          </m:sub>
        </m:sSub>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n</m:t>
            </m:r>
          </m:e>
        </m:d>
      </m:oMath>
      <w:r w:rsidRPr="00FB1A4D">
        <w:rPr>
          <w:rFonts w:ascii="Times New Roman" w:hAnsi="Times New Roman" w:cs="Times New Roman"/>
          <w:color w:val="000000" w:themeColor="text1"/>
          <w:sz w:val="20"/>
          <w:szCs w:val="20"/>
        </w:rPr>
        <w:t xml:space="preserve"> denote</w:t>
      </w:r>
      <w:r>
        <w:rPr>
          <w:rFonts w:ascii="Times New Roman" w:hAnsi="Times New Roman" w:cs="Times New Roman"/>
          <w:color w:val="000000" w:themeColor="text1"/>
          <w:sz w:val="20"/>
          <w:szCs w:val="20"/>
        </w:rPr>
        <w:t>s</w:t>
      </w:r>
      <w:r w:rsidRPr="00FB1A4D">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 xml:space="preserve">the </w:t>
      </w:r>
      <w:r w:rsidRPr="00FB1A4D">
        <w:rPr>
          <w:rFonts w:ascii="Times New Roman" w:hAnsi="Times New Roman" w:cs="Times New Roman"/>
          <w:color w:val="000000" w:themeColor="text1"/>
          <w:sz w:val="20"/>
          <w:szCs w:val="20"/>
        </w:rPr>
        <w:t xml:space="preserve">2-norm of the Q-matrix (for Q3d, </w:t>
      </w:r>
      <w:r>
        <w:rPr>
          <w:rFonts w:ascii="Times New Roman" w:hAnsi="Times New Roman" w:cs="Times New Roman"/>
          <w:color w:val="000000" w:themeColor="text1"/>
          <w:sz w:val="20"/>
          <w:szCs w:val="20"/>
        </w:rPr>
        <w:t xml:space="preserve">this is </w:t>
      </w:r>
      <w:r w:rsidRPr="00FB1A4D">
        <w:rPr>
          <w:rFonts w:ascii="Times New Roman" w:hAnsi="Times New Roman" w:cs="Times New Roman"/>
          <w:color w:val="000000" w:themeColor="text1"/>
          <w:sz w:val="20"/>
          <w:szCs w:val="20"/>
        </w:rPr>
        <w:t xml:space="preserve">calculated for all three dimensions), computed after </w:t>
      </w:r>
      <w:r w:rsidRPr="00FB1A4D">
        <w:rPr>
          <w:rFonts w:ascii="Times New Roman" w:hAnsi="Times New Roman" w:cs="Times New Roman"/>
          <w:i/>
          <w:iCs/>
          <w:color w:val="000000" w:themeColor="text1"/>
          <w:sz w:val="20"/>
          <w:szCs w:val="20"/>
        </w:rPr>
        <w:t>n</w:t>
      </w:r>
      <w:r w:rsidRPr="00FB1A4D">
        <w:rPr>
          <w:rFonts w:ascii="Times New Roman" w:hAnsi="Times New Roman" w:cs="Times New Roman"/>
          <w:color w:val="000000" w:themeColor="text1"/>
          <w:sz w:val="20"/>
          <w:szCs w:val="20"/>
        </w:rPr>
        <w:t xml:space="preserve"> learning epochs</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w:t>
      </w:r>
      <m:oMath>
        <m:sSub>
          <m:sSubPr>
            <m:ctrlPr>
              <w:rPr>
                <w:rFonts w:ascii="Cambria Math" w:hAnsi="Cambria Math" w:cs="Times New Roman"/>
                <w:i/>
                <w:color w:val="000000" w:themeColor="text1"/>
                <w:sz w:val="20"/>
                <w:szCs w:val="20"/>
              </w:rPr>
            </m:ctrlPr>
          </m:sSubPr>
          <m:e>
            <m:d>
              <m:dPr>
                <m:begChr m:val="‖"/>
                <m:endChr m:val="‖"/>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Q</m:t>
                </m:r>
              </m:e>
            </m:d>
          </m:e>
          <m:sub>
            <m:r>
              <w:rPr>
                <w:rFonts w:ascii="Cambria Math" w:hAnsi="Cambria Math" w:cs="Times New Roman"/>
                <w:color w:val="000000" w:themeColor="text1"/>
                <w:sz w:val="20"/>
                <w:szCs w:val="20"/>
              </w:rPr>
              <m:t>2</m:t>
            </m:r>
          </m:sub>
        </m:sSub>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0</m:t>
            </m:r>
          </m:e>
        </m:d>
      </m:oMath>
      <w:r w:rsidRPr="00FB1A4D">
        <w:rPr>
          <w:rFonts w:ascii="Times New Roman" w:hAnsi="Times New Roman" w:cs="Times New Roman"/>
          <w:color w:val="000000" w:themeColor="text1"/>
          <w:sz w:val="20"/>
          <w:szCs w:val="20"/>
        </w:rPr>
        <w:t xml:space="preserve"> denotes the square norm calculated for the Q-matrix after initialization based on PI tunings. </w:t>
      </w:r>
    </w:p>
    <w:p w14:paraId="3877710A" w14:textId="6A472929" w:rsidR="00FB1A4D" w:rsidRPr="00FB69FC" w:rsidRDefault="00EC085A" w:rsidP="00EC085A">
      <w:pPr>
        <w:jc w:val="both"/>
        <w:rPr>
          <w:rFonts w:ascii="Times New Roman" w:hAnsi="Times New Roman" w:cs="Times New Roman"/>
          <w:color w:val="000000" w:themeColor="text1"/>
          <w:sz w:val="20"/>
          <w:szCs w:val="20"/>
        </w:rPr>
      </w:pPr>
      <w:r w:rsidRPr="00FB1A4D">
        <w:rPr>
          <w:rFonts w:ascii="Times New Roman" w:hAnsi="Times New Roman" w:cs="Times New Roman"/>
          <w:color w:val="000000" w:themeColor="text1"/>
          <w:sz w:val="20"/>
          <w:szCs w:val="20"/>
        </w:rPr>
        <w:t xml:space="preserve">During the learning process, the values in the Q-matrix should converge to certain values representing </w:t>
      </w:r>
      <w:r>
        <w:rPr>
          <w:rFonts w:ascii="Times New Roman" w:hAnsi="Times New Roman" w:cs="Times New Roman"/>
          <w:color w:val="000000" w:themeColor="text1"/>
          <w:sz w:val="20"/>
          <w:szCs w:val="20"/>
        </w:rPr>
        <w:t xml:space="preserve">the </w:t>
      </w:r>
      <w:r w:rsidRPr="00FB1A4D">
        <w:rPr>
          <w:rFonts w:ascii="Times New Roman" w:hAnsi="Times New Roman" w:cs="Times New Roman"/>
          <w:color w:val="000000" w:themeColor="text1"/>
          <w:sz w:val="20"/>
          <w:szCs w:val="20"/>
        </w:rPr>
        <w:t>optimal (reference) closed</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loop performance. Consequently, </w:t>
      </w:r>
      <w:r w:rsidRPr="00BF7FE7">
        <w:rPr>
          <w:rFonts w:ascii="Times New Roman" w:hAnsi="Times New Roman"/>
          <w:color w:val="000000" w:themeColor="text1"/>
          <w:sz w:val="20"/>
        </w:rPr>
        <w:t>Δ</w:t>
      </w:r>
      <w:r w:rsidRPr="00FB1A4D">
        <w:rPr>
          <w:rFonts w:ascii="Times New Roman" w:hAnsi="Times New Roman" w:cs="Times New Roman"/>
          <w:i/>
          <w:iCs/>
          <w:color w:val="000000" w:themeColor="text1"/>
          <w:sz w:val="20"/>
          <w:szCs w:val="20"/>
          <w:vertAlign w:val="subscript"/>
        </w:rPr>
        <w:t>N</w:t>
      </w:r>
      <w:r w:rsidRPr="00FB1A4D">
        <w:rPr>
          <w:rFonts w:ascii="Times New Roman" w:hAnsi="Times New Roman" w:cs="Times New Roman"/>
          <w:color w:val="000000" w:themeColor="text1"/>
          <w:sz w:val="20"/>
          <w:szCs w:val="20"/>
        </w:rPr>
        <w:t xml:space="preserve"> should converge to zero, which indicates that further learning is not necessary if the process is time-invariant. </w:t>
      </w:r>
      <w:r>
        <w:rPr>
          <w:rFonts w:ascii="Times New Roman" w:hAnsi="Times New Roman" w:cs="Times New Roman"/>
          <w:color w:val="000000" w:themeColor="text1"/>
          <w:sz w:val="20"/>
          <w:szCs w:val="20"/>
        </w:rPr>
        <w:t>Next</w:t>
      </w:r>
      <w:r w:rsidRPr="00FB1A4D">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 xml:space="preserve">the </w:t>
      </w:r>
      <w:r w:rsidRPr="00FB1A4D">
        <w:rPr>
          <w:rFonts w:ascii="Times New Roman" w:hAnsi="Times New Roman" w:cs="Times New Roman"/>
          <w:color w:val="000000" w:themeColor="text1"/>
          <w:sz w:val="20"/>
          <w:szCs w:val="20"/>
        </w:rPr>
        <w:t>Q-learning controller can be switched into exploitation mode and operate normally. Fig. 4 shows that</w:t>
      </w:r>
      <w:r>
        <w:rPr>
          <w:rFonts w:ascii="Times New Roman" w:hAnsi="Times New Roman" w:cs="Times New Roman"/>
          <w:color w:val="000000" w:themeColor="text1"/>
          <w:sz w:val="20"/>
          <w:szCs w:val="20"/>
        </w:rPr>
        <w:t>,</w:t>
      </w:r>
      <w:r w:rsidRPr="00FB1A4D">
        <w:rPr>
          <w:rFonts w:ascii="Times New Roman" w:hAnsi="Times New Roman" w:cs="Times New Roman"/>
          <w:color w:val="000000" w:themeColor="text1"/>
          <w:sz w:val="20"/>
          <w:szCs w:val="20"/>
        </w:rPr>
        <w:t xml:space="preserve"> for Q2d, </w:t>
      </w:r>
      <w:r>
        <w:rPr>
          <w:rFonts w:ascii="Times New Roman" w:hAnsi="Times New Roman" w:cs="Times New Roman"/>
          <w:color w:val="000000" w:themeColor="text1"/>
          <w:sz w:val="20"/>
          <w:szCs w:val="20"/>
        </w:rPr>
        <w:t>this occurs</w:t>
      </w:r>
      <w:r w:rsidRPr="00FB1A4D">
        <w:rPr>
          <w:rFonts w:ascii="Times New Roman" w:hAnsi="Times New Roman" w:cs="Times New Roman"/>
          <w:color w:val="000000" w:themeColor="text1"/>
          <w:sz w:val="20"/>
          <w:szCs w:val="20"/>
        </w:rPr>
        <w:t xml:space="preserve"> after ≈ 1200 learning epochs</w:t>
      </w:r>
      <w:r>
        <w:rPr>
          <w:rFonts w:ascii="Times New Roman" w:hAnsi="Times New Roman" w:cs="Times New Roman"/>
          <w:color w:val="000000" w:themeColor="text1"/>
          <w:sz w:val="20"/>
          <w:szCs w:val="20"/>
        </w:rPr>
        <w:t>, w</w:t>
      </w:r>
      <w:r w:rsidRPr="00FB1A4D">
        <w:rPr>
          <w:rFonts w:ascii="Times New Roman" w:hAnsi="Times New Roman" w:cs="Times New Roman"/>
          <w:color w:val="000000" w:themeColor="text1"/>
          <w:sz w:val="20"/>
          <w:szCs w:val="20"/>
        </w:rPr>
        <w:t xml:space="preserve">hile at the same time, for </w:t>
      </w:r>
      <w:r w:rsidRPr="00FB69FC">
        <w:rPr>
          <w:rFonts w:ascii="Times New Roman" w:hAnsi="Times New Roman" w:cs="Times New Roman"/>
          <w:color w:val="000000" w:themeColor="text1"/>
          <w:sz w:val="20"/>
          <w:szCs w:val="20"/>
        </w:rPr>
        <w:t>Q3d, there is a very small drop in the increment of the norm, even after 5000 learning epochs, which shows that the online learning should be continued in this case.</w:t>
      </w:r>
      <w:r w:rsidR="00A523A6" w:rsidRPr="00FB69FC">
        <w:rPr>
          <w:rFonts w:ascii="Times New Roman" w:hAnsi="Times New Roman" w:cs="Times New Roman"/>
          <w:color w:val="000000" w:themeColor="text1"/>
          <w:sz w:val="20"/>
          <w:szCs w:val="20"/>
        </w:rPr>
        <w:t xml:space="preserve"> This fact is additionally justified by analyzing the lines of trend for both Q3d and Q2d. For Q3d, the blue line of trend goes down monotonically over the whole considered learning </w:t>
      </w:r>
      <w:r w:rsidR="00A523A6" w:rsidRPr="00FB69FC">
        <w:rPr>
          <w:rFonts w:ascii="Times New Roman" w:hAnsi="Times New Roman" w:cs="Times New Roman"/>
          <w:color w:val="000000" w:themeColor="text1"/>
          <w:sz w:val="20"/>
          <w:szCs w:val="20"/>
        </w:rPr>
        <w:lastRenderedPageBreak/>
        <w:t xml:space="preserve">period. At the end of this it seems that the same </w:t>
      </w:r>
      <w:r w:rsidR="00587BD5" w:rsidRPr="00FB69FC">
        <w:rPr>
          <w:rFonts w:ascii="Times New Roman" w:hAnsi="Times New Roman" w:cs="Times New Roman"/>
          <w:color w:val="000000" w:themeColor="text1"/>
          <w:sz w:val="20"/>
          <w:szCs w:val="20"/>
        </w:rPr>
        <w:t xml:space="preserve">negative </w:t>
      </w:r>
      <w:r w:rsidR="00A523A6" w:rsidRPr="00FB69FC">
        <w:rPr>
          <w:rFonts w:ascii="Times New Roman" w:hAnsi="Times New Roman" w:cs="Times New Roman"/>
          <w:color w:val="000000" w:themeColor="text1"/>
          <w:sz w:val="20"/>
          <w:szCs w:val="20"/>
        </w:rPr>
        <w:t xml:space="preserve">tangent </w:t>
      </w:r>
      <w:r w:rsidR="00587BD5" w:rsidRPr="00FB69FC">
        <w:rPr>
          <w:rFonts w:ascii="Times New Roman" w:hAnsi="Times New Roman" w:cs="Times New Roman"/>
          <w:color w:val="000000" w:themeColor="text1"/>
          <w:sz w:val="20"/>
          <w:szCs w:val="20"/>
        </w:rPr>
        <w:t xml:space="preserve">(-0.0035) </w:t>
      </w:r>
      <w:r w:rsidR="00A523A6" w:rsidRPr="00FB69FC">
        <w:rPr>
          <w:rFonts w:ascii="Times New Roman" w:hAnsi="Times New Roman" w:cs="Times New Roman"/>
          <w:color w:val="000000" w:themeColor="text1"/>
          <w:sz w:val="20"/>
          <w:szCs w:val="20"/>
        </w:rPr>
        <w:t xml:space="preserve">will be preserved. However, there is no need to analyze longer learning period because for Q2d, two lines of trend should be used to present two stages. At the beginning, comparing to Q3d, faster learning takes place with significantly higher </w:t>
      </w:r>
      <w:r w:rsidR="00587BD5" w:rsidRPr="00FB69FC">
        <w:rPr>
          <w:rFonts w:ascii="Times New Roman" w:hAnsi="Times New Roman" w:cs="Times New Roman"/>
          <w:color w:val="000000" w:themeColor="text1"/>
          <w:sz w:val="20"/>
          <w:szCs w:val="20"/>
        </w:rPr>
        <w:t xml:space="preserve">negative tangent (-0.083 for Q2d vs. -0.0035 for Q3d). Then, this negative tangent significantly drops down (from </w:t>
      </w:r>
      <w:r w:rsidR="00587BD5" w:rsidRPr="00FB69FC">
        <w:rPr>
          <w:rFonts w:ascii="Times New Roman" w:hAnsi="Times New Roman" w:cs="Times New Roman"/>
          <w:color w:val="000000" w:themeColor="text1"/>
          <w:sz w:val="20"/>
          <w:szCs w:val="20"/>
        </w:rPr>
        <w:br/>
        <w:t>-0.083 to -8.67e-04), which clearly indicates that further changes in Q-matrix are very small and learning can be considered as completed after approximately 1200 learning epochs.</w:t>
      </w:r>
    </w:p>
    <w:p w14:paraId="2C410401" w14:textId="77777777" w:rsidR="00B80043" w:rsidRDefault="00B80043" w:rsidP="00FB1A4D">
      <w:pPr>
        <w:jc w:val="center"/>
        <w:rPr>
          <w:rFonts w:ascii="Times New Roman" w:hAnsi="Times New Roman" w:cs="Times New Roman"/>
          <w:sz w:val="20"/>
          <w:szCs w:val="20"/>
        </w:rPr>
      </w:pPr>
    </w:p>
    <w:p w14:paraId="132D75D9" w14:textId="35CC7D20" w:rsidR="00B80043" w:rsidRDefault="00B80043" w:rsidP="00FB1A4D">
      <w:pPr>
        <w:jc w:val="center"/>
        <w:rPr>
          <w:rFonts w:ascii="Times New Roman" w:hAnsi="Times New Roman" w:cs="Times New Roman"/>
          <w:sz w:val="20"/>
          <w:szCs w:val="20"/>
        </w:rPr>
      </w:pPr>
      <w:r w:rsidRPr="00191DF5">
        <w:rPr>
          <w:noProof/>
        </w:rPr>
        <w:drawing>
          <wp:inline distT="0" distB="0" distL="0" distR="0" wp14:anchorId="00E90BB2" wp14:editId="6FE34350">
            <wp:extent cx="4841875" cy="2884868"/>
            <wp:effectExtent l="0" t="0" r="0" b="0"/>
            <wp:docPr id="4766562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61" t="5124" r="7754" b="3039"/>
                    <a:stretch/>
                  </pic:blipFill>
                  <pic:spPr bwMode="auto">
                    <a:xfrm>
                      <a:off x="0" y="0"/>
                      <a:ext cx="4843929" cy="2886092"/>
                    </a:xfrm>
                    <a:prstGeom prst="rect">
                      <a:avLst/>
                    </a:prstGeom>
                    <a:noFill/>
                    <a:ln>
                      <a:noFill/>
                    </a:ln>
                    <a:extLst>
                      <a:ext uri="{53640926-AAD7-44D8-BBD7-CCE9431645EC}">
                        <a14:shadowObscured xmlns:a14="http://schemas.microsoft.com/office/drawing/2010/main"/>
                      </a:ext>
                    </a:extLst>
                  </pic:spPr>
                </pic:pic>
              </a:graphicData>
            </a:graphic>
          </wp:inline>
        </w:drawing>
      </w:r>
    </w:p>
    <w:p w14:paraId="1B520D14" w14:textId="77777777" w:rsidR="00B80043" w:rsidRPr="00FB1A4D" w:rsidRDefault="00B80043" w:rsidP="00FB1A4D">
      <w:pPr>
        <w:jc w:val="center"/>
        <w:rPr>
          <w:rFonts w:ascii="Times New Roman" w:hAnsi="Times New Roman" w:cs="Times New Roman"/>
          <w:sz w:val="20"/>
          <w:szCs w:val="20"/>
        </w:rPr>
      </w:pPr>
    </w:p>
    <w:p w14:paraId="3877710D" w14:textId="1DF1E667" w:rsidR="00FB1A4D" w:rsidRPr="00FB69FC" w:rsidRDefault="00FB1A4D" w:rsidP="00FB1A4D">
      <w:pPr>
        <w:pStyle w:val="wykresy"/>
        <w:spacing w:before="0" w:line="276" w:lineRule="auto"/>
        <w:ind w:firstLine="0"/>
        <w:rPr>
          <w:color w:val="000000" w:themeColor="text1"/>
          <w:sz w:val="20"/>
          <w:szCs w:val="20"/>
        </w:rPr>
      </w:pPr>
      <w:r w:rsidRPr="00FB69FC">
        <w:rPr>
          <w:color w:val="000000" w:themeColor="text1"/>
          <w:sz w:val="20"/>
          <w:szCs w:val="20"/>
        </w:rPr>
        <w:t xml:space="preserve">Fig. 4. </w:t>
      </w:r>
      <w:r w:rsidR="00EC085A" w:rsidRPr="00FB69FC">
        <w:rPr>
          <w:color w:val="000000" w:themeColor="text1"/>
          <w:sz w:val="20"/>
          <w:szCs w:val="20"/>
        </w:rPr>
        <w:t xml:space="preserve">Variations of the </w:t>
      </w:r>
      <w:r w:rsidR="00A523A6" w:rsidRPr="00FB69FC">
        <w:rPr>
          <w:color w:val="000000" w:themeColor="text1"/>
          <w:sz w:val="20"/>
          <w:szCs w:val="20"/>
        </w:rPr>
        <w:t>increment of the norm</w:t>
      </w:r>
      <w:r w:rsidR="00EC085A" w:rsidRPr="00FB69FC">
        <w:rPr>
          <w:color w:val="000000" w:themeColor="text1"/>
          <w:sz w:val="20"/>
          <w:szCs w:val="20"/>
        </w:rPr>
        <w:t xml:space="preserve"> for Q3d and Q2d, defined by Eq. (9) for the experiment shown in Fig. 3, over a period equivalent to 5000 learning epochs.</w:t>
      </w:r>
      <w:r w:rsidR="00A523A6" w:rsidRPr="00FB69FC">
        <w:rPr>
          <w:color w:val="000000" w:themeColor="text1"/>
          <w:sz w:val="20"/>
          <w:szCs w:val="20"/>
        </w:rPr>
        <w:t xml:space="preserve"> Line of trend for Q3d is represented by blue line while two red lines represent two separate lines of trend for Q2d, for two stages: effective learning (between 0 and appr. 1200 learning epoches) and the stage in which Q2d can be considered as optimal in terms odf the desired closed loop reference trajectory (after 1200 learning epoches).</w:t>
      </w:r>
    </w:p>
    <w:p w14:paraId="62552488" w14:textId="77777777" w:rsidR="00302E29" w:rsidRPr="00FB69FC" w:rsidRDefault="00302E29" w:rsidP="00302E29">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Results of the comparison between the Q3d and Q2d methods for the closed loop system with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2</w:t>
      </w:r>
      <w:r w:rsidRPr="00FB69FC">
        <w:rPr>
          <w:rFonts w:ascii="Times New Roman" w:hAnsi="Times New Roman" w:cs="Times New Roman"/>
          <w:color w:val="000000" w:themeColor="text1"/>
          <w:sz w:val="20"/>
          <w:szCs w:val="20"/>
        </w:rPr>
        <w:t xml:space="preserve"> and </w:t>
      </w:r>
      <w:r w:rsidRPr="00FB69FC">
        <w:rPr>
          <w:rFonts w:ascii="Times New Roman" w:hAnsi="Times New Roman" w:cs="Times New Roman"/>
          <w:i/>
          <w:iCs/>
          <w:color w:val="000000" w:themeColor="text1"/>
          <w:sz w:val="20"/>
          <w:szCs w:val="20"/>
        </w:rPr>
        <w:t>K</w:t>
      </w:r>
      <w:r w:rsidRPr="00FB69FC">
        <w:rPr>
          <w:rFonts w:ascii="Times New Roman" w:hAnsi="Times New Roman" w:cs="Times New Roman"/>
          <w:i/>
          <w:iCs/>
          <w:color w:val="000000" w:themeColor="text1"/>
          <w:sz w:val="20"/>
          <w:szCs w:val="20"/>
          <w:vertAlign w:val="subscript"/>
        </w:rPr>
        <w:t>3</w:t>
      </w:r>
      <w:r w:rsidRPr="00FB69FC">
        <w:rPr>
          <w:rFonts w:ascii="Times New Roman" w:hAnsi="Times New Roman" w:cs="Times New Roman"/>
          <w:color w:val="000000" w:themeColor="text1"/>
          <w:sz w:val="20"/>
          <w:szCs w:val="20"/>
        </w:rPr>
        <w:t xml:space="preserve"> processes are quantitatively different but qualitatively lead to the same conclusions. Thus, the proposed Q2d approach provides not only a significant reduction in the memory and computation power demand but also significantly speeds up the learning process due to the proposed reduction.</w:t>
      </w:r>
    </w:p>
    <w:p w14:paraId="39DCAFE8" w14:textId="77777777" w:rsidR="00302E29" w:rsidRPr="00FB69FC" w:rsidRDefault="00302E29" w:rsidP="00FB1A4D">
      <w:pPr>
        <w:pStyle w:val="wykresy"/>
        <w:spacing w:before="0" w:line="276" w:lineRule="auto"/>
        <w:ind w:firstLine="0"/>
        <w:rPr>
          <w:color w:val="000000" w:themeColor="text1"/>
          <w:sz w:val="20"/>
          <w:szCs w:val="20"/>
        </w:rPr>
      </w:pPr>
    </w:p>
    <w:p w14:paraId="3877710E" w14:textId="72CF9C93" w:rsidR="00AD3A7C" w:rsidRDefault="00AD3A7C">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br w:type="page"/>
      </w:r>
    </w:p>
    <w:p w14:paraId="1807B3F4" w14:textId="320E89F7" w:rsidR="00AD3A7C" w:rsidRDefault="00AD3A7C" w:rsidP="00AD3A7C">
      <w:pPr>
        <w:spacing w:after="0"/>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t>A.</w:t>
      </w:r>
    </w:p>
    <w:p w14:paraId="3877710F" w14:textId="1B0132D4" w:rsidR="00FB1A4D" w:rsidRDefault="00FB1A4D" w:rsidP="00FB1A4D">
      <w:pPr>
        <w:jc w:val="center"/>
        <w:rPr>
          <w:rFonts w:ascii="Times New Roman" w:hAnsi="Times New Roman" w:cs="Times New Roman"/>
          <w:sz w:val="20"/>
          <w:szCs w:val="20"/>
        </w:rPr>
      </w:pPr>
      <w:r w:rsidRPr="00FB1A4D">
        <w:rPr>
          <w:rFonts w:ascii="Times New Roman" w:hAnsi="Times New Roman" w:cs="Times New Roman"/>
          <w:noProof/>
          <w:sz w:val="20"/>
          <w:szCs w:val="20"/>
        </w:rPr>
        <w:drawing>
          <wp:inline distT="0" distB="0" distL="0" distR="0" wp14:anchorId="387771F4" wp14:editId="387771F5">
            <wp:extent cx="3200400" cy="1952610"/>
            <wp:effectExtent l="0" t="0" r="0" b="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6515" t="5210" r="8671"/>
                    <a:stretch/>
                  </pic:blipFill>
                  <pic:spPr bwMode="auto">
                    <a:xfrm>
                      <a:off x="0" y="0"/>
                      <a:ext cx="3200400" cy="1952610"/>
                    </a:xfrm>
                    <a:prstGeom prst="rect">
                      <a:avLst/>
                    </a:prstGeom>
                    <a:noFill/>
                    <a:ln>
                      <a:noFill/>
                    </a:ln>
                    <a:extLst>
                      <a:ext uri="{53640926-AAD7-44D8-BBD7-CCE9431645EC}">
                        <a14:shadowObscured xmlns:a14="http://schemas.microsoft.com/office/drawing/2010/main"/>
                      </a:ext>
                    </a:extLst>
                  </pic:spPr>
                </pic:pic>
              </a:graphicData>
            </a:graphic>
          </wp:inline>
        </w:drawing>
      </w:r>
    </w:p>
    <w:p w14:paraId="1ADE25CE" w14:textId="5F688DCC" w:rsidR="00AD3A7C" w:rsidRPr="00FB1A4D" w:rsidRDefault="00AD3A7C" w:rsidP="00AD3A7C">
      <w:pPr>
        <w:spacing w:after="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B.</w:t>
      </w:r>
    </w:p>
    <w:p w14:paraId="38777110" w14:textId="77777777" w:rsidR="00FB1A4D" w:rsidRPr="00FB1A4D" w:rsidRDefault="00FB1A4D" w:rsidP="00FB1A4D">
      <w:pPr>
        <w:jc w:val="center"/>
        <w:rPr>
          <w:rFonts w:ascii="Times New Roman" w:hAnsi="Times New Roman" w:cs="Times New Roman"/>
          <w:sz w:val="20"/>
          <w:szCs w:val="20"/>
        </w:rPr>
      </w:pPr>
      <w:r w:rsidRPr="00FB1A4D">
        <w:rPr>
          <w:rFonts w:ascii="Times New Roman" w:hAnsi="Times New Roman" w:cs="Times New Roman"/>
          <w:noProof/>
          <w:sz w:val="20"/>
          <w:szCs w:val="20"/>
        </w:rPr>
        <w:drawing>
          <wp:inline distT="0" distB="0" distL="0" distR="0" wp14:anchorId="387771F6" wp14:editId="387771F7">
            <wp:extent cx="3200400" cy="1946240"/>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397" t="5643" r="8907"/>
                    <a:stretch/>
                  </pic:blipFill>
                  <pic:spPr bwMode="auto">
                    <a:xfrm>
                      <a:off x="0" y="0"/>
                      <a:ext cx="3200400" cy="1946240"/>
                    </a:xfrm>
                    <a:prstGeom prst="rect">
                      <a:avLst/>
                    </a:prstGeom>
                    <a:noFill/>
                    <a:ln>
                      <a:noFill/>
                    </a:ln>
                    <a:extLst>
                      <a:ext uri="{53640926-AAD7-44D8-BBD7-CCE9431645EC}">
                        <a14:shadowObscured xmlns:a14="http://schemas.microsoft.com/office/drawing/2010/main"/>
                      </a:ext>
                    </a:extLst>
                  </pic:spPr>
                </pic:pic>
              </a:graphicData>
            </a:graphic>
          </wp:inline>
        </w:drawing>
      </w:r>
    </w:p>
    <w:p w14:paraId="38777112" w14:textId="169D8F15" w:rsidR="00FB1A4D" w:rsidRPr="00FB69FC" w:rsidRDefault="00FB1A4D" w:rsidP="00FB1A4D">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Fig. 5. </w:t>
      </w:r>
      <w:r w:rsidR="00EC085A" w:rsidRPr="00FB69FC">
        <w:rPr>
          <w:rFonts w:ascii="Times New Roman" w:hAnsi="Times New Roman" w:cs="Times New Roman"/>
          <w:color w:val="000000" w:themeColor="text1"/>
          <w:sz w:val="20"/>
          <w:szCs w:val="20"/>
        </w:rPr>
        <w:t xml:space="preserve">Improvement in the control performance after a different number of learning epochs for the Q2d and </w:t>
      </w:r>
      <w:r w:rsidR="00EC085A" w:rsidRPr="00FB69FC">
        <w:rPr>
          <w:rFonts w:ascii="Times New Roman" w:hAnsi="Times New Roman" w:cs="Times New Roman"/>
          <w:i/>
          <w:iCs/>
          <w:color w:val="000000" w:themeColor="text1"/>
          <w:sz w:val="20"/>
          <w:szCs w:val="20"/>
        </w:rPr>
        <w:t>K</w:t>
      </w:r>
      <w:r w:rsidR="00EC085A" w:rsidRPr="00FB69FC">
        <w:rPr>
          <w:rFonts w:ascii="Times New Roman" w:hAnsi="Times New Roman"/>
          <w:color w:val="000000" w:themeColor="text1"/>
          <w:sz w:val="20"/>
          <w:vertAlign w:val="subscript"/>
        </w:rPr>
        <w:t>1</w:t>
      </w:r>
      <w:r w:rsidR="00EC085A" w:rsidRPr="00FB69FC">
        <w:rPr>
          <w:rFonts w:ascii="Times New Roman" w:hAnsi="Times New Roman" w:cs="Times New Roman"/>
          <w:color w:val="000000" w:themeColor="text1"/>
          <w:sz w:val="20"/>
          <w:szCs w:val="20"/>
        </w:rPr>
        <w:t xml:space="preserve"> processes</w:t>
      </w:r>
      <w:r w:rsidR="00353961" w:rsidRPr="00FB69FC">
        <w:rPr>
          <w:rFonts w:ascii="Times New Roman" w:hAnsi="Times New Roman" w:cs="Times New Roman"/>
          <w:color w:val="000000" w:themeColor="text1"/>
          <w:sz w:val="20"/>
          <w:szCs w:val="20"/>
        </w:rPr>
        <w:t xml:space="preserve"> for small variation of </w:t>
      </w:r>
      <w:r w:rsidR="00353961" w:rsidRPr="00FB69FC">
        <w:rPr>
          <w:rFonts w:ascii="Times New Roman" w:hAnsi="Times New Roman" w:cs="Times New Roman"/>
          <w:i/>
          <w:iCs/>
          <w:color w:val="000000" w:themeColor="text1"/>
          <w:sz w:val="20"/>
          <w:szCs w:val="20"/>
        </w:rPr>
        <w:t>d</w:t>
      </w:r>
      <w:r w:rsidR="00353961" w:rsidRPr="00FB69FC">
        <w:rPr>
          <w:rFonts w:ascii="Times New Roman" w:hAnsi="Times New Roman" w:cs="Times New Roman"/>
          <w:color w:val="000000" w:themeColor="text1"/>
          <w:sz w:val="20"/>
          <w:szCs w:val="20"/>
        </w:rPr>
        <w:t xml:space="preserve"> = ± 0.3</w:t>
      </w:r>
      <w:r w:rsidR="00EC085A" w:rsidRPr="00FB69FC">
        <w:rPr>
          <w:rFonts w:ascii="Times New Roman" w:hAnsi="Times New Roman" w:cs="Times New Roman"/>
          <w:color w:val="000000" w:themeColor="text1"/>
          <w:sz w:val="20"/>
          <w:szCs w:val="20"/>
        </w:rPr>
        <w:t>. “</w:t>
      </w:r>
      <w:r w:rsidR="00EC085A" w:rsidRPr="00FB69FC">
        <w:rPr>
          <w:rFonts w:ascii="Times New Roman" w:hAnsi="Times New Roman" w:cs="Times New Roman"/>
          <w:i/>
          <w:iCs/>
          <w:color w:val="000000" w:themeColor="text1"/>
          <w:sz w:val="20"/>
          <w:szCs w:val="20"/>
        </w:rPr>
        <w:t>Initialization</w:t>
      </w:r>
      <w:r w:rsidR="00EC085A" w:rsidRPr="00FB69FC">
        <w:rPr>
          <w:rFonts w:ascii="Times New Roman" w:hAnsi="Times New Roman" w:cs="Times New Roman"/>
          <w:color w:val="000000" w:themeColor="text1"/>
          <w:sz w:val="20"/>
          <w:szCs w:val="20"/>
        </w:rPr>
        <w:t xml:space="preserve">” represents the performance of the Q2d method after initialization based on the existing PI tunings, without learning. Next, the learning results are shown after the listed number of the learning epochs. </w:t>
      </w:r>
      <w:r w:rsidR="00AD3A7C" w:rsidRPr="00FB69FC">
        <w:rPr>
          <w:rFonts w:ascii="Times New Roman" w:hAnsi="Times New Roman" w:cs="Times New Roman"/>
          <w:color w:val="000000" w:themeColor="text1"/>
          <w:sz w:val="20"/>
          <w:szCs w:val="20"/>
        </w:rPr>
        <w:t xml:space="preserve">Diagram (A) represents variations of the controlled variable </w:t>
      </w:r>
      <w:r w:rsidR="00AD3A7C" w:rsidRPr="00FB69FC">
        <w:rPr>
          <w:rFonts w:ascii="Times New Roman" w:hAnsi="Times New Roman" w:cs="Times New Roman"/>
          <w:i/>
          <w:iCs/>
          <w:color w:val="000000" w:themeColor="text1"/>
          <w:sz w:val="20"/>
          <w:szCs w:val="20"/>
        </w:rPr>
        <w:t>Y</w:t>
      </w:r>
      <w:r w:rsidR="00AD3A7C" w:rsidRPr="00FB69FC">
        <w:rPr>
          <w:rFonts w:ascii="Times New Roman" w:hAnsi="Times New Roman" w:cs="Times New Roman"/>
          <w:color w:val="000000" w:themeColor="text1"/>
          <w:sz w:val="20"/>
          <w:szCs w:val="20"/>
        </w:rPr>
        <w:t xml:space="preserve"> while diagram (B) variations of the manipulating variable </w:t>
      </w:r>
      <w:r w:rsidR="00AD3A7C" w:rsidRPr="00FB69FC">
        <w:rPr>
          <w:rFonts w:ascii="Times New Roman" w:hAnsi="Times New Roman" w:cs="Times New Roman"/>
          <w:i/>
          <w:iCs/>
          <w:color w:val="000000" w:themeColor="text1"/>
          <w:sz w:val="20"/>
          <w:szCs w:val="20"/>
        </w:rPr>
        <w:t>U</w:t>
      </w:r>
      <w:r w:rsidR="00AD3A7C" w:rsidRPr="00FB69FC">
        <w:rPr>
          <w:rFonts w:ascii="Times New Roman" w:hAnsi="Times New Roman" w:cs="Times New Roman"/>
          <w:color w:val="000000" w:themeColor="text1"/>
          <w:sz w:val="20"/>
          <w:szCs w:val="20"/>
        </w:rPr>
        <w:t>.</w:t>
      </w:r>
    </w:p>
    <w:p w14:paraId="5A33F90E" w14:textId="506D373F" w:rsidR="00AD3A7C" w:rsidRDefault="00AD3A7C">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br w:type="page"/>
      </w:r>
    </w:p>
    <w:p w14:paraId="08ED3EFC" w14:textId="49422CFA" w:rsidR="00A523A6" w:rsidRPr="00FB1A4D" w:rsidRDefault="00AD3A7C" w:rsidP="00AD3A7C">
      <w:pPr>
        <w:spacing w:after="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ab/>
      </w:r>
      <w:r>
        <w:rPr>
          <w:rFonts w:ascii="Times New Roman" w:hAnsi="Times New Roman" w:cs="Times New Roman"/>
          <w:color w:val="000000" w:themeColor="text1"/>
          <w:sz w:val="20"/>
          <w:szCs w:val="20"/>
        </w:rPr>
        <w:tab/>
        <w:t>A.</w:t>
      </w:r>
    </w:p>
    <w:p w14:paraId="38777113" w14:textId="77777777" w:rsidR="00FB1A4D" w:rsidRDefault="00FB1A4D" w:rsidP="00FB1A4D">
      <w:pPr>
        <w:jc w:val="center"/>
        <w:rPr>
          <w:rFonts w:ascii="Times New Roman" w:hAnsi="Times New Roman" w:cs="Times New Roman"/>
          <w:sz w:val="20"/>
          <w:szCs w:val="20"/>
        </w:rPr>
      </w:pPr>
      <w:bookmarkStart w:id="37" w:name="_Hlk149464749"/>
      <w:r w:rsidRPr="00FB1A4D">
        <w:rPr>
          <w:rFonts w:ascii="Times New Roman" w:hAnsi="Times New Roman" w:cs="Times New Roman"/>
          <w:noProof/>
          <w:sz w:val="20"/>
          <w:szCs w:val="20"/>
        </w:rPr>
        <w:drawing>
          <wp:inline distT="0" distB="0" distL="0" distR="0" wp14:anchorId="387771F8" wp14:editId="387771F9">
            <wp:extent cx="3200400" cy="1951576"/>
            <wp:effectExtent l="0" t="0" r="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396" t="5643" r="9145"/>
                    <a:stretch/>
                  </pic:blipFill>
                  <pic:spPr bwMode="auto">
                    <a:xfrm>
                      <a:off x="0" y="0"/>
                      <a:ext cx="3200400" cy="1951576"/>
                    </a:xfrm>
                    <a:prstGeom prst="rect">
                      <a:avLst/>
                    </a:prstGeom>
                    <a:noFill/>
                    <a:ln>
                      <a:noFill/>
                    </a:ln>
                    <a:extLst>
                      <a:ext uri="{53640926-AAD7-44D8-BBD7-CCE9431645EC}">
                        <a14:shadowObscured xmlns:a14="http://schemas.microsoft.com/office/drawing/2010/main"/>
                      </a:ext>
                    </a:extLst>
                  </pic:spPr>
                </pic:pic>
              </a:graphicData>
            </a:graphic>
          </wp:inline>
        </w:drawing>
      </w:r>
    </w:p>
    <w:p w14:paraId="25455D85" w14:textId="416C2A42" w:rsidR="00AD3A7C" w:rsidRPr="00FB1A4D" w:rsidRDefault="00AD3A7C" w:rsidP="00AD3A7C">
      <w:pPr>
        <w:spacing w:after="0"/>
        <w:ind w:left="720" w:firstLine="720"/>
        <w:rPr>
          <w:rFonts w:ascii="Times New Roman" w:hAnsi="Times New Roman" w:cs="Times New Roman"/>
          <w:sz w:val="20"/>
          <w:szCs w:val="20"/>
        </w:rPr>
      </w:pPr>
      <w:r>
        <w:rPr>
          <w:rFonts w:ascii="Times New Roman" w:hAnsi="Times New Roman" w:cs="Times New Roman"/>
          <w:sz w:val="20"/>
          <w:szCs w:val="20"/>
        </w:rPr>
        <w:t>B.</w:t>
      </w:r>
    </w:p>
    <w:p w14:paraId="38777114" w14:textId="77777777" w:rsidR="00FB1A4D" w:rsidRPr="00FB1A4D" w:rsidRDefault="00FB1A4D" w:rsidP="00FB1A4D">
      <w:pPr>
        <w:jc w:val="center"/>
        <w:rPr>
          <w:rFonts w:ascii="Times New Roman" w:hAnsi="Times New Roman" w:cs="Times New Roman"/>
          <w:sz w:val="20"/>
          <w:szCs w:val="20"/>
        </w:rPr>
      </w:pPr>
      <w:r w:rsidRPr="00FB1A4D">
        <w:rPr>
          <w:rFonts w:ascii="Times New Roman" w:hAnsi="Times New Roman" w:cs="Times New Roman"/>
          <w:noProof/>
          <w:sz w:val="20"/>
          <w:szCs w:val="20"/>
        </w:rPr>
        <w:drawing>
          <wp:inline distT="0" distB="0" distL="0" distR="0" wp14:anchorId="387771FA" wp14:editId="387771FB">
            <wp:extent cx="3200400" cy="1973735"/>
            <wp:effectExtent l="0" t="0" r="0"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582" t="5643" r="8907"/>
                    <a:stretch/>
                  </pic:blipFill>
                  <pic:spPr bwMode="auto">
                    <a:xfrm>
                      <a:off x="0" y="0"/>
                      <a:ext cx="3200400" cy="1973735"/>
                    </a:xfrm>
                    <a:prstGeom prst="rect">
                      <a:avLst/>
                    </a:prstGeom>
                    <a:noFill/>
                    <a:ln>
                      <a:noFill/>
                    </a:ln>
                    <a:extLst>
                      <a:ext uri="{53640926-AAD7-44D8-BBD7-CCE9431645EC}">
                        <a14:shadowObscured xmlns:a14="http://schemas.microsoft.com/office/drawing/2010/main"/>
                      </a:ext>
                    </a:extLst>
                  </pic:spPr>
                </pic:pic>
              </a:graphicData>
            </a:graphic>
          </wp:inline>
        </w:drawing>
      </w:r>
    </w:p>
    <w:bookmarkEnd w:id="37"/>
    <w:p w14:paraId="38777115" w14:textId="3A5C3C81" w:rsidR="00FB1A4D" w:rsidRPr="00FB69FC" w:rsidRDefault="00FB1A4D" w:rsidP="00FB1A4D">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Fig. 6. </w:t>
      </w:r>
      <w:r w:rsidR="00EC085A" w:rsidRPr="00FB69FC">
        <w:rPr>
          <w:rFonts w:ascii="Times New Roman" w:hAnsi="Times New Roman" w:cs="Times New Roman"/>
          <w:color w:val="000000" w:themeColor="text1"/>
          <w:sz w:val="20"/>
          <w:szCs w:val="20"/>
        </w:rPr>
        <w:t xml:space="preserve">Improvement in the control performance after a different number of learning epochs for the Q2d and </w:t>
      </w:r>
      <w:r w:rsidR="00EC085A" w:rsidRPr="00FB69FC">
        <w:rPr>
          <w:rFonts w:ascii="Times New Roman" w:hAnsi="Times New Roman" w:cs="Times New Roman"/>
          <w:i/>
          <w:iCs/>
          <w:color w:val="000000" w:themeColor="text1"/>
          <w:sz w:val="20"/>
          <w:szCs w:val="20"/>
        </w:rPr>
        <w:t>K</w:t>
      </w:r>
      <w:r w:rsidR="00EC085A" w:rsidRPr="00FB69FC">
        <w:rPr>
          <w:rFonts w:ascii="Times New Roman" w:hAnsi="Times New Roman"/>
          <w:color w:val="000000" w:themeColor="text1"/>
          <w:sz w:val="20"/>
          <w:vertAlign w:val="subscript"/>
        </w:rPr>
        <w:t>2</w:t>
      </w:r>
      <w:r w:rsidR="00EC085A" w:rsidRPr="00FB69FC">
        <w:rPr>
          <w:rFonts w:ascii="Times New Roman" w:hAnsi="Times New Roman" w:cs="Times New Roman"/>
          <w:color w:val="000000" w:themeColor="text1"/>
          <w:sz w:val="20"/>
          <w:szCs w:val="20"/>
        </w:rPr>
        <w:t xml:space="preserve"> processes</w:t>
      </w:r>
      <w:r w:rsidR="00353961" w:rsidRPr="00FB69FC">
        <w:rPr>
          <w:rFonts w:ascii="Times New Roman" w:hAnsi="Times New Roman" w:cs="Times New Roman"/>
          <w:color w:val="000000" w:themeColor="text1"/>
          <w:sz w:val="20"/>
          <w:szCs w:val="20"/>
        </w:rPr>
        <w:t xml:space="preserve"> for small variation of </w:t>
      </w:r>
      <w:r w:rsidR="00353961" w:rsidRPr="00FB69FC">
        <w:rPr>
          <w:rFonts w:ascii="Times New Roman" w:hAnsi="Times New Roman" w:cs="Times New Roman"/>
          <w:i/>
          <w:iCs/>
          <w:color w:val="000000" w:themeColor="text1"/>
          <w:sz w:val="20"/>
          <w:szCs w:val="20"/>
        </w:rPr>
        <w:t>d</w:t>
      </w:r>
      <w:r w:rsidR="00353961" w:rsidRPr="00FB69FC">
        <w:rPr>
          <w:rFonts w:ascii="Times New Roman" w:hAnsi="Times New Roman" w:cs="Times New Roman"/>
          <w:color w:val="000000" w:themeColor="text1"/>
          <w:sz w:val="20"/>
          <w:szCs w:val="20"/>
        </w:rPr>
        <w:t xml:space="preserve"> = ± 0.3</w:t>
      </w:r>
      <w:r w:rsidR="00EC085A" w:rsidRPr="00FB69FC">
        <w:rPr>
          <w:rFonts w:ascii="Times New Roman" w:hAnsi="Times New Roman" w:cs="Times New Roman"/>
          <w:color w:val="000000" w:themeColor="text1"/>
          <w:sz w:val="20"/>
          <w:szCs w:val="20"/>
        </w:rPr>
        <w:t>. “</w:t>
      </w:r>
      <w:r w:rsidR="00EC085A" w:rsidRPr="00FB69FC">
        <w:rPr>
          <w:rFonts w:ascii="Times New Roman" w:hAnsi="Times New Roman" w:cs="Times New Roman"/>
          <w:i/>
          <w:iCs/>
          <w:color w:val="000000" w:themeColor="text1"/>
          <w:sz w:val="20"/>
          <w:szCs w:val="20"/>
        </w:rPr>
        <w:t>Initialization</w:t>
      </w:r>
      <w:r w:rsidR="00EC085A" w:rsidRPr="00FB69FC">
        <w:rPr>
          <w:rFonts w:ascii="Times New Roman" w:hAnsi="Times New Roman" w:cs="Times New Roman"/>
          <w:color w:val="000000" w:themeColor="text1"/>
          <w:sz w:val="20"/>
          <w:szCs w:val="20"/>
        </w:rPr>
        <w:t>” represents the performance of the Q2d method after initialization based on the existing PI tunings, without learning. Next, the learning results are shown after the listed number of the learning epochs.</w:t>
      </w:r>
      <w:r w:rsidR="00AD3A7C" w:rsidRPr="00FB69FC">
        <w:rPr>
          <w:rFonts w:ascii="Times New Roman" w:hAnsi="Times New Roman" w:cs="Times New Roman"/>
          <w:color w:val="000000" w:themeColor="text1"/>
          <w:sz w:val="20"/>
          <w:szCs w:val="20"/>
        </w:rPr>
        <w:t xml:space="preserve"> Diagram (A) represents variations of the controlled variable </w:t>
      </w:r>
      <w:r w:rsidR="00AD3A7C" w:rsidRPr="00FB69FC">
        <w:rPr>
          <w:rFonts w:ascii="Times New Roman" w:hAnsi="Times New Roman" w:cs="Times New Roman"/>
          <w:i/>
          <w:iCs/>
          <w:color w:val="000000" w:themeColor="text1"/>
          <w:sz w:val="20"/>
          <w:szCs w:val="20"/>
        </w:rPr>
        <w:t>Y</w:t>
      </w:r>
      <w:r w:rsidR="00AD3A7C" w:rsidRPr="00FB69FC">
        <w:rPr>
          <w:rFonts w:ascii="Times New Roman" w:hAnsi="Times New Roman" w:cs="Times New Roman"/>
          <w:color w:val="000000" w:themeColor="text1"/>
          <w:sz w:val="20"/>
          <w:szCs w:val="20"/>
        </w:rPr>
        <w:t xml:space="preserve"> while diagram (B) variations of the manipulating variable </w:t>
      </w:r>
      <w:r w:rsidR="00AD3A7C" w:rsidRPr="00FB69FC">
        <w:rPr>
          <w:rFonts w:ascii="Times New Roman" w:hAnsi="Times New Roman" w:cs="Times New Roman"/>
          <w:i/>
          <w:iCs/>
          <w:color w:val="000000" w:themeColor="text1"/>
          <w:sz w:val="20"/>
          <w:szCs w:val="20"/>
        </w:rPr>
        <w:t>U</w:t>
      </w:r>
      <w:r w:rsidR="00AD3A7C" w:rsidRPr="00FB69FC">
        <w:rPr>
          <w:rFonts w:ascii="Times New Roman" w:hAnsi="Times New Roman" w:cs="Times New Roman"/>
          <w:color w:val="000000" w:themeColor="text1"/>
          <w:sz w:val="20"/>
          <w:szCs w:val="20"/>
        </w:rPr>
        <w:t>.</w:t>
      </w:r>
    </w:p>
    <w:p w14:paraId="38777116" w14:textId="2761DAC5" w:rsidR="00AD3A7C" w:rsidRDefault="00AD3A7C">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br w:type="page"/>
      </w:r>
    </w:p>
    <w:p w14:paraId="2FAAB8FB" w14:textId="616DF918" w:rsidR="008B62E5" w:rsidRDefault="008B62E5" w:rsidP="008B62E5">
      <w:pPr>
        <w:spacing w:after="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ab/>
      </w:r>
      <w:r>
        <w:rPr>
          <w:rFonts w:ascii="Times New Roman" w:hAnsi="Times New Roman" w:cs="Times New Roman"/>
          <w:color w:val="000000" w:themeColor="text1"/>
          <w:sz w:val="20"/>
          <w:szCs w:val="20"/>
        </w:rPr>
        <w:tab/>
        <w:t>A.</w:t>
      </w:r>
    </w:p>
    <w:p w14:paraId="70127CCC" w14:textId="605B752A" w:rsidR="00FB1A4D" w:rsidRDefault="008B62E5" w:rsidP="008B62E5">
      <w:pPr>
        <w:jc w:val="center"/>
        <w:rPr>
          <w:rFonts w:ascii="Times New Roman" w:hAnsi="Times New Roman" w:cs="Times New Roman"/>
          <w:color w:val="000000" w:themeColor="text1"/>
          <w:sz w:val="20"/>
          <w:szCs w:val="20"/>
        </w:rPr>
      </w:pPr>
      <w:bookmarkStart w:id="38" w:name="_Hlk149464870"/>
      <w:r w:rsidRPr="00154926">
        <w:rPr>
          <w:noProof/>
        </w:rPr>
        <w:drawing>
          <wp:inline distT="0" distB="0" distL="0" distR="0" wp14:anchorId="57837025" wp14:editId="59EEDD70">
            <wp:extent cx="3204000" cy="1980000"/>
            <wp:effectExtent l="0" t="0" r="0" b="0"/>
            <wp:docPr id="462578269" name="Picture 1" descr="A graph of a grap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2578269" name="Picture 1" descr="A graph of a graph&#10;&#10;Description automatically generated"/>
                    <pic:cNvPicPr/>
                  </pic:nvPicPr>
                  <pic:blipFill rotWithShape="1">
                    <a:blip r:embed="rId21"/>
                    <a:srcRect l="9084" t="6390" r="9075" b="3781"/>
                    <a:stretch/>
                  </pic:blipFill>
                  <pic:spPr bwMode="auto">
                    <a:xfrm>
                      <a:off x="0" y="0"/>
                      <a:ext cx="3204000" cy="1980000"/>
                    </a:xfrm>
                    <a:prstGeom prst="rect">
                      <a:avLst/>
                    </a:prstGeom>
                    <a:ln>
                      <a:noFill/>
                    </a:ln>
                    <a:extLst>
                      <a:ext uri="{53640926-AAD7-44D8-BBD7-CCE9431645EC}">
                        <a14:shadowObscured xmlns:a14="http://schemas.microsoft.com/office/drawing/2010/main"/>
                      </a:ext>
                    </a:extLst>
                  </pic:spPr>
                </pic:pic>
              </a:graphicData>
            </a:graphic>
          </wp:inline>
        </w:drawing>
      </w:r>
    </w:p>
    <w:p w14:paraId="27175912" w14:textId="1474D156" w:rsidR="008B62E5" w:rsidRDefault="008B62E5" w:rsidP="008B62E5">
      <w:pPr>
        <w:spacing w:after="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t>B.</w:t>
      </w:r>
    </w:p>
    <w:p w14:paraId="62B97048" w14:textId="3F2A8C1A" w:rsidR="008B62E5" w:rsidRDefault="008B62E5" w:rsidP="008B62E5">
      <w:pPr>
        <w:jc w:val="center"/>
        <w:rPr>
          <w:rFonts w:ascii="Times New Roman" w:hAnsi="Times New Roman" w:cs="Times New Roman"/>
          <w:color w:val="000000" w:themeColor="text1"/>
          <w:sz w:val="20"/>
          <w:szCs w:val="20"/>
        </w:rPr>
      </w:pPr>
      <w:r w:rsidRPr="00154926">
        <w:rPr>
          <w:noProof/>
        </w:rPr>
        <w:drawing>
          <wp:inline distT="0" distB="0" distL="0" distR="0" wp14:anchorId="5E4D99EF" wp14:editId="33690E6F">
            <wp:extent cx="3204000" cy="1980000"/>
            <wp:effectExtent l="0" t="0" r="0" b="0"/>
            <wp:docPr id="1286845531" name="Picture 1" descr="A graph of a grap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6845531" name="Picture 1" descr="A graph of a graph&#10;&#10;Description automatically generated"/>
                    <pic:cNvPicPr/>
                  </pic:nvPicPr>
                  <pic:blipFill rotWithShape="1">
                    <a:blip r:embed="rId22"/>
                    <a:srcRect l="8442" t="6224" r="9166" b="3305"/>
                    <a:stretch/>
                  </pic:blipFill>
                  <pic:spPr bwMode="auto">
                    <a:xfrm>
                      <a:off x="0" y="0"/>
                      <a:ext cx="3204000" cy="1980000"/>
                    </a:xfrm>
                    <a:prstGeom prst="rect">
                      <a:avLst/>
                    </a:prstGeom>
                    <a:ln>
                      <a:noFill/>
                    </a:ln>
                    <a:extLst>
                      <a:ext uri="{53640926-AAD7-44D8-BBD7-CCE9431645EC}">
                        <a14:shadowObscured xmlns:a14="http://schemas.microsoft.com/office/drawing/2010/main"/>
                      </a:ext>
                    </a:extLst>
                  </pic:spPr>
                </pic:pic>
              </a:graphicData>
            </a:graphic>
          </wp:inline>
        </w:drawing>
      </w:r>
    </w:p>
    <w:bookmarkEnd w:id="38"/>
    <w:p w14:paraId="18B6BFAD" w14:textId="6D018A70" w:rsidR="00AD3A7C" w:rsidRPr="00FB69FC" w:rsidRDefault="00DA24D0" w:rsidP="00AD3A7C">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Fig. 7. Improvement in the control performance after a different number of learning epochs for the Q2d and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3</w:t>
      </w:r>
      <w:r w:rsidRPr="00FB69FC">
        <w:rPr>
          <w:rFonts w:ascii="Times New Roman" w:hAnsi="Times New Roman" w:cs="Times New Roman"/>
          <w:color w:val="000000" w:themeColor="text1"/>
          <w:sz w:val="20"/>
          <w:szCs w:val="20"/>
        </w:rPr>
        <w:t xml:space="preserve"> processes</w:t>
      </w:r>
      <w:r w:rsidR="00353961" w:rsidRPr="00FB69FC">
        <w:rPr>
          <w:rFonts w:ascii="Times New Roman" w:hAnsi="Times New Roman" w:cs="Times New Roman"/>
          <w:color w:val="000000" w:themeColor="text1"/>
          <w:sz w:val="20"/>
          <w:szCs w:val="20"/>
        </w:rPr>
        <w:t xml:space="preserve"> for small variation of </w:t>
      </w:r>
      <w:r w:rsidR="00353961" w:rsidRPr="00FB69FC">
        <w:rPr>
          <w:rFonts w:ascii="Times New Roman" w:hAnsi="Times New Roman" w:cs="Times New Roman"/>
          <w:i/>
          <w:iCs/>
          <w:color w:val="000000" w:themeColor="text1"/>
          <w:sz w:val="20"/>
          <w:szCs w:val="20"/>
        </w:rPr>
        <w:t>d</w:t>
      </w:r>
      <w:r w:rsidR="00353961" w:rsidRPr="00FB69FC">
        <w:rPr>
          <w:rFonts w:ascii="Times New Roman" w:hAnsi="Times New Roman" w:cs="Times New Roman"/>
          <w:color w:val="000000" w:themeColor="text1"/>
          <w:sz w:val="20"/>
          <w:szCs w:val="20"/>
        </w:rPr>
        <w:t xml:space="preserve"> = ± 0.3</w:t>
      </w:r>
      <w:r w:rsidRPr="00FB69FC">
        <w:rPr>
          <w:rFonts w:ascii="Times New Roman" w:hAnsi="Times New Roman" w:cs="Times New Roman"/>
          <w:color w:val="000000" w:themeColor="text1"/>
          <w:sz w:val="20"/>
          <w:szCs w:val="20"/>
        </w:rPr>
        <w:t>. “</w:t>
      </w:r>
      <w:r w:rsidRPr="00FB69FC">
        <w:rPr>
          <w:rFonts w:ascii="Times New Roman" w:hAnsi="Times New Roman" w:cs="Times New Roman"/>
          <w:i/>
          <w:iCs/>
          <w:color w:val="000000" w:themeColor="text1"/>
          <w:sz w:val="20"/>
          <w:szCs w:val="20"/>
        </w:rPr>
        <w:t>Initialization</w:t>
      </w:r>
      <w:r w:rsidRPr="00FB69FC">
        <w:rPr>
          <w:rFonts w:ascii="Times New Roman" w:hAnsi="Times New Roman" w:cs="Times New Roman"/>
          <w:color w:val="000000" w:themeColor="text1"/>
          <w:sz w:val="20"/>
          <w:szCs w:val="20"/>
        </w:rPr>
        <w:t>” represents the performance of the Q2d method after initialization based on the existing PI tunings, without learning. Next, the learning results are shown after the listed number of the learning epochs.</w:t>
      </w:r>
      <w:r w:rsidR="00AD3A7C" w:rsidRPr="00FB69FC">
        <w:rPr>
          <w:rFonts w:ascii="Times New Roman" w:hAnsi="Times New Roman" w:cs="Times New Roman"/>
          <w:color w:val="000000" w:themeColor="text1"/>
          <w:sz w:val="20"/>
          <w:szCs w:val="20"/>
        </w:rPr>
        <w:t xml:space="preserve"> Diagram (A) represents variations of the controlled variable </w:t>
      </w:r>
      <w:r w:rsidR="00AD3A7C" w:rsidRPr="00FB69FC">
        <w:rPr>
          <w:rFonts w:ascii="Times New Roman" w:hAnsi="Times New Roman" w:cs="Times New Roman"/>
          <w:i/>
          <w:iCs/>
          <w:color w:val="000000" w:themeColor="text1"/>
          <w:sz w:val="20"/>
          <w:szCs w:val="20"/>
        </w:rPr>
        <w:t>Y</w:t>
      </w:r>
      <w:r w:rsidR="00AD3A7C" w:rsidRPr="00FB69FC">
        <w:rPr>
          <w:rFonts w:ascii="Times New Roman" w:hAnsi="Times New Roman" w:cs="Times New Roman"/>
          <w:color w:val="000000" w:themeColor="text1"/>
          <w:sz w:val="20"/>
          <w:szCs w:val="20"/>
        </w:rPr>
        <w:t xml:space="preserve"> while diagram (B) variations of the manipulating variable </w:t>
      </w:r>
      <w:r w:rsidR="00AD3A7C" w:rsidRPr="00FB69FC">
        <w:rPr>
          <w:rFonts w:ascii="Times New Roman" w:hAnsi="Times New Roman" w:cs="Times New Roman"/>
          <w:i/>
          <w:iCs/>
          <w:color w:val="000000" w:themeColor="text1"/>
          <w:sz w:val="20"/>
          <w:szCs w:val="20"/>
        </w:rPr>
        <w:t>U</w:t>
      </w:r>
      <w:r w:rsidR="00AD3A7C" w:rsidRPr="00FB69FC">
        <w:rPr>
          <w:rFonts w:ascii="Times New Roman" w:hAnsi="Times New Roman" w:cs="Times New Roman"/>
          <w:color w:val="000000" w:themeColor="text1"/>
          <w:sz w:val="20"/>
          <w:szCs w:val="20"/>
        </w:rPr>
        <w:t>.</w:t>
      </w:r>
    </w:p>
    <w:p w14:paraId="62948113" w14:textId="77777777" w:rsidR="00DA24D0" w:rsidRPr="00FB1A4D" w:rsidRDefault="00DA24D0" w:rsidP="00FB1A4D">
      <w:pPr>
        <w:jc w:val="both"/>
        <w:rPr>
          <w:rFonts w:ascii="Times New Roman" w:hAnsi="Times New Roman" w:cs="Times New Roman"/>
          <w:color w:val="000000" w:themeColor="text1"/>
          <w:sz w:val="20"/>
          <w:szCs w:val="20"/>
        </w:rPr>
      </w:pPr>
    </w:p>
    <w:p w14:paraId="38777118" w14:textId="1B271F88" w:rsidR="004275CB" w:rsidRPr="00FB69FC" w:rsidRDefault="004275CB" w:rsidP="004275CB">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In the next stage, the performance of the Q2d method is validated for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1</w:t>
      </w:r>
      <w:r w:rsidR="00DA24D0" w:rsidRPr="00FB69FC">
        <w:rPr>
          <w:rFonts w:ascii="Times New Roman" w:hAnsi="Times New Roman" w:cs="Times New Roman"/>
          <w:color w:val="000000" w:themeColor="text1"/>
          <w:sz w:val="20"/>
          <w:szCs w:val="20"/>
        </w:rPr>
        <w:t>,</w:t>
      </w:r>
      <w:r w:rsidRPr="00FB69FC">
        <w:rPr>
          <w:rFonts w:ascii="Times New Roman" w:hAnsi="Times New Roman" w:cs="Times New Roman"/>
          <w:color w:val="000000" w:themeColor="text1"/>
          <w:sz w:val="20"/>
          <w:szCs w:val="20"/>
        </w:rPr>
        <w:t xml:space="preserve">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2</w:t>
      </w:r>
      <w:r w:rsidR="00DA24D0" w:rsidRPr="00FB69FC">
        <w:rPr>
          <w:rFonts w:ascii="Times New Roman" w:hAnsi="Times New Roman" w:cs="Times New Roman"/>
          <w:color w:val="000000" w:themeColor="text1"/>
          <w:sz w:val="20"/>
          <w:szCs w:val="20"/>
        </w:rPr>
        <w:t xml:space="preserve"> and </w:t>
      </w:r>
      <w:r w:rsidR="00DA24D0" w:rsidRPr="00FB69FC">
        <w:rPr>
          <w:rFonts w:ascii="Times New Roman" w:hAnsi="Times New Roman" w:cs="Times New Roman"/>
          <w:i/>
          <w:iCs/>
          <w:color w:val="000000" w:themeColor="text1"/>
          <w:sz w:val="20"/>
          <w:szCs w:val="20"/>
        </w:rPr>
        <w:t>K</w:t>
      </w:r>
      <w:r w:rsidR="00DA24D0" w:rsidRPr="00FB69FC">
        <w:rPr>
          <w:rFonts w:ascii="Times New Roman" w:hAnsi="Times New Roman" w:cs="Times New Roman"/>
          <w:i/>
          <w:iCs/>
          <w:color w:val="000000" w:themeColor="text1"/>
          <w:sz w:val="20"/>
          <w:szCs w:val="20"/>
          <w:vertAlign w:val="subscript"/>
        </w:rPr>
        <w:t>3</w:t>
      </w:r>
      <w:r w:rsidR="00DA24D0" w:rsidRPr="00FB69FC">
        <w:rPr>
          <w:rFonts w:ascii="Times New Roman" w:hAnsi="Times New Roman" w:cs="Times New Roman"/>
          <w:color w:val="000000" w:themeColor="text1"/>
          <w:sz w:val="20"/>
          <w:szCs w:val="20"/>
        </w:rPr>
        <w:t xml:space="preserve"> processes.</w:t>
      </w:r>
      <w:r w:rsidRPr="00FB69FC">
        <w:rPr>
          <w:rFonts w:ascii="Times New Roman" w:hAnsi="Times New Roman" w:cs="Times New Roman"/>
          <w:color w:val="000000" w:themeColor="text1"/>
          <w:sz w:val="20"/>
          <w:szCs w:val="20"/>
        </w:rPr>
        <w:t xml:space="preserve"> As previously stated, the Q-matrix is initialized based on the tunings of the existing PI controller using the proposed method. </w:t>
      </w:r>
      <w:r w:rsidRPr="00FB69FC">
        <w:rPr>
          <w:rFonts w:ascii="Times New Roman" w:hAnsi="Times New Roman" w:cs="Times New Roman"/>
          <w:i/>
          <w:iCs/>
          <w:color w:val="000000" w:themeColor="text1"/>
          <w:sz w:val="20"/>
          <w:szCs w:val="20"/>
        </w:rPr>
        <w:t>RD</w:t>
      </w:r>
      <w:r w:rsidRPr="00FB69FC">
        <w:rPr>
          <w:rFonts w:ascii="Times New Roman" w:hAnsi="Times New Roman" w:cs="Times New Roman"/>
          <w:color w:val="000000" w:themeColor="text1"/>
          <w:sz w:val="20"/>
          <w:szCs w:val="20"/>
        </w:rPr>
        <w:t xml:space="preserve"> is adjusted differently depending on the process: </w:t>
      </w:r>
      <w:r w:rsidRPr="00FB69FC">
        <w:rPr>
          <w:rFonts w:ascii="Times New Roman" w:hAnsi="Times New Roman" w:cs="Times New Roman"/>
          <w:i/>
          <w:iCs/>
          <w:color w:val="000000" w:themeColor="text1"/>
          <w:sz w:val="20"/>
          <w:szCs w:val="20"/>
        </w:rPr>
        <w:t>RD</w:t>
      </w:r>
      <w:r w:rsidRPr="00FB69FC">
        <w:rPr>
          <w:rFonts w:ascii="Times New Roman" w:hAnsi="Times New Roman" w:cs="Times New Roman"/>
          <w:color w:val="000000" w:themeColor="text1"/>
          <w:sz w:val="20"/>
          <w:szCs w:val="20"/>
        </w:rPr>
        <w:t xml:space="preserve"> = 10 for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1</w:t>
      </w:r>
      <w:r w:rsidR="00DA24D0" w:rsidRPr="00FB69FC">
        <w:rPr>
          <w:rFonts w:ascii="Times New Roman" w:hAnsi="Times New Roman"/>
          <w:color w:val="000000" w:themeColor="text1"/>
          <w:sz w:val="20"/>
          <w:vertAlign w:val="subscript"/>
        </w:rPr>
        <w:t>,</w:t>
      </w:r>
      <w:r w:rsidRPr="00FB69FC">
        <w:rPr>
          <w:rFonts w:ascii="Times New Roman" w:hAnsi="Times New Roman" w:cs="Times New Roman"/>
          <w:color w:val="000000" w:themeColor="text1"/>
          <w:sz w:val="20"/>
          <w:szCs w:val="20"/>
        </w:rPr>
        <w:t xml:space="preserve"> </w:t>
      </w:r>
      <w:r w:rsidRPr="00FB69FC">
        <w:rPr>
          <w:rFonts w:ascii="Times New Roman" w:hAnsi="Times New Roman" w:cs="Times New Roman"/>
          <w:i/>
          <w:iCs/>
          <w:color w:val="000000" w:themeColor="text1"/>
          <w:sz w:val="20"/>
          <w:szCs w:val="20"/>
        </w:rPr>
        <w:t>RD</w:t>
      </w:r>
      <w:r w:rsidRPr="00FB69FC">
        <w:rPr>
          <w:rFonts w:ascii="Times New Roman" w:hAnsi="Times New Roman" w:cs="Times New Roman"/>
          <w:color w:val="000000" w:themeColor="text1"/>
          <w:sz w:val="20"/>
          <w:szCs w:val="20"/>
        </w:rPr>
        <w:t xml:space="preserve"> = 5 for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2</w:t>
      </w:r>
      <w:r w:rsidR="00DA24D0" w:rsidRPr="00FB69FC">
        <w:rPr>
          <w:rFonts w:ascii="Times New Roman" w:hAnsi="Times New Roman" w:cs="Times New Roman"/>
          <w:color w:val="000000" w:themeColor="text1"/>
          <w:sz w:val="20"/>
          <w:szCs w:val="20"/>
        </w:rPr>
        <w:t xml:space="preserve"> and </w:t>
      </w:r>
      <w:r w:rsidR="00DA24D0" w:rsidRPr="00FB69FC">
        <w:rPr>
          <w:rFonts w:ascii="Times New Roman" w:hAnsi="Times New Roman" w:cs="Times New Roman"/>
          <w:i/>
          <w:iCs/>
          <w:color w:val="000000" w:themeColor="text1"/>
          <w:sz w:val="20"/>
          <w:szCs w:val="20"/>
        </w:rPr>
        <w:t>RD</w:t>
      </w:r>
      <w:r w:rsidR="00DA24D0" w:rsidRPr="00FB69FC">
        <w:rPr>
          <w:rFonts w:ascii="Times New Roman" w:hAnsi="Times New Roman" w:cs="Times New Roman"/>
          <w:color w:val="000000" w:themeColor="text1"/>
          <w:sz w:val="20"/>
          <w:szCs w:val="20"/>
        </w:rPr>
        <w:t xml:space="preserve"> = 2 for </w:t>
      </w:r>
      <w:r w:rsidR="00DA24D0" w:rsidRPr="00FB69FC">
        <w:rPr>
          <w:rFonts w:ascii="Times New Roman" w:hAnsi="Times New Roman" w:cs="Times New Roman"/>
          <w:i/>
          <w:iCs/>
          <w:color w:val="000000" w:themeColor="text1"/>
          <w:sz w:val="20"/>
          <w:szCs w:val="20"/>
        </w:rPr>
        <w:t>K</w:t>
      </w:r>
      <w:r w:rsidR="00DA24D0" w:rsidRPr="00FB69FC">
        <w:rPr>
          <w:rFonts w:ascii="Times New Roman" w:hAnsi="Times New Roman"/>
          <w:color w:val="000000" w:themeColor="text1"/>
          <w:sz w:val="20"/>
          <w:vertAlign w:val="subscript"/>
        </w:rPr>
        <w:t>3</w:t>
      </w:r>
      <w:r w:rsidR="00DA24D0" w:rsidRPr="00FB69FC">
        <w:rPr>
          <w:rFonts w:ascii="Times New Roman" w:hAnsi="Times New Roman" w:cs="Times New Roman"/>
          <w:color w:val="000000" w:themeColor="text1"/>
          <w:sz w:val="20"/>
          <w:szCs w:val="20"/>
        </w:rPr>
        <w:t>.</w:t>
      </w:r>
      <w:r w:rsidR="00302E29" w:rsidRPr="00FB69FC">
        <w:rPr>
          <w:rFonts w:ascii="Times New Roman" w:hAnsi="Times New Roman" w:cs="Times New Roman"/>
          <w:color w:val="000000" w:themeColor="text1"/>
          <w:sz w:val="20"/>
          <w:szCs w:val="20"/>
        </w:rPr>
        <w:t xml:space="preserve"> </w:t>
      </w:r>
      <w:r w:rsidRPr="00FB69FC">
        <w:rPr>
          <w:rFonts w:ascii="Times New Roman" w:hAnsi="Times New Roman" w:cs="Times New Roman"/>
          <w:color w:val="000000" w:themeColor="text1"/>
          <w:sz w:val="20"/>
          <w:szCs w:val="20"/>
        </w:rPr>
        <w:t xml:space="preserve">This difference in </w:t>
      </w:r>
      <w:r w:rsidRPr="00FB69FC">
        <w:rPr>
          <w:rFonts w:ascii="Times New Roman" w:hAnsi="Times New Roman" w:cs="Times New Roman"/>
          <w:i/>
          <w:iCs/>
          <w:color w:val="000000" w:themeColor="text1"/>
          <w:sz w:val="20"/>
          <w:szCs w:val="20"/>
        </w:rPr>
        <w:t>RD</w:t>
      </w:r>
      <w:r w:rsidRPr="00FB69FC">
        <w:rPr>
          <w:rFonts w:ascii="Times New Roman" w:hAnsi="Times New Roman" w:cs="Times New Roman"/>
          <w:color w:val="000000" w:themeColor="text1"/>
          <w:sz w:val="20"/>
          <w:szCs w:val="20"/>
        </w:rPr>
        <w:t xml:space="preserve"> values is due to the alteration in the dynamics for </w:t>
      </w:r>
      <w:r w:rsidR="00DA24D0" w:rsidRPr="00FB69FC">
        <w:rPr>
          <w:rFonts w:ascii="Times New Roman" w:hAnsi="Times New Roman" w:cs="Times New Roman"/>
          <w:color w:val="000000" w:themeColor="text1"/>
          <w:sz w:val="20"/>
          <w:szCs w:val="20"/>
        </w:rPr>
        <w:t>each</w:t>
      </w:r>
      <w:r w:rsidRPr="00FB69FC">
        <w:rPr>
          <w:rFonts w:ascii="Times New Roman" w:hAnsi="Times New Roman" w:cs="Times New Roman"/>
          <w:color w:val="000000" w:themeColor="text1"/>
          <w:sz w:val="20"/>
          <w:szCs w:val="20"/>
        </w:rPr>
        <w:t xml:space="preserve"> considered process.</w:t>
      </w:r>
    </w:p>
    <w:p w14:paraId="38777119" w14:textId="6CF24087" w:rsidR="004275CB" w:rsidRPr="00A27AC6" w:rsidRDefault="004275CB" w:rsidP="004275CB">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Figs. 5 </w:t>
      </w:r>
      <w:r w:rsidR="00353961" w:rsidRPr="00FB69FC">
        <w:rPr>
          <w:rFonts w:ascii="Times New Roman" w:hAnsi="Times New Roman" w:cs="Times New Roman"/>
          <w:color w:val="000000" w:themeColor="text1"/>
          <w:sz w:val="20"/>
          <w:szCs w:val="20"/>
        </w:rPr>
        <w:t>-</w:t>
      </w:r>
      <w:r w:rsidRPr="00FB69FC">
        <w:rPr>
          <w:rFonts w:ascii="Times New Roman" w:hAnsi="Times New Roman" w:cs="Times New Roman"/>
          <w:color w:val="000000" w:themeColor="text1"/>
          <w:sz w:val="20"/>
          <w:szCs w:val="20"/>
        </w:rPr>
        <w:t xml:space="preserve"> </w:t>
      </w:r>
      <w:r w:rsidR="00353961" w:rsidRPr="00FB69FC">
        <w:rPr>
          <w:rFonts w:ascii="Times New Roman" w:hAnsi="Times New Roman" w:cs="Times New Roman"/>
          <w:color w:val="000000" w:themeColor="text1"/>
          <w:sz w:val="20"/>
          <w:szCs w:val="20"/>
        </w:rPr>
        <w:t>7</w:t>
      </w:r>
      <w:r w:rsidRPr="00FB69FC">
        <w:rPr>
          <w:rFonts w:ascii="Times New Roman" w:hAnsi="Times New Roman" w:cs="Times New Roman"/>
          <w:color w:val="000000" w:themeColor="text1"/>
          <w:sz w:val="20"/>
          <w:szCs w:val="20"/>
        </w:rPr>
        <w:t xml:space="preserve"> show the results of the online learning after a different number of learning epochs. </w:t>
      </w:r>
      <w:r w:rsidR="00A27AC6" w:rsidRPr="00FB69FC">
        <w:rPr>
          <w:rFonts w:ascii="Times New Roman" w:hAnsi="Times New Roman" w:cs="Times New Roman"/>
          <w:color w:val="000000" w:themeColor="text1"/>
          <w:sz w:val="20"/>
          <w:szCs w:val="20"/>
        </w:rPr>
        <w:t>The results are presented by validation experiment that consists of a</w:t>
      </w:r>
      <w:r w:rsidR="00302E29" w:rsidRPr="00FB69FC">
        <w:rPr>
          <w:rFonts w:ascii="Times New Roman" w:hAnsi="Times New Roman" w:cs="Times New Roman"/>
          <w:color w:val="000000" w:themeColor="text1"/>
          <w:sz w:val="20"/>
          <w:szCs w:val="20"/>
        </w:rPr>
        <w:t>n initial</w:t>
      </w:r>
      <w:r w:rsidR="00A27AC6" w:rsidRPr="00FB69FC">
        <w:rPr>
          <w:rFonts w:ascii="Times New Roman" w:hAnsi="Times New Roman" w:cs="Times New Roman"/>
          <w:color w:val="000000" w:themeColor="text1"/>
          <w:sz w:val="20"/>
          <w:szCs w:val="20"/>
        </w:rPr>
        <w:t xml:space="preserve"> single set point </w:t>
      </w:r>
      <w:r w:rsidR="00302E29" w:rsidRPr="00FB69FC">
        <w:rPr>
          <w:rFonts w:ascii="Times New Roman" w:hAnsi="Times New Roman" w:cs="Times New Roman"/>
          <w:color w:val="000000" w:themeColor="text1"/>
          <w:sz w:val="20"/>
          <w:szCs w:val="20"/>
        </w:rPr>
        <w:t xml:space="preserve">step </w:t>
      </w:r>
      <w:r w:rsidR="00A27AC6" w:rsidRPr="00FB69FC">
        <w:rPr>
          <w:rFonts w:ascii="Times New Roman" w:hAnsi="Times New Roman" w:cs="Times New Roman"/>
          <w:color w:val="000000" w:themeColor="text1"/>
          <w:sz w:val="20"/>
          <w:szCs w:val="20"/>
        </w:rPr>
        <w:t xml:space="preserve">change and two consecutive step changes of the disturbance with the small amplitude </w:t>
      </w:r>
      <w:r w:rsidR="00A27AC6" w:rsidRPr="00FB69FC">
        <w:rPr>
          <w:rFonts w:ascii="Times New Roman" w:hAnsi="Times New Roman" w:cs="Times New Roman"/>
          <w:i/>
          <w:iCs/>
          <w:color w:val="000000" w:themeColor="text1"/>
          <w:sz w:val="20"/>
          <w:szCs w:val="20"/>
        </w:rPr>
        <w:t>d</w:t>
      </w:r>
      <w:r w:rsidR="00A27AC6" w:rsidRPr="00FB69FC">
        <w:rPr>
          <w:rFonts w:ascii="Times New Roman" w:hAnsi="Times New Roman" w:cs="Times New Roman"/>
          <w:color w:val="000000" w:themeColor="text1"/>
          <w:sz w:val="20"/>
          <w:szCs w:val="20"/>
        </w:rPr>
        <w:t xml:space="preserve"> </w:t>
      </w:r>
      <w:r w:rsidR="00302E29" w:rsidRPr="00FB69FC">
        <w:rPr>
          <w:rFonts w:ascii="Times New Roman" w:hAnsi="Times New Roman" w:cs="Times New Roman"/>
          <w:color w:val="000000" w:themeColor="text1"/>
          <w:sz w:val="20"/>
          <w:szCs w:val="20"/>
        </w:rPr>
        <w:t xml:space="preserve">= </w:t>
      </w:r>
      <w:r w:rsidR="00A27AC6" w:rsidRPr="00FB69FC">
        <w:rPr>
          <w:rFonts w:ascii="Times New Roman" w:hAnsi="Times New Roman" w:cs="Times New Roman"/>
          <w:color w:val="000000" w:themeColor="text1"/>
          <w:sz w:val="20"/>
          <w:szCs w:val="20"/>
        </w:rPr>
        <w:t xml:space="preserve">± 0.3 that is smaller than the amplitude of changes of </w:t>
      </w:r>
      <w:r w:rsidR="00A27AC6" w:rsidRPr="00FB69FC">
        <w:rPr>
          <w:rFonts w:ascii="Times New Roman" w:hAnsi="Times New Roman" w:cs="Times New Roman"/>
          <w:i/>
          <w:iCs/>
          <w:color w:val="000000" w:themeColor="text1"/>
          <w:sz w:val="20"/>
          <w:szCs w:val="20"/>
        </w:rPr>
        <w:t>d</w:t>
      </w:r>
      <w:r w:rsidR="00A27AC6" w:rsidRPr="00FB69FC">
        <w:rPr>
          <w:rFonts w:ascii="Times New Roman" w:hAnsi="Times New Roman" w:cs="Times New Roman"/>
          <w:color w:val="000000" w:themeColor="text1"/>
          <w:sz w:val="20"/>
          <w:szCs w:val="20"/>
        </w:rPr>
        <w:t xml:space="preserve"> used during on-line learning.</w:t>
      </w:r>
      <w:r w:rsidR="00302E29" w:rsidRPr="00FB69FC">
        <w:rPr>
          <w:rFonts w:ascii="Times New Roman" w:hAnsi="Times New Roman" w:cs="Times New Roman"/>
          <w:color w:val="000000" w:themeColor="text1"/>
          <w:sz w:val="20"/>
          <w:szCs w:val="20"/>
        </w:rPr>
        <w:t xml:space="preserve"> Thus, these results correspond to the case when the amplitude of the disturbances changes applied during validation experiments are within the scope of amplitudes (</w:t>
      </w:r>
      <w:r w:rsidR="00302E29" w:rsidRPr="00FB69FC">
        <w:rPr>
          <w:rFonts w:ascii="Times New Roman" w:hAnsi="Times New Roman" w:cs="Times New Roman"/>
          <w:i/>
          <w:iCs/>
          <w:color w:val="000000" w:themeColor="text1"/>
          <w:sz w:val="20"/>
          <w:szCs w:val="20"/>
        </w:rPr>
        <w:t>d</w:t>
      </w:r>
      <w:r w:rsidR="00302E29" w:rsidRPr="00FB69FC">
        <w:rPr>
          <w:rFonts w:ascii="Times New Roman" w:hAnsi="Times New Roman" w:cs="Times New Roman"/>
          <w:color w:val="000000" w:themeColor="text1"/>
          <w:sz w:val="20"/>
          <w:szCs w:val="20"/>
        </w:rPr>
        <w:t xml:space="preserve"> = ± 0.5) applied during online learning.</w:t>
      </w:r>
      <w:r w:rsidR="00A27AC6" w:rsidRPr="00FB69FC">
        <w:rPr>
          <w:rFonts w:ascii="Times New Roman" w:hAnsi="Times New Roman" w:cs="Times New Roman"/>
          <w:color w:val="000000" w:themeColor="text1"/>
          <w:sz w:val="20"/>
          <w:szCs w:val="20"/>
        </w:rPr>
        <w:t xml:space="preserve"> </w:t>
      </w:r>
      <w:r w:rsidRPr="00FB69FC">
        <w:rPr>
          <w:rFonts w:ascii="Times New Roman" w:hAnsi="Times New Roman" w:cs="Times New Roman"/>
          <w:color w:val="000000" w:themeColor="text1"/>
          <w:sz w:val="20"/>
          <w:szCs w:val="20"/>
        </w:rPr>
        <w:t xml:space="preserve">For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1</w:t>
      </w:r>
      <w:r w:rsidR="00353961" w:rsidRPr="00FB69FC">
        <w:rPr>
          <w:rFonts w:ascii="Times New Roman" w:hAnsi="Times New Roman" w:cs="Times New Roman"/>
          <w:color w:val="000000" w:themeColor="text1"/>
          <w:sz w:val="20"/>
          <w:szCs w:val="20"/>
        </w:rPr>
        <w:t xml:space="preserve">,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2</w:t>
      </w:r>
      <w:r w:rsidRPr="00FB69FC">
        <w:rPr>
          <w:rFonts w:ascii="Times New Roman" w:hAnsi="Times New Roman" w:cs="Times New Roman"/>
          <w:color w:val="000000" w:themeColor="text1"/>
          <w:sz w:val="20"/>
          <w:szCs w:val="20"/>
        </w:rPr>
        <w:t xml:space="preserve"> </w:t>
      </w:r>
      <w:r w:rsidR="00353961" w:rsidRPr="00FB69FC">
        <w:rPr>
          <w:rFonts w:ascii="Times New Roman" w:hAnsi="Times New Roman" w:cs="Times New Roman"/>
          <w:color w:val="000000" w:themeColor="text1"/>
          <w:sz w:val="20"/>
          <w:szCs w:val="20"/>
        </w:rPr>
        <w:t xml:space="preserve">and </w:t>
      </w:r>
      <w:r w:rsidR="00353961" w:rsidRPr="00FB69FC">
        <w:rPr>
          <w:rFonts w:ascii="Times New Roman" w:hAnsi="Times New Roman" w:cs="Times New Roman"/>
          <w:i/>
          <w:iCs/>
          <w:color w:val="000000" w:themeColor="text1"/>
          <w:sz w:val="20"/>
          <w:szCs w:val="20"/>
        </w:rPr>
        <w:t>K</w:t>
      </w:r>
      <w:r w:rsidR="00353961" w:rsidRPr="00FB69FC">
        <w:rPr>
          <w:rFonts w:ascii="Times New Roman" w:hAnsi="Times New Roman" w:cs="Times New Roman"/>
          <w:i/>
          <w:iCs/>
          <w:color w:val="000000" w:themeColor="text1"/>
          <w:sz w:val="20"/>
          <w:szCs w:val="20"/>
          <w:vertAlign w:val="subscript"/>
        </w:rPr>
        <w:t>3</w:t>
      </w:r>
      <w:r w:rsidR="00353961" w:rsidRPr="00FB69FC">
        <w:rPr>
          <w:rFonts w:ascii="Times New Roman" w:hAnsi="Times New Roman" w:cs="Times New Roman"/>
          <w:color w:val="000000" w:themeColor="text1"/>
          <w:sz w:val="20"/>
          <w:szCs w:val="20"/>
        </w:rPr>
        <w:t xml:space="preserve"> </w:t>
      </w:r>
      <w:r w:rsidRPr="00FB69FC">
        <w:rPr>
          <w:rFonts w:ascii="Times New Roman" w:hAnsi="Times New Roman" w:cs="Times New Roman"/>
          <w:color w:val="000000" w:themeColor="text1"/>
          <w:sz w:val="20"/>
          <w:szCs w:val="20"/>
        </w:rPr>
        <w:t xml:space="preserve">processes, even after only a few hundred epochs, a significant improvement over the PI controller performance is evident for the proposed Q2d approach. Namely, for </w:t>
      </w:r>
      <w:r w:rsidR="0065076F" w:rsidRPr="00FB69FC">
        <w:rPr>
          <w:rFonts w:ascii="Times New Roman" w:hAnsi="Times New Roman" w:cs="Times New Roman"/>
          <w:color w:val="000000" w:themeColor="text1"/>
          <w:sz w:val="20"/>
          <w:szCs w:val="20"/>
        </w:rPr>
        <w:t xml:space="preserve">the </w:t>
      </w:r>
      <w:r w:rsidRPr="00FB69FC">
        <w:rPr>
          <w:rFonts w:ascii="Times New Roman" w:hAnsi="Times New Roman" w:cs="Times New Roman"/>
          <w:color w:val="000000" w:themeColor="text1"/>
          <w:sz w:val="20"/>
          <w:szCs w:val="20"/>
        </w:rPr>
        <w:t xml:space="preserve">disturbance rejection, </w:t>
      </w:r>
      <w:r w:rsidR="00302E29" w:rsidRPr="00FB69FC">
        <w:rPr>
          <w:rFonts w:ascii="Times New Roman" w:hAnsi="Times New Roman" w:cs="Times New Roman"/>
          <w:color w:val="000000" w:themeColor="text1"/>
          <w:sz w:val="20"/>
          <w:szCs w:val="20"/>
        </w:rPr>
        <w:t>the settling t</w:t>
      </w:r>
      <w:r w:rsidR="0065076F" w:rsidRPr="00FB69FC">
        <w:rPr>
          <w:rFonts w:ascii="Times New Roman" w:hAnsi="Times New Roman" w:cs="Times New Roman"/>
          <w:color w:val="000000" w:themeColor="text1"/>
          <w:sz w:val="20"/>
          <w:szCs w:val="20"/>
        </w:rPr>
        <w:t>i</w:t>
      </w:r>
      <w:r w:rsidR="00302E29" w:rsidRPr="00FB69FC">
        <w:rPr>
          <w:rFonts w:ascii="Times New Roman" w:hAnsi="Times New Roman" w:cs="Times New Roman"/>
          <w:color w:val="000000" w:themeColor="text1"/>
          <w:sz w:val="20"/>
          <w:szCs w:val="20"/>
        </w:rPr>
        <w:t xml:space="preserve">me is </w:t>
      </w:r>
      <w:r w:rsidRPr="00FB69FC">
        <w:rPr>
          <w:rFonts w:ascii="Times New Roman" w:hAnsi="Times New Roman" w:cs="Times New Roman"/>
          <w:color w:val="000000" w:themeColor="text1"/>
          <w:sz w:val="20"/>
          <w:szCs w:val="20"/>
        </w:rPr>
        <w:t xml:space="preserve">successively reduced </w:t>
      </w:r>
      <w:r w:rsidR="00302E29" w:rsidRPr="00FB69FC">
        <w:rPr>
          <w:rFonts w:ascii="Times New Roman" w:hAnsi="Times New Roman" w:cs="Times New Roman"/>
          <w:color w:val="000000" w:themeColor="text1"/>
          <w:sz w:val="20"/>
          <w:szCs w:val="20"/>
        </w:rPr>
        <w:t xml:space="preserve">and additionally for </w:t>
      </w:r>
      <w:r w:rsidR="00302E29" w:rsidRPr="00FB69FC">
        <w:rPr>
          <w:rFonts w:ascii="Times New Roman" w:hAnsi="Times New Roman" w:cs="Times New Roman"/>
          <w:i/>
          <w:iCs/>
          <w:color w:val="000000" w:themeColor="text1"/>
          <w:sz w:val="20"/>
          <w:szCs w:val="20"/>
        </w:rPr>
        <w:t>K</w:t>
      </w:r>
      <w:r w:rsidR="00302E29" w:rsidRPr="00FB69FC">
        <w:rPr>
          <w:rFonts w:ascii="Times New Roman" w:hAnsi="Times New Roman"/>
          <w:color w:val="000000" w:themeColor="text1"/>
          <w:sz w:val="20"/>
          <w:vertAlign w:val="subscript"/>
        </w:rPr>
        <w:t>1</w:t>
      </w:r>
      <w:r w:rsidR="00302E29" w:rsidRPr="00FB69FC">
        <w:rPr>
          <w:rFonts w:ascii="Times New Roman" w:hAnsi="Times New Roman" w:cs="Times New Roman"/>
          <w:color w:val="000000" w:themeColor="text1"/>
          <w:sz w:val="20"/>
          <w:szCs w:val="20"/>
        </w:rPr>
        <w:t xml:space="preserve">, </w:t>
      </w:r>
      <w:r w:rsidR="00302E29" w:rsidRPr="00FB69FC">
        <w:rPr>
          <w:rFonts w:ascii="Times New Roman" w:hAnsi="Times New Roman" w:cs="Times New Roman"/>
          <w:i/>
          <w:iCs/>
          <w:color w:val="000000" w:themeColor="text1"/>
          <w:sz w:val="20"/>
          <w:szCs w:val="20"/>
        </w:rPr>
        <w:t>K</w:t>
      </w:r>
      <w:r w:rsidR="00302E29" w:rsidRPr="00FB69FC">
        <w:rPr>
          <w:rFonts w:ascii="Times New Roman" w:hAnsi="Times New Roman"/>
          <w:color w:val="000000" w:themeColor="text1"/>
          <w:sz w:val="20"/>
          <w:vertAlign w:val="subscript"/>
        </w:rPr>
        <w:t>2</w:t>
      </w:r>
      <w:r w:rsidR="00302E29" w:rsidRPr="00FB69FC">
        <w:rPr>
          <w:rFonts w:ascii="Times New Roman" w:hAnsi="Times New Roman" w:cs="Times New Roman"/>
          <w:color w:val="000000" w:themeColor="text1"/>
          <w:sz w:val="20"/>
          <w:szCs w:val="20"/>
        </w:rPr>
        <w:t xml:space="preserve"> processes, one can also observe a successive reduction of overregulation.</w:t>
      </w:r>
      <w:r w:rsidRPr="00FB69FC">
        <w:rPr>
          <w:rFonts w:ascii="Times New Roman" w:hAnsi="Times New Roman" w:cs="Times New Roman"/>
          <w:color w:val="000000" w:themeColor="text1"/>
          <w:sz w:val="20"/>
          <w:szCs w:val="20"/>
        </w:rPr>
        <w:t xml:space="preserve"> At the same time, the tracking becomes increasingly closer to the reference trajectories predefined for the closed loops with each </w:t>
      </w:r>
      <w:r w:rsidRPr="00A27AC6">
        <w:rPr>
          <w:rFonts w:ascii="Times New Roman" w:hAnsi="Times New Roman" w:cs="Times New Roman"/>
          <w:color w:val="000000" w:themeColor="text1"/>
          <w:sz w:val="20"/>
          <w:szCs w:val="20"/>
        </w:rPr>
        <w:lastRenderedPageBreak/>
        <w:t xml:space="preserve">considered process. Note that, due to defining the parameter </w:t>
      </w:r>
      <w:r w:rsidRPr="00A27AC6">
        <w:rPr>
          <w:rFonts w:ascii="Times New Roman" w:hAnsi="Times New Roman" w:cs="Times New Roman"/>
          <w:i/>
          <w:iCs/>
          <w:color w:val="000000" w:themeColor="text1"/>
          <w:sz w:val="20"/>
          <w:szCs w:val="20"/>
        </w:rPr>
        <w:t>precision</w:t>
      </w:r>
      <w:r w:rsidRPr="00A27AC6">
        <w:rPr>
          <w:rFonts w:ascii="Times New Roman" w:hAnsi="Times New Roman" w:cs="Times New Roman"/>
          <w:color w:val="000000" w:themeColor="text1"/>
          <w:sz w:val="20"/>
          <w:szCs w:val="20"/>
        </w:rPr>
        <w:t xml:space="preserve"> = 0.01, the Q2d method does not eliminate the steady-state error. Instead, this error is kept constant at a level corresponding to the predefined </w:t>
      </w:r>
      <w:r w:rsidRPr="00A27AC6">
        <w:rPr>
          <w:rFonts w:ascii="Times New Roman" w:hAnsi="Times New Roman" w:cs="Times New Roman"/>
          <w:i/>
          <w:iCs/>
          <w:color w:val="000000" w:themeColor="text1"/>
          <w:sz w:val="20"/>
          <w:szCs w:val="20"/>
        </w:rPr>
        <w:t>precision</w:t>
      </w:r>
      <w:r w:rsidRPr="00A27AC6">
        <w:rPr>
          <w:rFonts w:ascii="Times New Roman" w:hAnsi="Times New Roman" w:cs="Times New Roman"/>
          <w:color w:val="000000" w:themeColor="text1"/>
          <w:sz w:val="20"/>
          <w:szCs w:val="20"/>
        </w:rPr>
        <w:t xml:space="preserve">, which is a characteristic feature of the proposed Q-learning approach. However, for a reasonably chosen </w:t>
      </w:r>
      <w:r w:rsidRPr="00A27AC6">
        <w:rPr>
          <w:rFonts w:ascii="Times New Roman" w:hAnsi="Times New Roman" w:cs="Times New Roman"/>
          <w:i/>
          <w:iCs/>
          <w:color w:val="000000" w:themeColor="text1"/>
          <w:sz w:val="20"/>
          <w:szCs w:val="20"/>
        </w:rPr>
        <w:t>precision</w:t>
      </w:r>
      <w:r w:rsidRPr="00A27AC6">
        <w:rPr>
          <w:rFonts w:ascii="Times New Roman" w:hAnsi="Times New Roman" w:cs="Times New Roman"/>
          <w:color w:val="000000" w:themeColor="text1"/>
          <w:sz w:val="20"/>
          <w:szCs w:val="20"/>
        </w:rPr>
        <w:t>, this phenomenon is acceptable in the majority of practical cases. The improvement is a result of the successive learning of more aggressive operation, which can be observed in the corresponding diagrams showing variations of the manipulat</w:t>
      </w:r>
      <w:r w:rsidR="00302E29">
        <w:rPr>
          <w:rFonts w:ascii="Times New Roman" w:hAnsi="Times New Roman" w:cs="Times New Roman"/>
          <w:color w:val="000000" w:themeColor="text1"/>
          <w:sz w:val="20"/>
          <w:szCs w:val="20"/>
        </w:rPr>
        <w:t>ing</w:t>
      </w:r>
      <w:r w:rsidRPr="00A27AC6">
        <w:rPr>
          <w:rFonts w:ascii="Times New Roman" w:hAnsi="Times New Roman" w:cs="Times New Roman"/>
          <w:color w:val="000000" w:themeColor="text1"/>
          <w:sz w:val="20"/>
          <w:szCs w:val="20"/>
        </w:rPr>
        <w:t xml:space="preserve"> variable. Simultaneously, due to the obvious difference in the dynamics between the predefined first-order reference trajectory and the dynamics</w:t>
      </w:r>
      <w:r w:rsidR="005D2581">
        <w:rPr>
          <w:rFonts w:ascii="Times New Roman" w:hAnsi="Times New Roman" w:cs="Times New Roman"/>
          <w:color w:val="000000" w:themeColor="text1"/>
          <w:sz w:val="20"/>
          <w:szCs w:val="20"/>
        </w:rPr>
        <w:t xml:space="preserve"> of the considered second order processes</w:t>
      </w:r>
      <w:r w:rsidRPr="00A27AC6">
        <w:rPr>
          <w:rFonts w:ascii="Times New Roman" w:hAnsi="Times New Roman" w:cs="Times New Roman"/>
          <w:color w:val="000000" w:themeColor="text1"/>
          <w:sz w:val="20"/>
          <w:szCs w:val="20"/>
        </w:rPr>
        <w:t>, the difference between the reference trajectory and the variations of the process output after the learning is still visible.</w:t>
      </w:r>
    </w:p>
    <w:p w14:paraId="7E07177A" w14:textId="2307C147" w:rsidR="00F1091B" w:rsidRPr="00FB69FC" w:rsidRDefault="004275CB" w:rsidP="004275CB">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Table I shows the chosen quantitative </w:t>
      </w:r>
      <w:r w:rsidR="002148FB" w:rsidRPr="00FB69FC">
        <w:rPr>
          <w:rFonts w:ascii="Times New Roman" w:hAnsi="Times New Roman" w:cs="Times New Roman"/>
          <w:color w:val="000000" w:themeColor="text1"/>
          <w:sz w:val="20"/>
          <w:szCs w:val="20"/>
        </w:rPr>
        <w:t xml:space="preserve">quality </w:t>
      </w:r>
      <w:r w:rsidRPr="00FB69FC">
        <w:rPr>
          <w:rFonts w:ascii="Times New Roman" w:hAnsi="Times New Roman" w:cs="Times New Roman"/>
          <w:color w:val="000000" w:themeColor="text1"/>
          <w:sz w:val="20"/>
          <w:szCs w:val="20"/>
        </w:rPr>
        <w:t xml:space="preserve">measures computed </w:t>
      </w:r>
      <w:r w:rsidR="00007B3C" w:rsidRPr="00FB69FC">
        <w:rPr>
          <w:rFonts w:ascii="Times New Roman" w:hAnsi="Times New Roman" w:cs="Times New Roman"/>
          <w:color w:val="000000" w:themeColor="text1"/>
          <w:sz w:val="20"/>
          <w:szCs w:val="20"/>
        </w:rPr>
        <w:t xml:space="preserve">for </w:t>
      </w:r>
      <w:r w:rsidRPr="00FB69FC">
        <w:rPr>
          <w:rFonts w:ascii="Times New Roman" w:hAnsi="Times New Roman" w:cs="Times New Roman"/>
          <w:color w:val="000000" w:themeColor="text1"/>
          <w:sz w:val="20"/>
          <w:szCs w:val="20"/>
        </w:rPr>
        <w:t>the experiments shown in Figs. 5</w:t>
      </w:r>
      <w:r w:rsidR="00007B3C" w:rsidRPr="00FB69FC">
        <w:rPr>
          <w:rFonts w:ascii="Times New Roman" w:hAnsi="Times New Roman" w:cs="Times New Roman"/>
          <w:color w:val="000000" w:themeColor="text1"/>
          <w:sz w:val="20"/>
          <w:szCs w:val="20"/>
        </w:rPr>
        <w:t>-7</w:t>
      </w:r>
      <w:r w:rsidRPr="00FB69FC">
        <w:rPr>
          <w:rFonts w:ascii="Times New Roman" w:hAnsi="Times New Roman" w:cs="Times New Roman"/>
          <w:color w:val="000000" w:themeColor="text1"/>
          <w:sz w:val="20"/>
          <w:szCs w:val="20"/>
        </w:rPr>
        <w:t xml:space="preserve">. </w:t>
      </w:r>
      <w:r w:rsidR="00F1091B" w:rsidRPr="00FB69FC">
        <w:rPr>
          <w:rFonts w:ascii="Times New Roman" w:hAnsi="Times New Roman" w:cs="Times New Roman"/>
          <w:color w:val="000000" w:themeColor="text1"/>
          <w:sz w:val="20"/>
          <w:szCs w:val="20"/>
        </w:rPr>
        <w:t xml:space="preserve">For this purpose, four </w:t>
      </w:r>
      <w:r w:rsidR="001F14A9" w:rsidRPr="00FB69FC">
        <w:rPr>
          <w:rFonts w:ascii="Times New Roman" w:hAnsi="Times New Roman" w:cs="Times New Roman"/>
          <w:color w:val="000000" w:themeColor="text1"/>
          <w:sz w:val="20"/>
          <w:szCs w:val="20"/>
        </w:rPr>
        <w:t xml:space="preserve">measures that are </w:t>
      </w:r>
      <w:r w:rsidR="00F1091B" w:rsidRPr="00FB69FC">
        <w:rPr>
          <w:rFonts w:ascii="Times New Roman" w:hAnsi="Times New Roman" w:cs="Times New Roman"/>
          <w:color w:val="000000" w:themeColor="text1"/>
          <w:sz w:val="20"/>
          <w:szCs w:val="20"/>
        </w:rPr>
        <w:t xml:space="preserve">the most frequently used in control </w:t>
      </w:r>
      <w:r w:rsidR="001F14A9" w:rsidRPr="00FB69FC">
        <w:rPr>
          <w:rFonts w:ascii="Times New Roman" w:hAnsi="Times New Roman" w:cs="Times New Roman"/>
          <w:color w:val="000000" w:themeColor="text1"/>
          <w:sz w:val="20"/>
          <w:szCs w:val="20"/>
        </w:rPr>
        <w:t>engineering</w:t>
      </w:r>
      <w:r w:rsidR="00F1091B" w:rsidRPr="00FB69FC">
        <w:rPr>
          <w:rFonts w:ascii="Times New Roman" w:hAnsi="Times New Roman" w:cs="Times New Roman"/>
          <w:color w:val="000000" w:themeColor="text1"/>
          <w:sz w:val="20"/>
          <w:szCs w:val="20"/>
        </w:rPr>
        <w:t xml:space="preserve"> </w:t>
      </w:r>
      <w:r w:rsidR="001F14A9" w:rsidRPr="00FB69FC">
        <w:rPr>
          <w:rFonts w:ascii="Times New Roman" w:hAnsi="Times New Roman" w:cs="Times New Roman"/>
          <w:color w:val="000000" w:themeColor="text1"/>
          <w:sz w:val="20"/>
          <w:szCs w:val="20"/>
        </w:rPr>
        <w:t>practice are proposed. First is the integral absolute error (IAE) that quantifies the absolute value of the control error by its integration over a certain period of time. For changes of the set point, i</w:t>
      </w:r>
      <w:r w:rsidR="00EF6124" w:rsidRPr="00FB69FC">
        <w:rPr>
          <w:rFonts w:ascii="Times New Roman" w:hAnsi="Times New Roman" w:cs="Times New Roman"/>
          <w:color w:val="000000" w:themeColor="text1"/>
          <w:sz w:val="20"/>
          <w:szCs w:val="20"/>
        </w:rPr>
        <w:t>t</w:t>
      </w:r>
      <w:r w:rsidR="001F14A9" w:rsidRPr="00FB69FC">
        <w:rPr>
          <w:rFonts w:ascii="Times New Roman" w:hAnsi="Times New Roman" w:cs="Times New Roman"/>
          <w:color w:val="000000" w:themeColor="text1"/>
          <w:sz w:val="20"/>
          <w:szCs w:val="20"/>
        </w:rPr>
        <w:t xml:space="preserve"> quantifies tracking properties while for changes of disturbances, it quantifies how the disturbance is rejected over time. This measure is a very general but not fully informative. Thus, it should be used jointly with the other measures. The second one considered here is the maximal overshoot </w:t>
      </w:r>
      <w:r w:rsidR="00EF6124" w:rsidRPr="00FB69FC">
        <w:rPr>
          <w:rFonts w:ascii="Times New Roman" w:hAnsi="Times New Roman" w:cs="Times New Roman"/>
          <w:color w:val="000000" w:themeColor="text1"/>
          <w:sz w:val="20"/>
          <w:szCs w:val="20"/>
        </w:rPr>
        <w:t xml:space="preserve">- </w:t>
      </w:r>
      <w:r w:rsidR="001F14A9" w:rsidRPr="00FB69FC">
        <w:rPr>
          <w:rFonts w:ascii="Times New Roman" w:hAnsi="Times New Roman" w:cs="Times New Roman"/>
          <w:color w:val="000000" w:themeColor="text1"/>
          <w:sz w:val="20"/>
          <w:szCs w:val="20"/>
        </w:rPr>
        <w:t>namely, the maximum absolute value of over or undershoot</w:t>
      </w:r>
      <w:r w:rsidR="00EF6124" w:rsidRPr="00FB69FC">
        <w:rPr>
          <w:rFonts w:ascii="Times New Roman" w:hAnsi="Times New Roman" w:cs="Times New Roman"/>
          <w:color w:val="000000" w:themeColor="text1"/>
          <w:sz w:val="20"/>
          <w:szCs w:val="20"/>
        </w:rPr>
        <w:t xml:space="preserve"> of the controlled output </w:t>
      </w:r>
      <w:r w:rsidR="00EF6124" w:rsidRPr="00FB69FC">
        <w:rPr>
          <w:rFonts w:ascii="Times New Roman" w:hAnsi="Times New Roman" w:cs="Times New Roman"/>
          <w:i/>
          <w:iCs/>
          <w:color w:val="000000" w:themeColor="text1"/>
          <w:sz w:val="20"/>
          <w:szCs w:val="20"/>
        </w:rPr>
        <w:t>Y</w:t>
      </w:r>
      <w:r w:rsidR="00EF6124" w:rsidRPr="00FB69FC">
        <w:rPr>
          <w:rFonts w:ascii="Times New Roman" w:hAnsi="Times New Roman" w:cs="Times New Roman"/>
          <w:color w:val="000000" w:themeColor="text1"/>
          <w:sz w:val="20"/>
          <w:szCs w:val="20"/>
        </w:rPr>
        <w:t xml:space="preserve"> over (for a positive change) or under (for a negative change) of the set point</w:t>
      </w:r>
      <w:r w:rsidR="001F14A9" w:rsidRPr="00FB69FC">
        <w:rPr>
          <w:rFonts w:ascii="Times New Roman" w:hAnsi="Times New Roman" w:cs="Times New Roman"/>
          <w:color w:val="000000" w:themeColor="text1"/>
          <w:sz w:val="20"/>
          <w:szCs w:val="20"/>
        </w:rPr>
        <w:t xml:space="preserve">. The third one is the settling time that quantifies how long it takes to reach the new steady state after the set point change (tracking) or to </w:t>
      </w:r>
      <w:r w:rsidR="00EF6124" w:rsidRPr="00FB69FC">
        <w:rPr>
          <w:rFonts w:ascii="Times New Roman" w:hAnsi="Times New Roman" w:cs="Times New Roman"/>
          <w:color w:val="000000" w:themeColor="text1"/>
          <w:sz w:val="20"/>
          <w:szCs w:val="20"/>
        </w:rPr>
        <w:t xml:space="preserve">fully </w:t>
      </w:r>
      <w:r w:rsidR="001F14A9" w:rsidRPr="00FB69FC">
        <w:rPr>
          <w:rFonts w:ascii="Times New Roman" w:hAnsi="Times New Roman" w:cs="Times New Roman"/>
          <w:color w:val="000000" w:themeColor="text1"/>
          <w:sz w:val="20"/>
          <w:szCs w:val="20"/>
        </w:rPr>
        <w:t xml:space="preserve">reject the disturbance after its appearance. Finally, the maximal increment of the manipulating signal </w:t>
      </w:r>
      <m:oMath>
        <m:d>
          <m:dPr>
            <m:begChr m:val="|"/>
            <m:endChr m:val="|"/>
            <m:ctrlPr>
              <w:rPr>
                <w:rFonts w:ascii="Cambria Math" w:hAnsi="Cambria Math" w:cs="Times New Roman"/>
                <w:i/>
                <w:iCs/>
                <w:color w:val="000000" w:themeColor="text1"/>
                <w:sz w:val="20"/>
                <w:szCs w:val="20"/>
              </w:rPr>
            </m:ctrlPr>
          </m:dPr>
          <m:e>
            <m:r>
              <w:rPr>
                <w:rFonts w:ascii="Cambria Math" w:hAnsi="Cambria Math" w:cs="Times New Roman"/>
                <w:color w:val="000000" w:themeColor="text1"/>
                <w:sz w:val="20"/>
                <w:szCs w:val="20"/>
              </w:rPr>
              <m:t>Δ</m:t>
            </m:r>
            <m:sSub>
              <m:sSubPr>
                <m:ctrlPr>
                  <w:rPr>
                    <w:rFonts w:ascii="Cambria Math" w:hAnsi="Cambria Math" w:cs="Times New Roman"/>
                    <w:i/>
                    <w:iCs/>
                    <w:color w:val="000000" w:themeColor="text1"/>
                    <w:sz w:val="20"/>
                    <w:szCs w:val="20"/>
                  </w:rPr>
                </m:ctrlPr>
              </m:sSubPr>
              <m:e>
                <m:r>
                  <w:rPr>
                    <w:rFonts w:ascii="Cambria Math" w:hAnsi="Cambria Math" w:cs="Times New Roman"/>
                    <w:color w:val="000000" w:themeColor="text1"/>
                    <w:sz w:val="20"/>
                    <w:szCs w:val="20"/>
                  </w:rPr>
                  <m:t>U</m:t>
                </m:r>
              </m:e>
              <m:sub>
                <m:r>
                  <w:rPr>
                    <w:rFonts w:ascii="Cambria Math" w:hAnsi="Cambria Math" w:cs="Times New Roman"/>
                    <w:color w:val="000000" w:themeColor="text1"/>
                    <w:sz w:val="20"/>
                    <w:szCs w:val="20"/>
                  </w:rPr>
                  <m:t>max</m:t>
                </m:r>
              </m:sub>
            </m:sSub>
          </m:e>
        </m:d>
      </m:oMath>
      <w:r w:rsidR="001F14A9" w:rsidRPr="00FB69FC">
        <w:rPr>
          <w:rFonts w:ascii="Times New Roman" w:hAnsi="Times New Roman" w:cs="Times New Roman"/>
          <w:color w:val="000000" w:themeColor="text1"/>
          <w:sz w:val="20"/>
          <w:szCs w:val="20"/>
        </w:rPr>
        <w:t xml:space="preserve"> is used as the fourth considered measure. It </w:t>
      </w:r>
      <w:r w:rsidR="003D6903" w:rsidRPr="00FB69FC">
        <w:rPr>
          <w:rFonts w:ascii="Times New Roman" w:hAnsi="Times New Roman" w:cs="Times New Roman"/>
          <w:color w:val="000000" w:themeColor="text1"/>
          <w:sz w:val="20"/>
          <w:szCs w:val="20"/>
        </w:rPr>
        <w:t>is used to</w:t>
      </w:r>
      <w:r w:rsidR="001F14A9" w:rsidRPr="00FB69FC">
        <w:rPr>
          <w:rFonts w:ascii="Times New Roman" w:hAnsi="Times New Roman" w:cs="Times New Roman"/>
          <w:color w:val="000000" w:themeColor="text1"/>
          <w:sz w:val="20"/>
          <w:szCs w:val="20"/>
        </w:rPr>
        <w:t xml:space="preserve"> quantif</w:t>
      </w:r>
      <w:r w:rsidR="003D6903" w:rsidRPr="00FB69FC">
        <w:rPr>
          <w:rFonts w:ascii="Times New Roman" w:hAnsi="Times New Roman" w:cs="Times New Roman"/>
          <w:color w:val="000000" w:themeColor="text1"/>
          <w:sz w:val="20"/>
          <w:szCs w:val="20"/>
        </w:rPr>
        <w:t>y</w:t>
      </w:r>
      <w:r w:rsidR="001F14A9" w:rsidRPr="00FB69FC">
        <w:rPr>
          <w:rFonts w:ascii="Times New Roman" w:hAnsi="Times New Roman" w:cs="Times New Roman"/>
          <w:color w:val="000000" w:themeColor="text1"/>
          <w:sz w:val="20"/>
          <w:szCs w:val="20"/>
        </w:rPr>
        <w:t xml:space="preserve"> the price in terms of aggressivity of the control action. </w:t>
      </w:r>
      <w:r w:rsidR="00386940" w:rsidRPr="00FB69FC">
        <w:rPr>
          <w:rFonts w:ascii="Times New Roman" w:hAnsi="Times New Roman" w:cs="Times New Roman"/>
          <w:color w:val="000000" w:themeColor="text1"/>
          <w:sz w:val="20"/>
          <w:szCs w:val="20"/>
        </w:rPr>
        <w:t xml:space="preserve">More precise control (with smaller </w:t>
      </w:r>
      <w:r w:rsidR="00EF6124" w:rsidRPr="00FB69FC">
        <w:rPr>
          <w:rFonts w:ascii="Times New Roman" w:hAnsi="Times New Roman" w:cs="Times New Roman"/>
          <w:color w:val="000000" w:themeColor="text1"/>
          <w:sz w:val="20"/>
          <w:szCs w:val="20"/>
        </w:rPr>
        <w:t xml:space="preserve">values of </w:t>
      </w:r>
      <w:r w:rsidR="00386940" w:rsidRPr="00FB69FC">
        <w:rPr>
          <w:rFonts w:ascii="Times New Roman" w:hAnsi="Times New Roman" w:cs="Times New Roman"/>
          <w:color w:val="000000" w:themeColor="text1"/>
          <w:sz w:val="20"/>
          <w:szCs w:val="20"/>
        </w:rPr>
        <w:t xml:space="preserve">IAE, maximum overshoot and settling time) requires more aggressive action (larger increments of the manipulating signals and consequently larger </w:t>
      </w:r>
      <m:oMath>
        <m:d>
          <m:dPr>
            <m:begChr m:val="|"/>
            <m:endChr m:val="|"/>
            <m:ctrlPr>
              <w:rPr>
                <w:rFonts w:ascii="Cambria Math" w:hAnsi="Cambria Math" w:cs="Times New Roman"/>
                <w:i/>
                <w:iCs/>
                <w:color w:val="000000" w:themeColor="text1"/>
                <w:sz w:val="20"/>
                <w:szCs w:val="20"/>
              </w:rPr>
            </m:ctrlPr>
          </m:dPr>
          <m:e>
            <m:r>
              <w:rPr>
                <w:rFonts w:ascii="Cambria Math" w:hAnsi="Cambria Math" w:cs="Times New Roman"/>
                <w:color w:val="000000" w:themeColor="text1"/>
                <w:sz w:val="20"/>
                <w:szCs w:val="20"/>
              </w:rPr>
              <m:t>Δ</m:t>
            </m:r>
            <m:sSub>
              <m:sSubPr>
                <m:ctrlPr>
                  <w:rPr>
                    <w:rFonts w:ascii="Cambria Math" w:hAnsi="Cambria Math" w:cs="Times New Roman"/>
                    <w:i/>
                    <w:iCs/>
                    <w:color w:val="000000" w:themeColor="text1"/>
                    <w:sz w:val="20"/>
                    <w:szCs w:val="20"/>
                  </w:rPr>
                </m:ctrlPr>
              </m:sSubPr>
              <m:e>
                <m:r>
                  <w:rPr>
                    <w:rFonts w:ascii="Cambria Math" w:hAnsi="Cambria Math" w:cs="Times New Roman"/>
                    <w:color w:val="000000" w:themeColor="text1"/>
                    <w:sz w:val="20"/>
                    <w:szCs w:val="20"/>
                  </w:rPr>
                  <m:t>U</m:t>
                </m:r>
              </m:e>
              <m:sub>
                <m:r>
                  <w:rPr>
                    <w:rFonts w:ascii="Cambria Math" w:hAnsi="Cambria Math" w:cs="Times New Roman"/>
                    <w:color w:val="000000" w:themeColor="text1"/>
                    <w:sz w:val="20"/>
                    <w:szCs w:val="20"/>
                  </w:rPr>
                  <m:t>max</m:t>
                </m:r>
              </m:sub>
            </m:sSub>
          </m:e>
        </m:d>
      </m:oMath>
      <w:r w:rsidR="00386940" w:rsidRPr="00FB69FC">
        <w:rPr>
          <w:rFonts w:ascii="Times New Roman" w:eastAsiaTheme="minorEastAsia" w:hAnsi="Times New Roman" w:cs="Times New Roman"/>
          <w:iCs/>
          <w:color w:val="000000" w:themeColor="text1"/>
          <w:sz w:val="20"/>
          <w:szCs w:val="20"/>
        </w:rPr>
        <w:t>). However, to</w:t>
      </w:r>
      <w:r w:rsidR="003D6903" w:rsidRPr="00FB69FC">
        <w:rPr>
          <w:rFonts w:ascii="Times New Roman" w:eastAsiaTheme="minorEastAsia" w:hAnsi="Times New Roman" w:cs="Times New Roman"/>
          <w:iCs/>
          <w:color w:val="000000" w:themeColor="text1"/>
          <w:sz w:val="20"/>
          <w:szCs w:val="20"/>
        </w:rPr>
        <w:t>o</w:t>
      </w:r>
      <w:r w:rsidR="00386940" w:rsidRPr="00FB69FC">
        <w:rPr>
          <w:rFonts w:ascii="Times New Roman" w:eastAsiaTheme="minorEastAsia" w:hAnsi="Times New Roman" w:cs="Times New Roman"/>
          <w:iCs/>
          <w:color w:val="000000" w:themeColor="text1"/>
          <w:sz w:val="20"/>
          <w:szCs w:val="20"/>
        </w:rPr>
        <w:t xml:space="preserve"> aggressive actions can lead to oscillatory closed loop behavior or even instability of the closed loop system.</w:t>
      </w:r>
      <w:r w:rsidR="00EF6124" w:rsidRPr="00FB69FC">
        <w:rPr>
          <w:rFonts w:ascii="Times New Roman" w:eastAsiaTheme="minorEastAsia" w:hAnsi="Times New Roman" w:cs="Times New Roman"/>
          <w:iCs/>
          <w:color w:val="000000" w:themeColor="text1"/>
          <w:sz w:val="20"/>
          <w:szCs w:val="20"/>
        </w:rPr>
        <w:t xml:space="preserve"> These measures are not only the most frequently used in the industrial automation for the assessment of the closed loop control performance, but they are also used as quality </w:t>
      </w:r>
      <w:r w:rsidR="003D6903" w:rsidRPr="00FB69FC">
        <w:rPr>
          <w:rFonts w:ascii="Times New Roman" w:eastAsiaTheme="minorEastAsia" w:hAnsi="Times New Roman" w:cs="Times New Roman"/>
          <w:iCs/>
          <w:color w:val="000000" w:themeColor="text1"/>
          <w:sz w:val="20"/>
          <w:szCs w:val="20"/>
        </w:rPr>
        <w:t>performance indicators</w:t>
      </w:r>
      <w:r w:rsidR="00EF6124" w:rsidRPr="00FB69FC">
        <w:rPr>
          <w:rFonts w:ascii="Times New Roman" w:eastAsiaTheme="minorEastAsia" w:hAnsi="Times New Roman" w:cs="Times New Roman"/>
          <w:iCs/>
          <w:color w:val="000000" w:themeColor="text1"/>
          <w:sz w:val="20"/>
          <w:szCs w:val="20"/>
        </w:rPr>
        <w:t xml:space="preserve"> that should be minimized by optimal PI tuning. Namely, some analytical tuning rules for </w:t>
      </w:r>
      <w:r w:rsidR="003D6903" w:rsidRPr="00FB69FC">
        <w:rPr>
          <w:rFonts w:ascii="Times New Roman" w:eastAsiaTheme="minorEastAsia" w:hAnsi="Times New Roman" w:cs="Times New Roman"/>
          <w:iCs/>
          <w:color w:val="000000" w:themeColor="text1"/>
          <w:sz w:val="20"/>
          <w:szCs w:val="20"/>
        </w:rPr>
        <w:t xml:space="preserve">a </w:t>
      </w:r>
      <w:r w:rsidR="00EF6124" w:rsidRPr="00FB69FC">
        <w:rPr>
          <w:rFonts w:ascii="Times New Roman" w:eastAsiaTheme="minorEastAsia" w:hAnsi="Times New Roman" w:cs="Times New Roman"/>
          <w:iCs/>
          <w:color w:val="000000" w:themeColor="text1"/>
          <w:sz w:val="20"/>
          <w:szCs w:val="20"/>
        </w:rPr>
        <w:t xml:space="preserve">PI controller have been designed to minimize IAE (or its equivalent ISE – integral square error), maximum overshoot or </w:t>
      </w:r>
      <w:r w:rsidR="002148FB" w:rsidRPr="00FB69FC">
        <w:rPr>
          <w:rFonts w:ascii="Times New Roman" w:eastAsiaTheme="minorEastAsia" w:hAnsi="Times New Roman" w:cs="Times New Roman"/>
          <w:iCs/>
          <w:color w:val="000000" w:themeColor="text1"/>
          <w:sz w:val="20"/>
          <w:szCs w:val="20"/>
        </w:rPr>
        <w:t>settling time for a class of closed loop systems, based on more or less precise knowledge of the mathematical process model</w:t>
      </w:r>
      <w:r w:rsidR="00740BFB" w:rsidRPr="00FB69FC">
        <w:rPr>
          <w:rFonts w:ascii="Times New Roman" w:eastAsiaTheme="minorEastAsia" w:hAnsi="Times New Roman" w:cs="Times New Roman"/>
          <w:iCs/>
          <w:color w:val="000000" w:themeColor="text1"/>
          <w:sz w:val="20"/>
          <w:szCs w:val="20"/>
        </w:rPr>
        <w:t xml:space="preserve"> [</w:t>
      </w:r>
      <w:r w:rsidR="001624C6" w:rsidRPr="00FB69FC">
        <w:rPr>
          <w:rFonts w:ascii="Times New Roman" w:eastAsiaTheme="minorEastAsia" w:hAnsi="Times New Roman" w:cs="Times New Roman"/>
          <w:iCs/>
          <w:color w:val="000000" w:themeColor="text1"/>
          <w:sz w:val="20"/>
          <w:szCs w:val="20"/>
        </w:rPr>
        <w:t>4</w:t>
      </w:r>
      <w:r w:rsidR="00014B3C" w:rsidRPr="00FB69FC">
        <w:rPr>
          <w:rFonts w:ascii="Times New Roman" w:eastAsiaTheme="minorEastAsia" w:hAnsi="Times New Roman" w:cs="Times New Roman"/>
          <w:iCs/>
          <w:color w:val="000000" w:themeColor="text1"/>
          <w:sz w:val="20"/>
          <w:szCs w:val="20"/>
        </w:rPr>
        <w:t>2</w:t>
      </w:r>
      <w:r w:rsidR="00740BFB" w:rsidRPr="00FB69FC">
        <w:rPr>
          <w:rFonts w:ascii="Times New Roman" w:eastAsiaTheme="minorEastAsia" w:hAnsi="Times New Roman" w:cs="Times New Roman"/>
          <w:iCs/>
          <w:color w:val="000000" w:themeColor="text1"/>
          <w:sz w:val="20"/>
          <w:szCs w:val="20"/>
        </w:rPr>
        <w:t>]</w:t>
      </w:r>
      <w:r w:rsidR="002148FB" w:rsidRPr="00FB69FC">
        <w:rPr>
          <w:rFonts w:ascii="Times New Roman" w:eastAsiaTheme="minorEastAsia" w:hAnsi="Times New Roman" w:cs="Times New Roman"/>
          <w:iCs/>
          <w:color w:val="000000" w:themeColor="text1"/>
          <w:sz w:val="20"/>
          <w:szCs w:val="20"/>
        </w:rPr>
        <w:t xml:space="preserve">. At the same time, </w:t>
      </w:r>
      <m:oMath>
        <m:d>
          <m:dPr>
            <m:begChr m:val="|"/>
            <m:endChr m:val="|"/>
            <m:ctrlPr>
              <w:rPr>
                <w:rFonts w:ascii="Cambria Math" w:hAnsi="Cambria Math" w:cs="Times New Roman"/>
                <w:i/>
                <w:iCs/>
                <w:color w:val="000000" w:themeColor="text1"/>
                <w:sz w:val="20"/>
                <w:szCs w:val="20"/>
              </w:rPr>
            </m:ctrlPr>
          </m:dPr>
          <m:e>
            <m:r>
              <w:rPr>
                <w:rFonts w:ascii="Cambria Math" w:hAnsi="Cambria Math" w:cs="Times New Roman"/>
                <w:color w:val="000000" w:themeColor="text1"/>
                <w:sz w:val="20"/>
                <w:szCs w:val="20"/>
              </w:rPr>
              <m:t>Δ</m:t>
            </m:r>
            <m:sSub>
              <m:sSubPr>
                <m:ctrlPr>
                  <w:rPr>
                    <w:rFonts w:ascii="Cambria Math" w:hAnsi="Cambria Math" w:cs="Times New Roman"/>
                    <w:i/>
                    <w:iCs/>
                    <w:color w:val="000000" w:themeColor="text1"/>
                    <w:sz w:val="20"/>
                    <w:szCs w:val="20"/>
                  </w:rPr>
                </m:ctrlPr>
              </m:sSubPr>
              <m:e>
                <m:r>
                  <w:rPr>
                    <w:rFonts w:ascii="Cambria Math" w:hAnsi="Cambria Math" w:cs="Times New Roman"/>
                    <w:color w:val="000000" w:themeColor="text1"/>
                    <w:sz w:val="20"/>
                    <w:szCs w:val="20"/>
                  </w:rPr>
                  <m:t>U</m:t>
                </m:r>
              </m:e>
              <m:sub>
                <m:r>
                  <w:rPr>
                    <w:rFonts w:ascii="Cambria Math" w:hAnsi="Cambria Math" w:cs="Times New Roman"/>
                    <w:color w:val="000000" w:themeColor="text1"/>
                    <w:sz w:val="20"/>
                    <w:szCs w:val="20"/>
                  </w:rPr>
                  <m:t>max</m:t>
                </m:r>
              </m:sub>
            </m:sSub>
          </m:e>
        </m:d>
      </m:oMath>
      <w:r w:rsidR="002148FB" w:rsidRPr="00FB69FC">
        <w:rPr>
          <w:rFonts w:ascii="Times New Roman" w:eastAsiaTheme="minorEastAsia" w:hAnsi="Times New Roman" w:cs="Times New Roman"/>
          <w:iCs/>
          <w:color w:val="000000" w:themeColor="text1"/>
          <w:sz w:val="20"/>
          <w:szCs w:val="20"/>
        </w:rPr>
        <w:t xml:space="preserve"> sometimes can be used for analytical calculation as the penalty function for minimization of the chosen quality </w:t>
      </w:r>
      <w:r w:rsidR="003D6903" w:rsidRPr="00FB69FC">
        <w:rPr>
          <w:rFonts w:ascii="Times New Roman" w:eastAsiaTheme="minorEastAsia" w:hAnsi="Times New Roman" w:cs="Times New Roman"/>
          <w:iCs/>
          <w:color w:val="000000" w:themeColor="text1"/>
          <w:sz w:val="20"/>
          <w:szCs w:val="20"/>
        </w:rPr>
        <w:t>indicator</w:t>
      </w:r>
      <w:r w:rsidR="002148FB" w:rsidRPr="00FB69FC">
        <w:rPr>
          <w:rFonts w:ascii="Times New Roman" w:eastAsiaTheme="minorEastAsia" w:hAnsi="Times New Roman" w:cs="Times New Roman"/>
          <w:iCs/>
          <w:color w:val="000000" w:themeColor="text1"/>
          <w:sz w:val="20"/>
          <w:szCs w:val="20"/>
        </w:rPr>
        <w:t xml:space="preserve"> to prevent from too aggressive closed loop behavior.</w:t>
      </w:r>
    </w:p>
    <w:p w14:paraId="353E5F98" w14:textId="5115EAB7" w:rsidR="002148FB" w:rsidRPr="00FB69FC" w:rsidRDefault="002148FB" w:rsidP="004275CB">
      <w:pPr>
        <w:jc w:val="both"/>
        <w:rPr>
          <w:rFonts w:ascii="Times New Roman" w:eastAsiaTheme="minorEastAsia" w:hAnsi="Times New Roman" w:cs="Times New Roman"/>
          <w:iCs/>
          <w:color w:val="000000" w:themeColor="text1"/>
          <w:sz w:val="20"/>
          <w:szCs w:val="20"/>
        </w:rPr>
      </w:pPr>
      <w:r w:rsidRPr="00FB69FC">
        <w:rPr>
          <w:rFonts w:ascii="Times New Roman" w:hAnsi="Times New Roman" w:cs="Times New Roman"/>
          <w:color w:val="000000" w:themeColor="text1"/>
          <w:sz w:val="20"/>
          <w:szCs w:val="20"/>
        </w:rPr>
        <w:t xml:space="preserve">The values of the quality </w:t>
      </w:r>
      <w:r w:rsidR="003D6903" w:rsidRPr="00FB69FC">
        <w:rPr>
          <w:rFonts w:ascii="Times New Roman" w:hAnsi="Times New Roman" w:cs="Times New Roman"/>
          <w:color w:val="000000" w:themeColor="text1"/>
          <w:sz w:val="20"/>
          <w:szCs w:val="20"/>
        </w:rPr>
        <w:t>indicators</w:t>
      </w:r>
      <w:r w:rsidRPr="00FB69FC">
        <w:rPr>
          <w:rFonts w:ascii="Times New Roman" w:hAnsi="Times New Roman" w:cs="Times New Roman"/>
          <w:color w:val="000000" w:themeColor="text1"/>
          <w:sz w:val="20"/>
          <w:szCs w:val="20"/>
        </w:rPr>
        <w:t xml:space="preserve"> shown in Table I separately for tracking after</w:t>
      </w:r>
      <w:r w:rsidR="003D6903" w:rsidRPr="00FB69FC">
        <w:rPr>
          <w:rFonts w:ascii="Times New Roman" w:hAnsi="Times New Roman" w:cs="Times New Roman"/>
          <w:color w:val="000000" w:themeColor="text1"/>
          <w:sz w:val="20"/>
          <w:szCs w:val="20"/>
        </w:rPr>
        <w:t xml:space="preserve"> a</w:t>
      </w:r>
      <w:r w:rsidRPr="00FB69FC">
        <w:rPr>
          <w:rFonts w:ascii="Times New Roman" w:hAnsi="Times New Roman" w:cs="Times New Roman"/>
          <w:color w:val="000000" w:themeColor="text1"/>
          <w:sz w:val="20"/>
          <w:szCs w:val="20"/>
        </w:rPr>
        <w:t xml:space="preserve"> set point change </w:t>
      </w:r>
      <w:r w:rsidR="00DA24D0" w:rsidRPr="00FB69FC">
        <w:rPr>
          <w:rFonts w:ascii="Times New Roman" w:hAnsi="Times New Roman" w:cs="Times New Roman"/>
          <w:color w:val="000000" w:themeColor="text1"/>
          <w:sz w:val="20"/>
          <w:szCs w:val="20"/>
        </w:rPr>
        <w:t>and</w:t>
      </w:r>
      <w:r w:rsidRPr="00FB69FC">
        <w:rPr>
          <w:rFonts w:ascii="Times New Roman" w:hAnsi="Times New Roman" w:cs="Times New Roman"/>
          <w:color w:val="000000" w:themeColor="text1"/>
          <w:sz w:val="20"/>
          <w:szCs w:val="20"/>
        </w:rPr>
        <w:t xml:space="preserve"> two consecutive disturbance rejections as well as for </w:t>
      </w:r>
      <w:r w:rsidR="00007B3C" w:rsidRPr="00FB69FC">
        <w:rPr>
          <w:rFonts w:ascii="Times New Roman" w:hAnsi="Times New Roman" w:cs="Times New Roman"/>
          <w:color w:val="000000" w:themeColor="text1"/>
          <w:sz w:val="20"/>
          <w:szCs w:val="20"/>
        </w:rPr>
        <w:t xml:space="preserve">each considered </w:t>
      </w:r>
      <w:r w:rsidRPr="00FB69FC">
        <w:rPr>
          <w:rFonts w:ascii="Times New Roman" w:hAnsi="Times New Roman" w:cs="Times New Roman"/>
          <w:color w:val="000000" w:themeColor="text1"/>
          <w:sz w:val="20"/>
          <w:szCs w:val="20"/>
        </w:rPr>
        <w:t xml:space="preserve">process confirm previous observations. The best (smallest) values are bolded. For </w:t>
      </w:r>
      <w:r w:rsidR="00007B3C" w:rsidRPr="00FB69FC">
        <w:rPr>
          <w:rFonts w:ascii="Times New Roman" w:hAnsi="Times New Roman" w:cs="Times New Roman"/>
          <w:color w:val="000000" w:themeColor="text1"/>
          <w:sz w:val="20"/>
          <w:szCs w:val="20"/>
        </w:rPr>
        <w:t>each</w:t>
      </w:r>
      <w:r w:rsidRPr="00FB69FC">
        <w:rPr>
          <w:rFonts w:ascii="Times New Roman" w:hAnsi="Times New Roman" w:cs="Times New Roman"/>
          <w:color w:val="000000" w:themeColor="text1"/>
          <w:sz w:val="20"/>
          <w:szCs w:val="20"/>
        </w:rPr>
        <w:t xml:space="preserve"> process, initialization is accurate which can be seen by practically the same values of each considered quality measures. Then, after consecutive stages of on-line learning, for both processes, IAE values decrease both for tracking and for two disturbance rejection</w:t>
      </w:r>
      <w:r w:rsidR="00007B3C" w:rsidRPr="00FB69FC">
        <w:rPr>
          <w:rFonts w:ascii="Times New Roman" w:hAnsi="Times New Roman" w:cs="Times New Roman"/>
          <w:color w:val="000000" w:themeColor="text1"/>
          <w:sz w:val="20"/>
          <w:szCs w:val="20"/>
        </w:rPr>
        <w:t>s</w:t>
      </w:r>
      <w:r w:rsidRPr="00FB69FC">
        <w:rPr>
          <w:rFonts w:ascii="Times New Roman" w:hAnsi="Times New Roman" w:cs="Times New Roman"/>
          <w:color w:val="000000" w:themeColor="text1"/>
          <w:sz w:val="20"/>
          <w:szCs w:val="20"/>
        </w:rPr>
        <w:t xml:space="preserve">. For </w:t>
      </w:r>
      <w:r w:rsidRPr="00FB69FC">
        <w:rPr>
          <w:rFonts w:ascii="Times New Roman" w:hAnsi="Times New Roman" w:cs="Times New Roman"/>
          <w:i/>
          <w:iCs/>
          <w:color w:val="000000" w:themeColor="text1"/>
          <w:sz w:val="20"/>
          <w:szCs w:val="20"/>
        </w:rPr>
        <w:t>K</w:t>
      </w:r>
      <w:r w:rsidRPr="00FB69FC">
        <w:rPr>
          <w:rFonts w:ascii="Times New Roman" w:hAnsi="Times New Roman" w:cs="Times New Roman"/>
          <w:i/>
          <w:iCs/>
          <w:color w:val="000000" w:themeColor="text1"/>
          <w:sz w:val="20"/>
          <w:szCs w:val="20"/>
          <w:vertAlign w:val="subscript"/>
        </w:rPr>
        <w:t>2</w:t>
      </w:r>
      <w:r w:rsidRPr="00FB69FC">
        <w:rPr>
          <w:rFonts w:ascii="Times New Roman" w:hAnsi="Times New Roman" w:cs="Times New Roman"/>
          <w:color w:val="000000" w:themeColor="text1"/>
          <w:sz w:val="20"/>
          <w:szCs w:val="20"/>
        </w:rPr>
        <w:t xml:space="preserve">, this decrease is </w:t>
      </w:r>
      <w:r w:rsidR="00007B3C" w:rsidRPr="00FB69FC">
        <w:rPr>
          <w:rFonts w:ascii="Times New Roman" w:hAnsi="Times New Roman" w:cs="Times New Roman"/>
          <w:color w:val="000000" w:themeColor="text1"/>
          <w:sz w:val="20"/>
          <w:szCs w:val="20"/>
        </w:rPr>
        <w:t xml:space="preserve">a </w:t>
      </w:r>
      <w:r w:rsidRPr="00FB69FC">
        <w:rPr>
          <w:rFonts w:ascii="Times New Roman" w:hAnsi="Times New Roman" w:cs="Times New Roman"/>
          <w:color w:val="000000" w:themeColor="text1"/>
          <w:sz w:val="20"/>
          <w:szCs w:val="20"/>
        </w:rPr>
        <w:t>clear</w:t>
      </w:r>
      <w:r w:rsidR="0041467F" w:rsidRPr="00FB69FC">
        <w:rPr>
          <w:rFonts w:ascii="Times New Roman" w:hAnsi="Times New Roman" w:cs="Times New Roman"/>
          <w:color w:val="000000" w:themeColor="text1"/>
          <w:sz w:val="20"/>
          <w:szCs w:val="20"/>
        </w:rPr>
        <w:t xml:space="preserve">ly monotonic function over the learning period. For </w:t>
      </w:r>
      <w:r w:rsidR="0041467F" w:rsidRPr="00FB69FC">
        <w:rPr>
          <w:rFonts w:ascii="Times New Roman" w:hAnsi="Times New Roman" w:cs="Times New Roman"/>
          <w:i/>
          <w:iCs/>
          <w:color w:val="000000" w:themeColor="text1"/>
          <w:sz w:val="20"/>
          <w:szCs w:val="20"/>
        </w:rPr>
        <w:t>K</w:t>
      </w:r>
      <w:r w:rsidR="0041467F" w:rsidRPr="00FB69FC">
        <w:rPr>
          <w:rFonts w:ascii="Times New Roman" w:hAnsi="Times New Roman" w:cs="Times New Roman"/>
          <w:i/>
          <w:iCs/>
          <w:color w:val="000000" w:themeColor="text1"/>
          <w:sz w:val="20"/>
          <w:szCs w:val="20"/>
          <w:vertAlign w:val="subscript"/>
        </w:rPr>
        <w:t>1</w:t>
      </w:r>
      <w:r w:rsidR="00007B3C" w:rsidRPr="00FB69FC">
        <w:rPr>
          <w:rFonts w:ascii="Times New Roman" w:hAnsi="Times New Roman" w:cs="Times New Roman"/>
          <w:color w:val="000000" w:themeColor="text1"/>
          <w:sz w:val="20"/>
          <w:szCs w:val="20"/>
        </w:rPr>
        <w:t xml:space="preserve"> and </w:t>
      </w:r>
      <w:r w:rsidR="00007B3C" w:rsidRPr="00FB69FC">
        <w:rPr>
          <w:rFonts w:ascii="Times New Roman" w:hAnsi="Times New Roman" w:cs="Times New Roman"/>
          <w:i/>
          <w:iCs/>
          <w:color w:val="000000" w:themeColor="text1"/>
          <w:sz w:val="20"/>
          <w:szCs w:val="20"/>
        </w:rPr>
        <w:t>K</w:t>
      </w:r>
      <w:r w:rsidR="00007B3C" w:rsidRPr="00FB69FC">
        <w:rPr>
          <w:rFonts w:ascii="Times New Roman" w:hAnsi="Times New Roman" w:cs="Times New Roman"/>
          <w:color w:val="000000" w:themeColor="text1"/>
          <w:sz w:val="20"/>
          <w:szCs w:val="20"/>
          <w:vertAlign w:val="subscript"/>
        </w:rPr>
        <w:t>3</w:t>
      </w:r>
      <w:r w:rsidR="00007B3C" w:rsidRPr="00FB69FC">
        <w:rPr>
          <w:rFonts w:ascii="Times New Roman" w:hAnsi="Times New Roman" w:cs="Times New Roman"/>
          <w:color w:val="000000" w:themeColor="text1"/>
          <w:sz w:val="20"/>
          <w:szCs w:val="20"/>
        </w:rPr>
        <w:t xml:space="preserve">, </w:t>
      </w:r>
      <w:r w:rsidR="0041467F" w:rsidRPr="00FB69FC">
        <w:rPr>
          <w:rFonts w:ascii="Times New Roman" w:hAnsi="Times New Roman" w:cs="Times New Roman"/>
          <w:color w:val="000000" w:themeColor="text1"/>
          <w:sz w:val="20"/>
          <w:szCs w:val="20"/>
        </w:rPr>
        <w:t xml:space="preserve">there are some irregularities in the monotonicity of this decrease for tracking and the first disturbance rejection but these irregularities are not very significant from </w:t>
      </w:r>
      <w:r w:rsidR="003D6903" w:rsidRPr="00FB69FC">
        <w:rPr>
          <w:rFonts w:ascii="Times New Roman" w:hAnsi="Times New Roman" w:cs="Times New Roman"/>
          <w:color w:val="000000" w:themeColor="text1"/>
          <w:sz w:val="20"/>
          <w:szCs w:val="20"/>
        </w:rPr>
        <w:t xml:space="preserve">a </w:t>
      </w:r>
      <w:r w:rsidR="0041467F" w:rsidRPr="00FB69FC">
        <w:rPr>
          <w:rFonts w:ascii="Times New Roman" w:hAnsi="Times New Roman" w:cs="Times New Roman"/>
          <w:color w:val="000000" w:themeColor="text1"/>
          <w:sz w:val="20"/>
          <w:szCs w:val="20"/>
        </w:rPr>
        <w:t xml:space="preserve">practical viewpoint, especially in the context of changes of the other three quality </w:t>
      </w:r>
      <w:r w:rsidR="003D6903" w:rsidRPr="00FB69FC">
        <w:rPr>
          <w:rFonts w:ascii="Times New Roman" w:hAnsi="Times New Roman" w:cs="Times New Roman"/>
          <w:color w:val="000000" w:themeColor="text1"/>
          <w:sz w:val="20"/>
          <w:szCs w:val="20"/>
        </w:rPr>
        <w:t>indicators</w:t>
      </w:r>
      <w:r w:rsidR="0041467F" w:rsidRPr="00FB69FC">
        <w:rPr>
          <w:rFonts w:ascii="Times New Roman" w:hAnsi="Times New Roman" w:cs="Times New Roman"/>
          <w:color w:val="000000" w:themeColor="text1"/>
          <w:sz w:val="20"/>
          <w:szCs w:val="20"/>
        </w:rPr>
        <w:t xml:space="preserve">. Maximum overshoot for tracking is practically the same for </w:t>
      </w:r>
      <w:r w:rsidR="00007B3C" w:rsidRPr="00FB69FC">
        <w:rPr>
          <w:rFonts w:ascii="Times New Roman" w:hAnsi="Times New Roman" w:cs="Times New Roman"/>
          <w:color w:val="000000" w:themeColor="text1"/>
          <w:sz w:val="20"/>
          <w:szCs w:val="20"/>
        </w:rPr>
        <w:t xml:space="preserve">each </w:t>
      </w:r>
      <w:r w:rsidR="0041467F" w:rsidRPr="00FB69FC">
        <w:rPr>
          <w:rFonts w:ascii="Times New Roman" w:hAnsi="Times New Roman" w:cs="Times New Roman"/>
          <w:color w:val="000000" w:themeColor="text1"/>
          <w:sz w:val="20"/>
          <w:szCs w:val="20"/>
        </w:rPr>
        <w:t>process over the learning period while its values significantly decrease for both disturbance rejections</w:t>
      </w:r>
      <w:r w:rsidR="00007B3C" w:rsidRPr="00FB69FC">
        <w:rPr>
          <w:rFonts w:ascii="Times New Roman" w:hAnsi="Times New Roman" w:cs="Times New Roman"/>
          <w:color w:val="000000" w:themeColor="text1"/>
          <w:sz w:val="20"/>
          <w:szCs w:val="20"/>
        </w:rPr>
        <w:t xml:space="preserve"> for </w:t>
      </w:r>
      <w:r w:rsidR="00007B3C" w:rsidRPr="00FB69FC">
        <w:rPr>
          <w:rFonts w:ascii="Times New Roman" w:hAnsi="Times New Roman" w:cs="Times New Roman"/>
          <w:i/>
          <w:iCs/>
          <w:color w:val="000000" w:themeColor="text1"/>
          <w:sz w:val="20"/>
          <w:szCs w:val="20"/>
        </w:rPr>
        <w:t>K</w:t>
      </w:r>
      <w:r w:rsidR="00007B3C" w:rsidRPr="00FB69FC">
        <w:rPr>
          <w:rFonts w:ascii="Times New Roman" w:hAnsi="Times New Roman" w:cs="Times New Roman"/>
          <w:i/>
          <w:iCs/>
          <w:color w:val="000000" w:themeColor="text1"/>
          <w:sz w:val="20"/>
          <w:szCs w:val="20"/>
          <w:vertAlign w:val="subscript"/>
        </w:rPr>
        <w:t>1</w:t>
      </w:r>
      <w:r w:rsidR="00007B3C" w:rsidRPr="00FB69FC">
        <w:rPr>
          <w:rFonts w:ascii="Times New Roman" w:hAnsi="Times New Roman" w:cs="Times New Roman"/>
          <w:color w:val="000000" w:themeColor="text1"/>
          <w:sz w:val="20"/>
          <w:szCs w:val="20"/>
        </w:rPr>
        <w:t xml:space="preserve"> and </w:t>
      </w:r>
      <w:r w:rsidR="00007B3C" w:rsidRPr="00FB69FC">
        <w:rPr>
          <w:rFonts w:ascii="Times New Roman" w:hAnsi="Times New Roman" w:cs="Times New Roman"/>
          <w:i/>
          <w:iCs/>
          <w:color w:val="000000" w:themeColor="text1"/>
          <w:sz w:val="20"/>
          <w:szCs w:val="20"/>
        </w:rPr>
        <w:t>K</w:t>
      </w:r>
      <w:r w:rsidR="00007B3C" w:rsidRPr="00FB69FC">
        <w:rPr>
          <w:rFonts w:ascii="Times New Roman" w:hAnsi="Times New Roman" w:cs="Times New Roman"/>
          <w:color w:val="000000" w:themeColor="text1"/>
          <w:sz w:val="20"/>
          <w:szCs w:val="20"/>
          <w:vertAlign w:val="subscript"/>
        </w:rPr>
        <w:t>2</w:t>
      </w:r>
      <w:r w:rsidR="00007B3C" w:rsidRPr="00FB69FC">
        <w:rPr>
          <w:rFonts w:ascii="Times New Roman" w:hAnsi="Times New Roman" w:cs="Times New Roman"/>
          <w:color w:val="000000" w:themeColor="text1"/>
          <w:sz w:val="20"/>
          <w:szCs w:val="20"/>
        </w:rPr>
        <w:t xml:space="preserve"> processes</w:t>
      </w:r>
      <w:r w:rsidR="0041467F" w:rsidRPr="00FB69FC">
        <w:rPr>
          <w:rFonts w:ascii="Times New Roman" w:hAnsi="Times New Roman" w:cs="Times New Roman"/>
          <w:color w:val="000000" w:themeColor="text1"/>
          <w:sz w:val="20"/>
          <w:szCs w:val="20"/>
        </w:rPr>
        <w:t xml:space="preserve">. </w:t>
      </w:r>
      <w:r w:rsidR="00007B3C" w:rsidRPr="00FB69FC">
        <w:rPr>
          <w:rFonts w:ascii="Times New Roman" w:hAnsi="Times New Roman" w:cs="Times New Roman"/>
          <w:color w:val="000000" w:themeColor="text1"/>
          <w:sz w:val="20"/>
          <w:szCs w:val="20"/>
        </w:rPr>
        <w:t xml:space="preserve">For </w:t>
      </w:r>
      <w:r w:rsidR="00007B3C" w:rsidRPr="00FB69FC">
        <w:rPr>
          <w:rFonts w:ascii="Times New Roman" w:hAnsi="Times New Roman" w:cs="Times New Roman"/>
          <w:i/>
          <w:iCs/>
          <w:color w:val="000000" w:themeColor="text1"/>
          <w:sz w:val="20"/>
          <w:szCs w:val="20"/>
        </w:rPr>
        <w:t>K</w:t>
      </w:r>
      <w:r w:rsidR="00007B3C" w:rsidRPr="00FB69FC">
        <w:rPr>
          <w:rFonts w:ascii="Times New Roman" w:hAnsi="Times New Roman" w:cs="Times New Roman"/>
          <w:color w:val="000000" w:themeColor="text1"/>
          <w:sz w:val="20"/>
          <w:szCs w:val="20"/>
          <w:vertAlign w:val="subscript"/>
        </w:rPr>
        <w:t>3</w:t>
      </w:r>
      <w:r w:rsidR="00007B3C" w:rsidRPr="00FB69FC">
        <w:rPr>
          <w:rFonts w:ascii="Times New Roman" w:hAnsi="Times New Roman" w:cs="Times New Roman"/>
          <w:color w:val="000000" w:themeColor="text1"/>
          <w:sz w:val="20"/>
          <w:szCs w:val="20"/>
        </w:rPr>
        <w:t xml:space="preserve"> process, there are some irregularities visible again for disturbance rejections but still these irregularities are very small and thus not significant from </w:t>
      </w:r>
      <w:r w:rsidR="003D6903" w:rsidRPr="00FB69FC">
        <w:rPr>
          <w:rFonts w:ascii="Times New Roman" w:hAnsi="Times New Roman" w:cs="Times New Roman"/>
          <w:color w:val="000000" w:themeColor="text1"/>
          <w:sz w:val="20"/>
          <w:szCs w:val="20"/>
        </w:rPr>
        <w:t xml:space="preserve">a </w:t>
      </w:r>
      <w:r w:rsidR="00007B3C" w:rsidRPr="00FB69FC">
        <w:rPr>
          <w:rFonts w:ascii="Times New Roman" w:hAnsi="Times New Roman" w:cs="Times New Roman"/>
          <w:color w:val="000000" w:themeColor="text1"/>
          <w:sz w:val="20"/>
          <w:szCs w:val="20"/>
        </w:rPr>
        <w:t>practical viewpoint.</w:t>
      </w:r>
      <w:r w:rsidR="00971EDB" w:rsidRPr="00FB69FC">
        <w:rPr>
          <w:rFonts w:ascii="Times New Roman" w:hAnsi="Times New Roman" w:cs="Times New Roman"/>
          <w:color w:val="000000" w:themeColor="text1"/>
          <w:sz w:val="20"/>
          <w:szCs w:val="20"/>
        </w:rPr>
        <w:t xml:space="preserve"> </w:t>
      </w:r>
      <w:r w:rsidR="0041467F" w:rsidRPr="00FB69FC">
        <w:rPr>
          <w:rFonts w:ascii="Times New Roman" w:hAnsi="Times New Roman" w:cs="Times New Roman"/>
          <w:color w:val="000000" w:themeColor="text1"/>
          <w:sz w:val="20"/>
          <w:szCs w:val="20"/>
        </w:rPr>
        <w:t xml:space="preserve">Practically, settling time monotonically decreases for </w:t>
      </w:r>
      <w:r w:rsidR="00971EDB" w:rsidRPr="00FB69FC">
        <w:rPr>
          <w:rFonts w:ascii="Times New Roman" w:hAnsi="Times New Roman" w:cs="Times New Roman"/>
          <w:color w:val="000000" w:themeColor="text1"/>
          <w:sz w:val="20"/>
          <w:szCs w:val="20"/>
        </w:rPr>
        <w:t xml:space="preserve">each considered </w:t>
      </w:r>
      <w:r w:rsidR="0041467F" w:rsidRPr="00FB69FC">
        <w:rPr>
          <w:rFonts w:ascii="Times New Roman" w:hAnsi="Times New Roman" w:cs="Times New Roman"/>
          <w:color w:val="000000" w:themeColor="text1"/>
          <w:sz w:val="20"/>
          <w:szCs w:val="20"/>
        </w:rPr>
        <w:t xml:space="preserve">process regardless </w:t>
      </w:r>
      <w:r w:rsidR="003D6903" w:rsidRPr="00FB69FC">
        <w:rPr>
          <w:rFonts w:ascii="Times New Roman" w:hAnsi="Times New Roman" w:cs="Times New Roman"/>
          <w:color w:val="000000" w:themeColor="text1"/>
          <w:sz w:val="20"/>
          <w:szCs w:val="20"/>
        </w:rPr>
        <w:t xml:space="preserve">of </w:t>
      </w:r>
      <w:r w:rsidR="0041467F" w:rsidRPr="00FB69FC">
        <w:rPr>
          <w:rFonts w:ascii="Times New Roman" w:hAnsi="Times New Roman" w:cs="Times New Roman"/>
          <w:color w:val="000000" w:themeColor="text1"/>
          <w:sz w:val="20"/>
          <w:szCs w:val="20"/>
        </w:rPr>
        <w:t xml:space="preserve">whether it is calculated for </w:t>
      </w:r>
      <w:r w:rsidR="003D6903" w:rsidRPr="00FB69FC">
        <w:rPr>
          <w:rFonts w:ascii="Times New Roman" w:hAnsi="Times New Roman" w:cs="Times New Roman"/>
          <w:color w:val="000000" w:themeColor="text1"/>
          <w:sz w:val="20"/>
          <w:szCs w:val="20"/>
        </w:rPr>
        <w:t xml:space="preserve">the </w:t>
      </w:r>
      <w:r w:rsidR="0041467F" w:rsidRPr="00FB69FC">
        <w:rPr>
          <w:rFonts w:ascii="Times New Roman" w:hAnsi="Times New Roman" w:cs="Times New Roman"/>
          <w:color w:val="000000" w:themeColor="text1"/>
          <w:sz w:val="20"/>
          <w:szCs w:val="20"/>
        </w:rPr>
        <w:t xml:space="preserve">tracking or for any of two disturbance rejections. Finally, as it was expected, </w:t>
      </w:r>
      <m:oMath>
        <m:d>
          <m:dPr>
            <m:begChr m:val="|"/>
            <m:endChr m:val="|"/>
            <m:ctrlPr>
              <w:rPr>
                <w:rFonts w:ascii="Cambria Math" w:hAnsi="Cambria Math" w:cs="Times New Roman"/>
                <w:i/>
                <w:iCs/>
                <w:color w:val="000000" w:themeColor="text1"/>
                <w:sz w:val="20"/>
                <w:szCs w:val="20"/>
              </w:rPr>
            </m:ctrlPr>
          </m:dPr>
          <m:e>
            <m:r>
              <w:rPr>
                <w:rFonts w:ascii="Cambria Math" w:hAnsi="Cambria Math" w:cs="Times New Roman"/>
                <w:color w:val="000000" w:themeColor="text1"/>
                <w:sz w:val="20"/>
                <w:szCs w:val="20"/>
              </w:rPr>
              <m:t>Δ</m:t>
            </m:r>
            <m:sSub>
              <m:sSubPr>
                <m:ctrlPr>
                  <w:rPr>
                    <w:rFonts w:ascii="Cambria Math" w:hAnsi="Cambria Math" w:cs="Times New Roman"/>
                    <w:i/>
                    <w:iCs/>
                    <w:color w:val="000000" w:themeColor="text1"/>
                    <w:sz w:val="20"/>
                    <w:szCs w:val="20"/>
                  </w:rPr>
                </m:ctrlPr>
              </m:sSubPr>
              <m:e>
                <m:r>
                  <w:rPr>
                    <w:rFonts w:ascii="Cambria Math" w:hAnsi="Cambria Math" w:cs="Times New Roman"/>
                    <w:color w:val="000000" w:themeColor="text1"/>
                    <w:sz w:val="20"/>
                    <w:szCs w:val="20"/>
                  </w:rPr>
                  <m:t>U</m:t>
                </m:r>
              </m:e>
              <m:sub>
                <m:r>
                  <w:rPr>
                    <w:rFonts w:ascii="Cambria Math" w:hAnsi="Cambria Math" w:cs="Times New Roman"/>
                    <w:color w:val="000000" w:themeColor="text1"/>
                    <w:sz w:val="20"/>
                    <w:szCs w:val="20"/>
                  </w:rPr>
                  <m:t>max</m:t>
                </m:r>
              </m:sub>
            </m:sSub>
          </m:e>
        </m:d>
      </m:oMath>
      <w:r w:rsidR="0041467F" w:rsidRPr="00FB69FC">
        <w:rPr>
          <w:rFonts w:ascii="Times New Roman" w:eastAsiaTheme="minorEastAsia" w:hAnsi="Times New Roman" w:cs="Times New Roman"/>
          <w:iCs/>
          <w:color w:val="000000" w:themeColor="text1"/>
          <w:sz w:val="20"/>
          <w:szCs w:val="20"/>
        </w:rPr>
        <w:t xml:space="preserve"> monotonically decreases for </w:t>
      </w:r>
      <w:r w:rsidR="00971EDB" w:rsidRPr="00FB69FC">
        <w:rPr>
          <w:rFonts w:ascii="Times New Roman" w:eastAsiaTheme="minorEastAsia" w:hAnsi="Times New Roman" w:cs="Times New Roman"/>
          <w:iCs/>
          <w:color w:val="000000" w:themeColor="text1"/>
          <w:sz w:val="20"/>
          <w:szCs w:val="20"/>
        </w:rPr>
        <w:t xml:space="preserve">each process </w:t>
      </w:r>
      <w:r w:rsidR="0041467F" w:rsidRPr="00FB69FC">
        <w:rPr>
          <w:rFonts w:ascii="Times New Roman" w:eastAsiaTheme="minorEastAsia" w:hAnsi="Times New Roman" w:cs="Times New Roman"/>
          <w:iCs/>
          <w:color w:val="000000" w:themeColor="text1"/>
          <w:sz w:val="20"/>
          <w:szCs w:val="20"/>
        </w:rPr>
        <w:t xml:space="preserve">and </w:t>
      </w:r>
      <w:r w:rsidR="00971EDB" w:rsidRPr="00FB69FC">
        <w:rPr>
          <w:rFonts w:ascii="Times New Roman" w:eastAsiaTheme="minorEastAsia" w:hAnsi="Times New Roman" w:cs="Times New Roman"/>
          <w:iCs/>
          <w:color w:val="000000" w:themeColor="text1"/>
          <w:sz w:val="20"/>
          <w:szCs w:val="20"/>
        </w:rPr>
        <w:t xml:space="preserve">for both </w:t>
      </w:r>
      <w:r w:rsidR="0041467F" w:rsidRPr="00FB69FC">
        <w:rPr>
          <w:rFonts w:ascii="Times New Roman" w:eastAsiaTheme="minorEastAsia" w:hAnsi="Times New Roman" w:cs="Times New Roman"/>
          <w:iCs/>
          <w:color w:val="000000" w:themeColor="text1"/>
          <w:sz w:val="20"/>
          <w:szCs w:val="20"/>
        </w:rPr>
        <w:t>tracking and disturbance rejections showing the price in more aggressive control actions.</w:t>
      </w:r>
    </w:p>
    <w:p w14:paraId="437790AB" w14:textId="5D4056A4" w:rsidR="00007B3C" w:rsidRPr="00FB69FC" w:rsidRDefault="00007B3C" w:rsidP="00007B3C">
      <w:pPr>
        <w:rPr>
          <w:rFonts w:ascii="Times New Roman" w:eastAsiaTheme="minorEastAsia" w:hAnsi="Times New Roman" w:cs="Times New Roman"/>
          <w:iCs/>
          <w:color w:val="000000" w:themeColor="text1"/>
          <w:sz w:val="20"/>
          <w:szCs w:val="20"/>
        </w:rPr>
      </w:pPr>
      <w:r w:rsidRPr="00FB69FC">
        <w:rPr>
          <w:rFonts w:ascii="Times New Roman" w:eastAsiaTheme="minorEastAsia" w:hAnsi="Times New Roman" w:cs="Times New Roman"/>
          <w:iCs/>
          <w:color w:val="000000" w:themeColor="text1"/>
          <w:sz w:val="20"/>
          <w:szCs w:val="20"/>
        </w:rPr>
        <w:br w:type="page"/>
      </w:r>
    </w:p>
    <w:p w14:paraId="3877711C" w14:textId="77777777" w:rsidR="00FB1A4D" w:rsidRPr="00FB1A4D" w:rsidRDefault="00FB1A4D" w:rsidP="00200577">
      <w:pPr>
        <w:pStyle w:val="TableTitle"/>
        <w:spacing w:line="276" w:lineRule="auto"/>
        <w:ind w:right="567"/>
        <w:rPr>
          <w:rFonts w:ascii="Times New Roman" w:hAnsi="Times New Roman"/>
          <w:sz w:val="20"/>
          <w:szCs w:val="20"/>
        </w:rPr>
      </w:pPr>
      <w:r w:rsidRPr="00FB1A4D">
        <w:rPr>
          <w:rFonts w:ascii="Times New Roman" w:hAnsi="Times New Roman"/>
          <w:sz w:val="20"/>
          <w:szCs w:val="20"/>
        </w:rPr>
        <w:lastRenderedPageBreak/>
        <w:t>TABLE I</w:t>
      </w:r>
    </w:p>
    <w:p w14:paraId="3877711D" w14:textId="3F1327C4" w:rsidR="00FB1A4D" w:rsidRDefault="00FB1A4D" w:rsidP="00200577">
      <w:pPr>
        <w:pStyle w:val="TableTitle"/>
        <w:spacing w:line="276" w:lineRule="auto"/>
        <w:ind w:right="567"/>
        <w:rPr>
          <w:rFonts w:ascii="Times New Roman" w:hAnsi="Times New Roman"/>
          <w:sz w:val="20"/>
          <w:szCs w:val="20"/>
        </w:rPr>
      </w:pPr>
      <w:r w:rsidRPr="00FB1A4D">
        <w:rPr>
          <w:rFonts w:ascii="Times New Roman" w:hAnsi="Times New Roman"/>
          <w:sz w:val="20"/>
          <w:szCs w:val="20"/>
        </w:rPr>
        <w:t xml:space="preserve">Quality </w:t>
      </w:r>
      <w:r w:rsidR="003D6903">
        <w:rPr>
          <w:rFonts w:ascii="Times New Roman" w:hAnsi="Times New Roman"/>
          <w:sz w:val="20"/>
          <w:szCs w:val="20"/>
        </w:rPr>
        <w:t>indicators</w:t>
      </w:r>
      <w:r w:rsidRPr="00FB1A4D">
        <w:rPr>
          <w:rFonts w:ascii="Times New Roman" w:hAnsi="Times New Roman"/>
          <w:sz w:val="20"/>
          <w:szCs w:val="20"/>
        </w:rPr>
        <w:t xml:space="preserve"> for Quantitative Measure of Improvement in Control Performance for Q2d </w:t>
      </w:r>
      <w:r w:rsidR="00353961">
        <w:rPr>
          <w:rFonts w:ascii="Times New Roman" w:hAnsi="Times New Roman"/>
          <w:sz w:val="20"/>
          <w:szCs w:val="20"/>
        </w:rPr>
        <w:t>and</w:t>
      </w:r>
      <w:r w:rsidRPr="00FB1A4D">
        <w:rPr>
          <w:rFonts w:ascii="Times New Roman" w:hAnsi="Times New Roman"/>
          <w:sz w:val="20"/>
          <w:szCs w:val="20"/>
        </w:rPr>
        <w:t xml:space="preserve"> </w:t>
      </w:r>
      <w:r w:rsidR="00353961">
        <w:rPr>
          <w:rFonts w:ascii="Times New Roman" w:hAnsi="Times New Roman"/>
          <w:sz w:val="20"/>
          <w:szCs w:val="20"/>
        </w:rPr>
        <w:t>three</w:t>
      </w:r>
      <w:r w:rsidRPr="00FB1A4D">
        <w:rPr>
          <w:rFonts w:ascii="Times New Roman" w:hAnsi="Times New Roman"/>
          <w:sz w:val="20"/>
          <w:szCs w:val="20"/>
        </w:rPr>
        <w:t xml:space="preserve"> Considered Processes</w:t>
      </w:r>
      <w:r w:rsidR="00353961">
        <w:rPr>
          <w:rFonts w:ascii="Times New Roman" w:hAnsi="Times New Roman"/>
          <w:sz w:val="20"/>
          <w:szCs w:val="20"/>
        </w:rPr>
        <w:t>, for Small Variation of Disturbance (± 0.3)</w:t>
      </w:r>
    </w:p>
    <w:p w14:paraId="061134A6" w14:textId="77777777" w:rsidR="00386940" w:rsidRPr="003E6C80" w:rsidRDefault="00386940" w:rsidP="00386940">
      <w:pPr>
        <w:pStyle w:val="TableTitle"/>
        <w:rPr>
          <w:rFonts w:ascii="Times New Roman" w:hAnsi="Times New Roman"/>
          <w:sz w:val="20"/>
          <w:szCs w:val="20"/>
        </w:rPr>
      </w:pPr>
    </w:p>
    <w:tbl>
      <w:tblPr>
        <w:tblStyle w:val="TableGrid"/>
        <w:tblW w:w="8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
        <w:gridCol w:w="556"/>
        <w:gridCol w:w="776"/>
        <w:gridCol w:w="652"/>
        <w:gridCol w:w="17"/>
        <w:gridCol w:w="563"/>
        <w:gridCol w:w="781"/>
        <w:gridCol w:w="671"/>
        <w:gridCol w:w="66"/>
        <w:gridCol w:w="614"/>
        <w:gridCol w:w="791"/>
        <w:gridCol w:w="680"/>
        <w:gridCol w:w="13"/>
        <w:gridCol w:w="611"/>
        <w:gridCol w:w="794"/>
        <w:gridCol w:w="579"/>
        <w:gridCol w:w="70"/>
        <w:gridCol w:w="31"/>
      </w:tblGrid>
      <w:tr w:rsidR="00FB69FC" w:rsidRPr="00FB69FC" w14:paraId="5C171295" w14:textId="77777777" w:rsidTr="00183B20">
        <w:trPr>
          <w:gridAfter w:val="1"/>
          <w:wAfter w:w="31" w:type="dxa"/>
          <w:trHeight w:val="567"/>
        </w:trPr>
        <w:tc>
          <w:tcPr>
            <w:tcW w:w="8901" w:type="dxa"/>
            <w:gridSpan w:val="17"/>
            <w:tcBorders>
              <w:top w:val="double" w:sz="4" w:space="0" w:color="auto"/>
              <w:bottom w:val="single" w:sz="4" w:space="0" w:color="auto"/>
            </w:tcBorders>
            <w:vAlign w:val="center"/>
          </w:tcPr>
          <w:p w14:paraId="3B7A40DC" w14:textId="1ED1AF3E" w:rsidR="00386940" w:rsidRPr="00FB69FC" w:rsidRDefault="00386940" w:rsidP="00811D9F">
            <w:pPr>
              <w:jc w:val="center"/>
              <w:rPr>
                <w:i/>
                <w:color w:val="000000" w:themeColor="text1"/>
                <w:vertAlign w:val="subscript"/>
              </w:rPr>
            </w:pPr>
            <w:r w:rsidRPr="00FB69FC">
              <w:rPr>
                <w:iCs/>
                <w:color w:val="000000" w:themeColor="text1"/>
              </w:rPr>
              <w:t xml:space="preserve">process </w:t>
            </w:r>
            <w:r w:rsidRPr="00FB69FC">
              <w:rPr>
                <w:i/>
                <w:color w:val="000000" w:themeColor="text1"/>
              </w:rPr>
              <w:t>K</w:t>
            </w:r>
            <w:r w:rsidRPr="00FB69FC">
              <w:rPr>
                <w:i/>
                <w:color w:val="000000" w:themeColor="text1"/>
                <w:vertAlign w:val="subscript"/>
              </w:rPr>
              <w:t>1</w:t>
            </w:r>
          </w:p>
        </w:tc>
      </w:tr>
      <w:tr w:rsidR="00FB69FC" w:rsidRPr="00FB69FC" w14:paraId="3B5F8251" w14:textId="77777777" w:rsidTr="00183B20">
        <w:trPr>
          <w:gridAfter w:val="2"/>
          <w:wAfter w:w="101" w:type="dxa"/>
          <w:trHeight w:val="567"/>
        </w:trPr>
        <w:tc>
          <w:tcPr>
            <w:tcW w:w="667" w:type="dxa"/>
            <w:tcBorders>
              <w:top w:val="single" w:sz="4" w:space="0" w:color="auto"/>
            </w:tcBorders>
            <w:vAlign w:val="center"/>
          </w:tcPr>
          <w:p w14:paraId="5D1D8710" w14:textId="77777777" w:rsidR="00386940" w:rsidRPr="00FB69FC" w:rsidRDefault="00386940" w:rsidP="00811D9F">
            <w:pPr>
              <w:jc w:val="center"/>
              <w:rPr>
                <w:color w:val="000000" w:themeColor="text1"/>
              </w:rPr>
            </w:pPr>
          </w:p>
        </w:tc>
        <w:tc>
          <w:tcPr>
            <w:tcW w:w="1984" w:type="dxa"/>
            <w:gridSpan w:val="3"/>
            <w:tcBorders>
              <w:top w:val="single" w:sz="4" w:space="0" w:color="auto"/>
            </w:tcBorders>
            <w:vAlign w:val="center"/>
          </w:tcPr>
          <w:p w14:paraId="50D36AF2" w14:textId="77777777" w:rsidR="00386940" w:rsidRPr="00FB69FC" w:rsidRDefault="00386940" w:rsidP="00811D9F">
            <w:pPr>
              <w:jc w:val="center"/>
              <w:rPr>
                <w:color w:val="000000" w:themeColor="text1"/>
              </w:rPr>
            </w:pPr>
            <w:r w:rsidRPr="00FB69FC">
              <w:rPr>
                <w:color w:val="000000" w:themeColor="text1"/>
              </w:rPr>
              <w:t>IAE</w:t>
            </w:r>
          </w:p>
          <w:p w14:paraId="59BAA299" w14:textId="77777777" w:rsidR="00386940" w:rsidRPr="00FB69FC" w:rsidRDefault="00386940" w:rsidP="00811D9F">
            <w:pPr>
              <w:jc w:val="center"/>
              <w:rPr>
                <w:color w:val="000000" w:themeColor="text1"/>
                <w:sz w:val="16"/>
                <w:szCs w:val="16"/>
              </w:rPr>
            </w:pPr>
            <w:r w:rsidRPr="00FB69FC">
              <w:rPr>
                <w:color w:val="000000" w:themeColor="text1"/>
                <w:sz w:val="16"/>
                <w:szCs w:val="16"/>
              </w:rPr>
              <w:t>for step changes of</w:t>
            </w:r>
          </w:p>
        </w:tc>
        <w:tc>
          <w:tcPr>
            <w:tcW w:w="2098" w:type="dxa"/>
            <w:gridSpan w:val="5"/>
            <w:tcBorders>
              <w:top w:val="single" w:sz="4" w:space="0" w:color="auto"/>
            </w:tcBorders>
            <w:vAlign w:val="center"/>
          </w:tcPr>
          <w:p w14:paraId="67FCBBDE" w14:textId="77777777" w:rsidR="00386940" w:rsidRPr="00FB69FC" w:rsidRDefault="00386940" w:rsidP="00811D9F">
            <w:pPr>
              <w:jc w:val="center"/>
              <w:rPr>
                <w:color w:val="000000" w:themeColor="text1"/>
              </w:rPr>
            </w:pPr>
            <w:r w:rsidRPr="00FB69FC">
              <w:rPr>
                <w:color w:val="000000" w:themeColor="text1"/>
              </w:rPr>
              <w:t>max. overshoot</w:t>
            </w:r>
          </w:p>
          <w:p w14:paraId="65C03041" w14:textId="77777777" w:rsidR="00386940" w:rsidRPr="00FB69FC" w:rsidRDefault="00386940" w:rsidP="00811D9F">
            <w:pPr>
              <w:jc w:val="center"/>
              <w:rPr>
                <w:color w:val="000000" w:themeColor="text1"/>
                <w:sz w:val="16"/>
                <w:szCs w:val="16"/>
              </w:rPr>
            </w:pPr>
            <w:r w:rsidRPr="00FB69FC">
              <w:rPr>
                <w:color w:val="000000" w:themeColor="text1"/>
                <w:sz w:val="16"/>
                <w:szCs w:val="16"/>
              </w:rPr>
              <w:t>for step changes of</w:t>
            </w:r>
          </w:p>
        </w:tc>
        <w:tc>
          <w:tcPr>
            <w:tcW w:w="2098" w:type="dxa"/>
            <w:gridSpan w:val="4"/>
            <w:tcBorders>
              <w:top w:val="single" w:sz="4" w:space="0" w:color="auto"/>
            </w:tcBorders>
            <w:vAlign w:val="center"/>
          </w:tcPr>
          <w:p w14:paraId="19080A14" w14:textId="77777777" w:rsidR="00386940" w:rsidRPr="00FB69FC" w:rsidRDefault="00386940" w:rsidP="00811D9F">
            <w:pPr>
              <w:jc w:val="center"/>
              <w:rPr>
                <w:color w:val="000000" w:themeColor="text1"/>
              </w:rPr>
            </w:pPr>
            <w:r w:rsidRPr="00FB69FC">
              <w:rPr>
                <w:color w:val="000000" w:themeColor="text1"/>
              </w:rPr>
              <w:t>settling time</w:t>
            </w:r>
          </w:p>
          <w:p w14:paraId="64775A49" w14:textId="77777777" w:rsidR="00386940" w:rsidRPr="00FB69FC" w:rsidRDefault="00386940" w:rsidP="00811D9F">
            <w:pPr>
              <w:jc w:val="center"/>
              <w:rPr>
                <w:color w:val="000000" w:themeColor="text1"/>
                <w:sz w:val="16"/>
                <w:szCs w:val="16"/>
              </w:rPr>
            </w:pPr>
            <w:r w:rsidRPr="00FB69FC">
              <w:rPr>
                <w:color w:val="000000" w:themeColor="text1"/>
                <w:sz w:val="16"/>
                <w:szCs w:val="16"/>
              </w:rPr>
              <w:t>for step changes of</w:t>
            </w:r>
          </w:p>
        </w:tc>
        <w:tc>
          <w:tcPr>
            <w:tcW w:w="1984" w:type="dxa"/>
            <w:gridSpan w:val="3"/>
            <w:tcBorders>
              <w:top w:val="single" w:sz="4" w:space="0" w:color="auto"/>
            </w:tcBorders>
            <w:vAlign w:val="center"/>
          </w:tcPr>
          <w:p w14:paraId="51CF8520" w14:textId="77777777" w:rsidR="00386940" w:rsidRPr="00FB69FC" w:rsidRDefault="00FB3076" w:rsidP="00811D9F">
            <w:pPr>
              <w:jc w:val="center"/>
              <w:rPr>
                <w:iCs/>
                <w:color w:val="000000" w:themeColor="text1"/>
              </w:rPr>
            </w:pPr>
            <m:oMathPara>
              <m:oMath>
                <m:d>
                  <m:dPr>
                    <m:begChr m:val="|"/>
                    <m:endChr m:val="|"/>
                    <m:ctrlPr>
                      <w:rPr>
                        <w:rFonts w:ascii="Cambria Math" w:hAnsi="Cambria Math"/>
                        <w:i/>
                        <w:iCs/>
                        <w:color w:val="000000" w:themeColor="text1"/>
                      </w:rPr>
                    </m:ctrlPr>
                  </m:dPr>
                  <m:e>
                    <m:r>
                      <w:rPr>
                        <w:rFonts w:ascii="Cambria Math" w:hAnsi="Cambria Math"/>
                        <w:color w:val="000000" w:themeColor="text1"/>
                      </w:rPr>
                      <m:t>Δ</m:t>
                    </m:r>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max</m:t>
                        </m:r>
                      </m:sub>
                    </m:sSub>
                  </m:e>
                </m:d>
              </m:oMath>
            </m:oMathPara>
          </w:p>
          <w:p w14:paraId="2132F7F7" w14:textId="77777777" w:rsidR="00386940" w:rsidRPr="00FB69FC" w:rsidRDefault="00386940" w:rsidP="00811D9F">
            <w:pPr>
              <w:jc w:val="center"/>
              <w:rPr>
                <w:color w:val="000000" w:themeColor="text1"/>
                <w:sz w:val="16"/>
                <w:szCs w:val="16"/>
              </w:rPr>
            </w:pPr>
            <w:r w:rsidRPr="00FB69FC">
              <w:rPr>
                <w:color w:val="000000" w:themeColor="text1"/>
                <w:sz w:val="16"/>
                <w:szCs w:val="16"/>
              </w:rPr>
              <w:t>for step changes of</w:t>
            </w:r>
          </w:p>
        </w:tc>
      </w:tr>
      <w:tr w:rsidR="00FB69FC" w:rsidRPr="00FB69FC" w14:paraId="703E941B" w14:textId="77777777" w:rsidTr="00183B20">
        <w:trPr>
          <w:trHeight w:val="340"/>
        </w:trPr>
        <w:tc>
          <w:tcPr>
            <w:tcW w:w="667" w:type="dxa"/>
            <w:tcBorders>
              <w:bottom w:val="single" w:sz="4" w:space="0" w:color="auto"/>
            </w:tcBorders>
            <w:vAlign w:val="center"/>
          </w:tcPr>
          <w:p w14:paraId="5A17311F" w14:textId="77777777" w:rsidR="00386940" w:rsidRPr="00FB69FC" w:rsidRDefault="00386940" w:rsidP="00811D9F">
            <w:pPr>
              <w:jc w:val="center"/>
              <w:rPr>
                <w:color w:val="000000" w:themeColor="text1"/>
              </w:rPr>
            </w:pPr>
          </w:p>
        </w:tc>
        <w:tc>
          <w:tcPr>
            <w:tcW w:w="556" w:type="dxa"/>
            <w:tcBorders>
              <w:bottom w:val="single" w:sz="4" w:space="0" w:color="auto"/>
            </w:tcBorders>
            <w:vAlign w:val="center"/>
          </w:tcPr>
          <w:p w14:paraId="46C447FB" w14:textId="77777777" w:rsidR="00386940" w:rsidRPr="00FB69FC" w:rsidRDefault="00386940" w:rsidP="00811D9F">
            <w:pPr>
              <w:jc w:val="center"/>
              <w:rPr>
                <w:i/>
                <w:iCs/>
                <w:color w:val="000000" w:themeColor="text1"/>
              </w:rPr>
            </w:pPr>
            <w:proofErr w:type="spellStart"/>
            <w:r w:rsidRPr="00FB69FC">
              <w:rPr>
                <w:i/>
                <w:iCs/>
                <w:color w:val="000000" w:themeColor="text1"/>
              </w:rPr>
              <w:t>Y</w:t>
            </w:r>
            <w:r w:rsidRPr="00FB69FC">
              <w:rPr>
                <w:i/>
                <w:iCs/>
                <w:color w:val="000000" w:themeColor="text1"/>
                <w:vertAlign w:val="subscript"/>
              </w:rPr>
              <w:t>sp</w:t>
            </w:r>
            <w:proofErr w:type="spellEnd"/>
          </w:p>
        </w:tc>
        <w:tc>
          <w:tcPr>
            <w:tcW w:w="776" w:type="dxa"/>
            <w:tcBorders>
              <w:bottom w:val="single" w:sz="4" w:space="0" w:color="auto"/>
            </w:tcBorders>
            <w:vAlign w:val="center"/>
          </w:tcPr>
          <w:p w14:paraId="730A3A3A" w14:textId="13D520D1" w:rsidR="00386940" w:rsidRPr="00FB69FC" w:rsidRDefault="00386940" w:rsidP="00811D9F">
            <w:pPr>
              <w:jc w:val="center"/>
              <w:rPr>
                <w:color w:val="000000" w:themeColor="text1"/>
              </w:rPr>
            </w:pPr>
            <w:r w:rsidRPr="00FB69FC">
              <w:rPr>
                <w:i/>
                <w:iCs/>
                <w:color w:val="000000" w:themeColor="text1"/>
              </w:rPr>
              <w:t>d</w:t>
            </w:r>
            <w:r w:rsidRPr="00FB69FC">
              <w:rPr>
                <w:color w:val="000000" w:themeColor="text1"/>
              </w:rPr>
              <w:t xml:space="preserve"> = </w:t>
            </w:r>
            <w:r w:rsidR="00EF52E5" w:rsidRPr="00FB69FC">
              <w:rPr>
                <w:color w:val="000000" w:themeColor="text1"/>
              </w:rPr>
              <w:t>0.3</w:t>
            </w:r>
          </w:p>
        </w:tc>
        <w:tc>
          <w:tcPr>
            <w:tcW w:w="669" w:type="dxa"/>
            <w:gridSpan w:val="2"/>
            <w:tcBorders>
              <w:bottom w:val="single" w:sz="4" w:space="0" w:color="auto"/>
            </w:tcBorders>
            <w:vAlign w:val="center"/>
          </w:tcPr>
          <w:p w14:paraId="6A68BF4D" w14:textId="77777777" w:rsidR="00386940" w:rsidRPr="00FB69FC" w:rsidRDefault="00386940" w:rsidP="00811D9F">
            <w:pPr>
              <w:jc w:val="center"/>
              <w:rPr>
                <w:color w:val="000000" w:themeColor="text1"/>
              </w:rPr>
            </w:pPr>
            <w:r w:rsidRPr="00FB69FC">
              <w:rPr>
                <w:i/>
                <w:iCs/>
                <w:color w:val="000000" w:themeColor="text1"/>
              </w:rPr>
              <w:t>d</w:t>
            </w:r>
            <w:r w:rsidRPr="00FB69FC">
              <w:rPr>
                <w:color w:val="000000" w:themeColor="text1"/>
              </w:rPr>
              <w:t xml:space="preserve"> = 0</w:t>
            </w:r>
          </w:p>
        </w:tc>
        <w:tc>
          <w:tcPr>
            <w:tcW w:w="563" w:type="dxa"/>
            <w:tcBorders>
              <w:bottom w:val="single" w:sz="4" w:space="0" w:color="auto"/>
            </w:tcBorders>
            <w:vAlign w:val="center"/>
          </w:tcPr>
          <w:p w14:paraId="4F7FCD1B" w14:textId="77777777" w:rsidR="00386940" w:rsidRPr="00FB69FC" w:rsidRDefault="00386940" w:rsidP="00811D9F">
            <w:pPr>
              <w:jc w:val="center"/>
              <w:rPr>
                <w:color w:val="000000" w:themeColor="text1"/>
              </w:rPr>
            </w:pPr>
            <w:proofErr w:type="spellStart"/>
            <w:r w:rsidRPr="00FB69FC">
              <w:rPr>
                <w:i/>
                <w:iCs/>
                <w:color w:val="000000" w:themeColor="text1"/>
              </w:rPr>
              <w:t>Y</w:t>
            </w:r>
            <w:r w:rsidRPr="00FB69FC">
              <w:rPr>
                <w:i/>
                <w:iCs/>
                <w:color w:val="000000" w:themeColor="text1"/>
                <w:vertAlign w:val="subscript"/>
              </w:rPr>
              <w:t>sp</w:t>
            </w:r>
            <w:proofErr w:type="spellEnd"/>
          </w:p>
        </w:tc>
        <w:tc>
          <w:tcPr>
            <w:tcW w:w="781" w:type="dxa"/>
            <w:tcBorders>
              <w:bottom w:val="single" w:sz="4" w:space="0" w:color="auto"/>
            </w:tcBorders>
            <w:vAlign w:val="center"/>
          </w:tcPr>
          <w:p w14:paraId="74EC605E" w14:textId="754F93A6" w:rsidR="00386940" w:rsidRPr="00FB69FC" w:rsidRDefault="00386940" w:rsidP="00811D9F">
            <w:pPr>
              <w:jc w:val="center"/>
              <w:rPr>
                <w:color w:val="000000" w:themeColor="text1"/>
              </w:rPr>
            </w:pPr>
            <w:r w:rsidRPr="00FB69FC">
              <w:rPr>
                <w:i/>
                <w:iCs/>
                <w:color w:val="000000" w:themeColor="text1"/>
              </w:rPr>
              <w:t>d</w:t>
            </w:r>
            <w:r w:rsidRPr="00FB69FC">
              <w:rPr>
                <w:color w:val="000000" w:themeColor="text1"/>
              </w:rPr>
              <w:t xml:space="preserve"> = </w:t>
            </w:r>
            <w:r w:rsidR="00EF52E5" w:rsidRPr="00FB69FC">
              <w:rPr>
                <w:color w:val="000000" w:themeColor="text1"/>
              </w:rPr>
              <w:t>0.3</w:t>
            </w:r>
          </w:p>
        </w:tc>
        <w:tc>
          <w:tcPr>
            <w:tcW w:w="671" w:type="dxa"/>
            <w:tcBorders>
              <w:bottom w:val="single" w:sz="4" w:space="0" w:color="auto"/>
            </w:tcBorders>
            <w:vAlign w:val="center"/>
          </w:tcPr>
          <w:p w14:paraId="2B39F501" w14:textId="77777777" w:rsidR="00386940" w:rsidRPr="00FB69FC" w:rsidRDefault="00386940" w:rsidP="00811D9F">
            <w:pPr>
              <w:jc w:val="center"/>
              <w:rPr>
                <w:color w:val="000000" w:themeColor="text1"/>
              </w:rPr>
            </w:pPr>
            <w:r w:rsidRPr="00FB69FC">
              <w:rPr>
                <w:i/>
                <w:iCs/>
                <w:color w:val="000000" w:themeColor="text1"/>
              </w:rPr>
              <w:t>d</w:t>
            </w:r>
            <w:r w:rsidRPr="00FB69FC">
              <w:rPr>
                <w:color w:val="000000" w:themeColor="text1"/>
              </w:rPr>
              <w:t xml:space="preserve"> = 0</w:t>
            </w:r>
          </w:p>
        </w:tc>
        <w:tc>
          <w:tcPr>
            <w:tcW w:w="680" w:type="dxa"/>
            <w:gridSpan w:val="2"/>
            <w:tcBorders>
              <w:bottom w:val="single" w:sz="4" w:space="0" w:color="auto"/>
            </w:tcBorders>
            <w:vAlign w:val="center"/>
          </w:tcPr>
          <w:p w14:paraId="6978EEC5" w14:textId="77777777" w:rsidR="00386940" w:rsidRPr="00FB69FC" w:rsidRDefault="00386940" w:rsidP="00811D9F">
            <w:pPr>
              <w:jc w:val="center"/>
              <w:rPr>
                <w:color w:val="000000" w:themeColor="text1"/>
              </w:rPr>
            </w:pPr>
            <w:proofErr w:type="spellStart"/>
            <w:r w:rsidRPr="00FB69FC">
              <w:rPr>
                <w:i/>
                <w:iCs/>
                <w:color w:val="000000" w:themeColor="text1"/>
              </w:rPr>
              <w:t>Y</w:t>
            </w:r>
            <w:r w:rsidRPr="00FB69FC">
              <w:rPr>
                <w:i/>
                <w:iCs/>
                <w:color w:val="000000" w:themeColor="text1"/>
                <w:vertAlign w:val="subscript"/>
              </w:rPr>
              <w:t>sp</w:t>
            </w:r>
            <w:proofErr w:type="spellEnd"/>
          </w:p>
        </w:tc>
        <w:tc>
          <w:tcPr>
            <w:tcW w:w="791" w:type="dxa"/>
            <w:tcBorders>
              <w:bottom w:val="single" w:sz="4" w:space="0" w:color="auto"/>
            </w:tcBorders>
            <w:vAlign w:val="center"/>
          </w:tcPr>
          <w:p w14:paraId="5F6CD960" w14:textId="4EE1EE44" w:rsidR="00386940" w:rsidRPr="00FB69FC" w:rsidRDefault="00386940" w:rsidP="00811D9F">
            <w:pPr>
              <w:jc w:val="center"/>
              <w:rPr>
                <w:color w:val="000000" w:themeColor="text1"/>
              </w:rPr>
            </w:pPr>
            <w:r w:rsidRPr="00FB69FC">
              <w:rPr>
                <w:i/>
                <w:iCs/>
                <w:color w:val="000000" w:themeColor="text1"/>
              </w:rPr>
              <w:t>d</w:t>
            </w:r>
            <w:r w:rsidRPr="00FB69FC">
              <w:rPr>
                <w:color w:val="000000" w:themeColor="text1"/>
              </w:rPr>
              <w:t xml:space="preserve"> = </w:t>
            </w:r>
            <w:r w:rsidR="00EF52E5" w:rsidRPr="00FB69FC">
              <w:rPr>
                <w:color w:val="000000" w:themeColor="text1"/>
              </w:rPr>
              <w:t>0.3</w:t>
            </w:r>
          </w:p>
        </w:tc>
        <w:tc>
          <w:tcPr>
            <w:tcW w:w="680" w:type="dxa"/>
            <w:tcBorders>
              <w:bottom w:val="single" w:sz="4" w:space="0" w:color="auto"/>
            </w:tcBorders>
            <w:vAlign w:val="center"/>
          </w:tcPr>
          <w:p w14:paraId="6DDC2199" w14:textId="77777777" w:rsidR="00386940" w:rsidRPr="00FB69FC" w:rsidRDefault="00386940" w:rsidP="00811D9F">
            <w:pPr>
              <w:jc w:val="center"/>
              <w:rPr>
                <w:color w:val="000000" w:themeColor="text1"/>
              </w:rPr>
            </w:pPr>
            <w:r w:rsidRPr="00FB69FC">
              <w:rPr>
                <w:i/>
                <w:iCs/>
                <w:color w:val="000000" w:themeColor="text1"/>
              </w:rPr>
              <w:t>d</w:t>
            </w:r>
            <w:r w:rsidRPr="00FB69FC">
              <w:rPr>
                <w:color w:val="000000" w:themeColor="text1"/>
              </w:rPr>
              <w:t xml:space="preserve"> = 0</w:t>
            </w:r>
          </w:p>
        </w:tc>
        <w:tc>
          <w:tcPr>
            <w:tcW w:w="624" w:type="dxa"/>
            <w:gridSpan w:val="2"/>
            <w:tcBorders>
              <w:bottom w:val="single" w:sz="4" w:space="0" w:color="auto"/>
            </w:tcBorders>
            <w:vAlign w:val="center"/>
          </w:tcPr>
          <w:p w14:paraId="3101CFBD" w14:textId="77777777" w:rsidR="00386940" w:rsidRPr="00FB69FC" w:rsidRDefault="00386940" w:rsidP="00811D9F">
            <w:pPr>
              <w:jc w:val="center"/>
              <w:rPr>
                <w:color w:val="000000" w:themeColor="text1"/>
              </w:rPr>
            </w:pPr>
            <w:proofErr w:type="spellStart"/>
            <w:r w:rsidRPr="00FB69FC">
              <w:rPr>
                <w:i/>
                <w:iCs/>
                <w:color w:val="000000" w:themeColor="text1"/>
              </w:rPr>
              <w:t>Y</w:t>
            </w:r>
            <w:r w:rsidRPr="00FB69FC">
              <w:rPr>
                <w:i/>
                <w:iCs/>
                <w:color w:val="000000" w:themeColor="text1"/>
                <w:vertAlign w:val="subscript"/>
              </w:rPr>
              <w:t>sp</w:t>
            </w:r>
            <w:proofErr w:type="spellEnd"/>
          </w:p>
        </w:tc>
        <w:tc>
          <w:tcPr>
            <w:tcW w:w="794" w:type="dxa"/>
            <w:tcBorders>
              <w:bottom w:val="single" w:sz="4" w:space="0" w:color="auto"/>
            </w:tcBorders>
            <w:vAlign w:val="center"/>
          </w:tcPr>
          <w:p w14:paraId="2D8B4188" w14:textId="1DBA080C" w:rsidR="00386940" w:rsidRPr="00FB69FC" w:rsidRDefault="00386940" w:rsidP="00811D9F">
            <w:pPr>
              <w:jc w:val="center"/>
              <w:rPr>
                <w:color w:val="000000" w:themeColor="text1"/>
              </w:rPr>
            </w:pPr>
            <w:r w:rsidRPr="00FB69FC">
              <w:rPr>
                <w:i/>
                <w:iCs/>
                <w:color w:val="000000" w:themeColor="text1"/>
              </w:rPr>
              <w:t>d</w:t>
            </w:r>
            <w:r w:rsidRPr="00FB69FC">
              <w:rPr>
                <w:color w:val="000000" w:themeColor="text1"/>
              </w:rPr>
              <w:t xml:space="preserve"> = </w:t>
            </w:r>
            <w:r w:rsidR="00EF52E5" w:rsidRPr="00FB69FC">
              <w:rPr>
                <w:color w:val="000000" w:themeColor="text1"/>
              </w:rPr>
              <w:t>0.3</w:t>
            </w:r>
          </w:p>
        </w:tc>
        <w:tc>
          <w:tcPr>
            <w:tcW w:w="680" w:type="dxa"/>
            <w:gridSpan w:val="3"/>
            <w:tcBorders>
              <w:bottom w:val="single" w:sz="4" w:space="0" w:color="auto"/>
            </w:tcBorders>
            <w:vAlign w:val="center"/>
          </w:tcPr>
          <w:p w14:paraId="525DB6E7" w14:textId="77777777" w:rsidR="00386940" w:rsidRPr="00FB69FC" w:rsidRDefault="00386940" w:rsidP="00811D9F">
            <w:pPr>
              <w:jc w:val="center"/>
              <w:rPr>
                <w:color w:val="000000" w:themeColor="text1"/>
              </w:rPr>
            </w:pPr>
            <w:r w:rsidRPr="00FB69FC">
              <w:rPr>
                <w:i/>
                <w:iCs/>
                <w:color w:val="000000" w:themeColor="text1"/>
              </w:rPr>
              <w:t>d</w:t>
            </w:r>
            <w:r w:rsidRPr="00FB69FC">
              <w:rPr>
                <w:color w:val="000000" w:themeColor="text1"/>
              </w:rPr>
              <w:t xml:space="preserve"> = 0</w:t>
            </w:r>
          </w:p>
        </w:tc>
      </w:tr>
      <w:tr w:rsidR="00FB69FC" w:rsidRPr="00FB69FC" w14:paraId="01E64154" w14:textId="77777777" w:rsidTr="00183B20">
        <w:trPr>
          <w:trHeight w:val="340"/>
        </w:trPr>
        <w:tc>
          <w:tcPr>
            <w:tcW w:w="667" w:type="dxa"/>
            <w:tcBorders>
              <w:top w:val="single" w:sz="4" w:space="0" w:color="auto"/>
            </w:tcBorders>
            <w:shd w:val="clear" w:color="auto" w:fill="EEECE1" w:themeFill="background2"/>
            <w:vAlign w:val="center"/>
          </w:tcPr>
          <w:p w14:paraId="2BC4C7FF" w14:textId="77777777" w:rsidR="00EF52E5" w:rsidRPr="00FB69FC" w:rsidRDefault="00EF52E5" w:rsidP="00EF52E5">
            <w:pPr>
              <w:jc w:val="center"/>
              <w:rPr>
                <w:color w:val="000000" w:themeColor="text1"/>
                <w:sz w:val="16"/>
                <w:szCs w:val="16"/>
              </w:rPr>
            </w:pPr>
            <w:r w:rsidRPr="00FB69FC">
              <w:rPr>
                <w:color w:val="000000" w:themeColor="text1"/>
                <w:sz w:val="16"/>
                <w:szCs w:val="16"/>
              </w:rPr>
              <w:t>PI</w:t>
            </w:r>
          </w:p>
        </w:tc>
        <w:tc>
          <w:tcPr>
            <w:tcW w:w="556" w:type="dxa"/>
            <w:tcBorders>
              <w:top w:val="single" w:sz="4" w:space="0" w:color="auto"/>
            </w:tcBorders>
            <w:shd w:val="clear" w:color="auto" w:fill="EEECE1" w:themeFill="background2"/>
            <w:vAlign w:val="center"/>
          </w:tcPr>
          <w:p w14:paraId="3739429A" w14:textId="7A0FFF76" w:rsidR="00EF52E5" w:rsidRPr="00FB69FC" w:rsidRDefault="00EF52E5" w:rsidP="00EF52E5">
            <w:pPr>
              <w:jc w:val="center"/>
              <w:rPr>
                <w:color w:val="000000" w:themeColor="text1"/>
                <w:sz w:val="16"/>
                <w:szCs w:val="16"/>
              </w:rPr>
            </w:pPr>
            <w:r w:rsidRPr="00FB69FC">
              <w:rPr>
                <w:color w:val="000000" w:themeColor="text1"/>
                <w:sz w:val="16"/>
                <w:szCs w:val="16"/>
              </w:rPr>
              <w:t>7.84</w:t>
            </w:r>
          </w:p>
        </w:tc>
        <w:tc>
          <w:tcPr>
            <w:tcW w:w="776" w:type="dxa"/>
            <w:tcBorders>
              <w:top w:val="single" w:sz="4" w:space="0" w:color="auto"/>
            </w:tcBorders>
            <w:shd w:val="clear" w:color="auto" w:fill="EEECE1" w:themeFill="background2"/>
            <w:vAlign w:val="center"/>
          </w:tcPr>
          <w:p w14:paraId="2ABCD3EE" w14:textId="5DBC32CB" w:rsidR="00EF52E5" w:rsidRPr="00FB69FC" w:rsidRDefault="00EF52E5" w:rsidP="00EF52E5">
            <w:pPr>
              <w:jc w:val="center"/>
              <w:rPr>
                <w:color w:val="000000" w:themeColor="text1"/>
                <w:sz w:val="16"/>
                <w:szCs w:val="16"/>
              </w:rPr>
            </w:pPr>
            <w:r w:rsidRPr="00FB69FC">
              <w:rPr>
                <w:color w:val="000000" w:themeColor="text1"/>
                <w:sz w:val="16"/>
                <w:szCs w:val="16"/>
              </w:rPr>
              <w:t>5.66</w:t>
            </w:r>
          </w:p>
        </w:tc>
        <w:tc>
          <w:tcPr>
            <w:tcW w:w="669" w:type="dxa"/>
            <w:gridSpan w:val="2"/>
            <w:tcBorders>
              <w:top w:val="single" w:sz="4" w:space="0" w:color="auto"/>
            </w:tcBorders>
            <w:shd w:val="clear" w:color="auto" w:fill="EEECE1" w:themeFill="background2"/>
            <w:vAlign w:val="center"/>
          </w:tcPr>
          <w:p w14:paraId="291B1DF7" w14:textId="42CE653A" w:rsidR="00EF52E5" w:rsidRPr="00FB69FC" w:rsidRDefault="00EF52E5" w:rsidP="00EF52E5">
            <w:pPr>
              <w:jc w:val="center"/>
              <w:rPr>
                <w:color w:val="000000" w:themeColor="text1"/>
                <w:sz w:val="16"/>
                <w:szCs w:val="16"/>
              </w:rPr>
            </w:pPr>
            <w:r w:rsidRPr="00FB69FC">
              <w:rPr>
                <w:color w:val="000000" w:themeColor="text1"/>
                <w:sz w:val="16"/>
                <w:szCs w:val="16"/>
              </w:rPr>
              <w:t>5.59</w:t>
            </w:r>
          </w:p>
        </w:tc>
        <w:tc>
          <w:tcPr>
            <w:tcW w:w="563" w:type="dxa"/>
            <w:tcBorders>
              <w:top w:val="single" w:sz="4" w:space="0" w:color="auto"/>
            </w:tcBorders>
            <w:shd w:val="clear" w:color="auto" w:fill="EEECE1" w:themeFill="background2"/>
            <w:vAlign w:val="center"/>
          </w:tcPr>
          <w:p w14:paraId="105951AB" w14:textId="5353F45E" w:rsidR="00EF52E5" w:rsidRPr="00FB69FC" w:rsidRDefault="00EF52E5" w:rsidP="00EF52E5">
            <w:pPr>
              <w:jc w:val="center"/>
              <w:rPr>
                <w:b/>
                <w:bCs/>
                <w:color w:val="000000" w:themeColor="text1"/>
                <w:sz w:val="16"/>
                <w:szCs w:val="16"/>
              </w:rPr>
            </w:pPr>
            <w:r w:rsidRPr="00FB69FC">
              <w:rPr>
                <w:b/>
                <w:bCs/>
                <w:color w:val="000000" w:themeColor="text1"/>
                <w:sz w:val="16"/>
                <w:szCs w:val="16"/>
              </w:rPr>
              <w:t>0.00</w:t>
            </w:r>
          </w:p>
        </w:tc>
        <w:tc>
          <w:tcPr>
            <w:tcW w:w="781" w:type="dxa"/>
            <w:tcBorders>
              <w:top w:val="single" w:sz="4" w:space="0" w:color="auto"/>
            </w:tcBorders>
            <w:shd w:val="clear" w:color="auto" w:fill="EEECE1" w:themeFill="background2"/>
            <w:vAlign w:val="center"/>
          </w:tcPr>
          <w:p w14:paraId="4D9EC4CB" w14:textId="6A6F97F5" w:rsidR="00EF52E5" w:rsidRPr="00FB69FC" w:rsidRDefault="00EF52E5" w:rsidP="00EF52E5">
            <w:pPr>
              <w:jc w:val="center"/>
              <w:rPr>
                <w:color w:val="000000" w:themeColor="text1"/>
                <w:sz w:val="16"/>
                <w:szCs w:val="16"/>
              </w:rPr>
            </w:pPr>
            <w:r w:rsidRPr="00FB69FC">
              <w:rPr>
                <w:color w:val="000000" w:themeColor="text1"/>
                <w:sz w:val="16"/>
                <w:szCs w:val="16"/>
              </w:rPr>
              <w:t>0.14</w:t>
            </w:r>
          </w:p>
        </w:tc>
        <w:tc>
          <w:tcPr>
            <w:tcW w:w="671" w:type="dxa"/>
            <w:tcBorders>
              <w:top w:val="single" w:sz="4" w:space="0" w:color="auto"/>
            </w:tcBorders>
            <w:shd w:val="clear" w:color="auto" w:fill="EEECE1" w:themeFill="background2"/>
            <w:vAlign w:val="center"/>
          </w:tcPr>
          <w:p w14:paraId="5EF07803" w14:textId="796138B1" w:rsidR="00EF52E5" w:rsidRPr="00FB69FC" w:rsidRDefault="00EF52E5" w:rsidP="00EF52E5">
            <w:pPr>
              <w:jc w:val="center"/>
              <w:rPr>
                <w:color w:val="000000" w:themeColor="text1"/>
                <w:sz w:val="16"/>
                <w:szCs w:val="16"/>
              </w:rPr>
            </w:pPr>
            <w:r w:rsidRPr="00FB69FC">
              <w:rPr>
                <w:color w:val="000000" w:themeColor="text1"/>
                <w:sz w:val="16"/>
                <w:szCs w:val="16"/>
              </w:rPr>
              <w:t>0.14</w:t>
            </w:r>
          </w:p>
        </w:tc>
        <w:tc>
          <w:tcPr>
            <w:tcW w:w="680" w:type="dxa"/>
            <w:gridSpan w:val="2"/>
            <w:tcBorders>
              <w:top w:val="single" w:sz="4" w:space="0" w:color="auto"/>
            </w:tcBorders>
            <w:shd w:val="clear" w:color="auto" w:fill="EEECE1" w:themeFill="background2"/>
            <w:vAlign w:val="center"/>
          </w:tcPr>
          <w:p w14:paraId="4A38E3E1" w14:textId="30B0FC56" w:rsidR="00EF52E5" w:rsidRPr="00FB69FC" w:rsidRDefault="00EF52E5" w:rsidP="00EF52E5">
            <w:pPr>
              <w:jc w:val="center"/>
              <w:rPr>
                <w:color w:val="000000" w:themeColor="text1"/>
                <w:sz w:val="16"/>
                <w:szCs w:val="16"/>
              </w:rPr>
            </w:pPr>
            <w:r w:rsidRPr="00FB69FC">
              <w:rPr>
                <w:color w:val="000000" w:themeColor="text1"/>
                <w:sz w:val="16"/>
                <w:szCs w:val="16"/>
              </w:rPr>
              <w:t>109.10</w:t>
            </w:r>
          </w:p>
        </w:tc>
        <w:tc>
          <w:tcPr>
            <w:tcW w:w="791" w:type="dxa"/>
            <w:tcBorders>
              <w:top w:val="single" w:sz="4" w:space="0" w:color="auto"/>
            </w:tcBorders>
            <w:shd w:val="clear" w:color="auto" w:fill="EEECE1" w:themeFill="background2"/>
            <w:vAlign w:val="center"/>
          </w:tcPr>
          <w:p w14:paraId="038B11F3" w14:textId="2ABC475E" w:rsidR="00EF52E5" w:rsidRPr="00FB69FC" w:rsidRDefault="00EF52E5" w:rsidP="00EF52E5">
            <w:pPr>
              <w:jc w:val="center"/>
              <w:rPr>
                <w:color w:val="000000" w:themeColor="text1"/>
                <w:sz w:val="16"/>
                <w:szCs w:val="16"/>
              </w:rPr>
            </w:pPr>
            <w:r w:rsidRPr="00FB69FC">
              <w:rPr>
                <w:color w:val="000000" w:themeColor="text1"/>
                <w:sz w:val="16"/>
                <w:szCs w:val="16"/>
              </w:rPr>
              <w:t>101.50</w:t>
            </w:r>
          </w:p>
        </w:tc>
        <w:tc>
          <w:tcPr>
            <w:tcW w:w="680" w:type="dxa"/>
            <w:tcBorders>
              <w:top w:val="single" w:sz="4" w:space="0" w:color="auto"/>
            </w:tcBorders>
            <w:shd w:val="clear" w:color="auto" w:fill="EEECE1" w:themeFill="background2"/>
            <w:vAlign w:val="center"/>
          </w:tcPr>
          <w:p w14:paraId="093C3747" w14:textId="7952BD7C" w:rsidR="00EF52E5" w:rsidRPr="00FB69FC" w:rsidRDefault="00EF52E5" w:rsidP="00EF52E5">
            <w:pPr>
              <w:jc w:val="center"/>
              <w:rPr>
                <w:color w:val="000000" w:themeColor="text1"/>
                <w:sz w:val="16"/>
                <w:szCs w:val="16"/>
              </w:rPr>
            </w:pPr>
            <w:r w:rsidRPr="00FB69FC">
              <w:rPr>
                <w:color w:val="000000" w:themeColor="text1"/>
                <w:sz w:val="16"/>
                <w:szCs w:val="16"/>
              </w:rPr>
              <w:t>101.10</w:t>
            </w:r>
          </w:p>
        </w:tc>
        <w:tc>
          <w:tcPr>
            <w:tcW w:w="624" w:type="dxa"/>
            <w:gridSpan w:val="2"/>
            <w:tcBorders>
              <w:top w:val="single" w:sz="4" w:space="0" w:color="auto"/>
            </w:tcBorders>
            <w:shd w:val="clear" w:color="auto" w:fill="EEECE1" w:themeFill="background2"/>
            <w:vAlign w:val="center"/>
          </w:tcPr>
          <w:p w14:paraId="66214168" w14:textId="015501C1" w:rsidR="00EF52E5" w:rsidRPr="00FB69FC" w:rsidRDefault="00EF52E5" w:rsidP="00EF52E5">
            <w:pPr>
              <w:jc w:val="center"/>
              <w:rPr>
                <w:b/>
                <w:bCs/>
                <w:color w:val="000000" w:themeColor="text1"/>
                <w:sz w:val="16"/>
                <w:szCs w:val="16"/>
              </w:rPr>
            </w:pPr>
            <w:r w:rsidRPr="00FB69FC">
              <w:rPr>
                <w:b/>
                <w:bCs/>
                <w:color w:val="000000" w:themeColor="text1"/>
                <w:sz w:val="16"/>
                <w:szCs w:val="16"/>
              </w:rPr>
              <w:t>0.001</w:t>
            </w:r>
          </w:p>
        </w:tc>
        <w:tc>
          <w:tcPr>
            <w:tcW w:w="794" w:type="dxa"/>
            <w:tcBorders>
              <w:top w:val="single" w:sz="4" w:space="0" w:color="auto"/>
            </w:tcBorders>
            <w:shd w:val="clear" w:color="auto" w:fill="EEECE1" w:themeFill="background2"/>
            <w:vAlign w:val="center"/>
          </w:tcPr>
          <w:p w14:paraId="24D72FD7" w14:textId="35006B64" w:rsidR="00EF52E5" w:rsidRPr="00FB69FC" w:rsidRDefault="00EF52E5" w:rsidP="00EF52E5">
            <w:pPr>
              <w:jc w:val="center"/>
              <w:rPr>
                <w:b/>
                <w:bCs/>
                <w:color w:val="000000" w:themeColor="text1"/>
                <w:sz w:val="16"/>
                <w:szCs w:val="16"/>
              </w:rPr>
            </w:pPr>
            <w:r w:rsidRPr="00FB69FC">
              <w:rPr>
                <w:b/>
                <w:bCs/>
                <w:color w:val="000000" w:themeColor="text1"/>
                <w:sz w:val="16"/>
                <w:szCs w:val="16"/>
              </w:rPr>
              <w:t>0.003</w:t>
            </w:r>
          </w:p>
        </w:tc>
        <w:tc>
          <w:tcPr>
            <w:tcW w:w="680" w:type="dxa"/>
            <w:gridSpan w:val="3"/>
            <w:tcBorders>
              <w:top w:val="single" w:sz="4" w:space="0" w:color="auto"/>
            </w:tcBorders>
            <w:shd w:val="clear" w:color="auto" w:fill="EEECE1" w:themeFill="background2"/>
            <w:vAlign w:val="center"/>
          </w:tcPr>
          <w:p w14:paraId="6E5304A6" w14:textId="53C4BCB5" w:rsidR="00EF52E5" w:rsidRPr="00FB69FC" w:rsidRDefault="00EF52E5" w:rsidP="00EF52E5">
            <w:pPr>
              <w:jc w:val="center"/>
              <w:rPr>
                <w:b/>
                <w:bCs/>
                <w:color w:val="000000" w:themeColor="text1"/>
                <w:sz w:val="16"/>
                <w:szCs w:val="16"/>
              </w:rPr>
            </w:pPr>
            <w:r w:rsidRPr="00FB69FC">
              <w:rPr>
                <w:b/>
                <w:bCs/>
                <w:color w:val="000000" w:themeColor="text1"/>
                <w:sz w:val="16"/>
                <w:szCs w:val="16"/>
              </w:rPr>
              <w:t>0.003</w:t>
            </w:r>
          </w:p>
        </w:tc>
      </w:tr>
      <w:tr w:rsidR="00FB69FC" w:rsidRPr="00FB69FC" w14:paraId="1BF399AC" w14:textId="77777777" w:rsidTr="00183B20">
        <w:trPr>
          <w:trHeight w:val="340"/>
        </w:trPr>
        <w:tc>
          <w:tcPr>
            <w:tcW w:w="667" w:type="dxa"/>
            <w:vAlign w:val="center"/>
          </w:tcPr>
          <w:p w14:paraId="7964F214" w14:textId="77777777" w:rsidR="00EF52E5" w:rsidRPr="00FB69FC" w:rsidRDefault="00EF52E5" w:rsidP="00EF52E5">
            <w:pPr>
              <w:jc w:val="center"/>
              <w:rPr>
                <w:color w:val="000000" w:themeColor="text1"/>
                <w:sz w:val="16"/>
                <w:szCs w:val="16"/>
              </w:rPr>
            </w:pPr>
            <w:proofErr w:type="spellStart"/>
            <w:r w:rsidRPr="00FB69FC">
              <w:rPr>
                <w:color w:val="000000" w:themeColor="text1"/>
                <w:sz w:val="16"/>
                <w:szCs w:val="16"/>
              </w:rPr>
              <w:t>QwL</w:t>
            </w:r>
            <w:proofErr w:type="spellEnd"/>
          </w:p>
        </w:tc>
        <w:tc>
          <w:tcPr>
            <w:tcW w:w="556" w:type="dxa"/>
            <w:vAlign w:val="center"/>
          </w:tcPr>
          <w:p w14:paraId="30A7DCCF" w14:textId="66E2323D" w:rsidR="00EF52E5" w:rsidRPr="00FB69FC" w:rsidRDefault="00EF52E5" w:rsidP="00EF52E5">
            <w:pPr>
              <w:jc w:val="center"/>
              <w:rPr>
                <w:color w:val="000000" w:themeColor="text1"/>
                <w:sz w:val="16"/>
                <w:szCs w:val="16"/>
              </w:rPr>
            </w:pPr>
            <w:r w:rsidRPr="00FB69FC">
              <w:rPr>
                <w:color w:val="000000" w:themeColor="text1"/>
                <w:sz w:val="16"/>
                <w:szCs w:val="16"/>
              </w:rPr>
              <w:t>7.95</w:t>
            </w:r>
          </w:p>
        </w:tc>
        <w:tc>
          <w:tcPr>
            <w:tcW w:w="776" w:type="dxa"/>
            <w:vAlign w:val="center"/>
          </w:tcPr>
          <w:p w14:paraId="32CEBF33" w14:textId="3038E603" w:rsidR="00EF52E5" w:rsidRPr="00FB69FC" w:rsidRDefault="00EF52E5" w:rsidP="00EF52E5">
            <w:pPr>
              <w:jc w:val="center"/>
              <w:rPr>
                <w:color w:val="000000" w:themeColor="text1"/>
                <w:sz w:val="16"/>
                <w:szCs w:val="16"/>
              </w:rPr>
            </w:pPr>
            <w:r w:rsidRPr="00FB69FC">
              <w:rPr>
                <w:color w:val="000000" w:themeColor="text1"/>
                <w:sz w:val="16"/>
                <w:szCs w:val="16"/>
              </w:rPr>
              <w:t>5.51</w:t>
            </w:r>
          </w:p>
        </w:tc>
        <w:tc>
          <w:tcPr>
            <w:tcW w:w="669" w:type="dxa"/>
            <w:gridSpan w:val="2"/>
            <w:vAlign w:val="center"/>
          </w:tcPr>
          <w:p w14:paraId="4089E4BD" w14:textId="5F6EBDA6" w:rsidR="00EF52E5" w:rsidRPr="00FB69FC" w:rsidRDefault="00EF52E5" w:rsidP="00EF52E5">
            <w:pPr>
              <w:jc w:val="center"/>
              <w:rPr>
                <w:color w:val="000000" w:themeColor="text1"/>
                <w:sz w:val="16"/>
                <w:szCs w:val="16"/>
              </w:rPr>
            </w:pPr>
            <w:r w:rsidRPr="00FB69FC">
              <w:rPr>
                <w:color w:val="000000" w:themeColor="text1"/>
                <w:sz w:val="16"/>
                <w:szCs w:val="16"/>
              </w:rPr>
              <w:t>5.52</w:t>
            </w:r>
          </w:p>
        </w:tc>
        <w:tc>
          <w:tcPr>
            <w:tcW w:w="563" w:type="dxa"/>
            <w:vAlign w:val="center"/>
          </w:tcPr>
          <w:p w14:paraId="0518FF01" w14:textId="48EBD9EB" w:rsidR="00EF52E5" w:rsidRPr="00FB69FC" w:rsidRDefault="00EF52E5" w:rsidP="00EF52E5">
            <w:pPr>
              <w:jc w:val="center"/>
              <w:rPr>
                <w:color w:val="000000" w:themeColor="text1"/>
                <w:sz w:val="16"/>
                <w:szCs w:val="16"/>
              </w:rPr>
            </w:pPr>
            <w:r w:rsidRPr="00FB69FC">
              <w:rPr>
                <w:color w:val="000000" w:themeColor="text1"/>
                <w:sz w:val="16"/>
                <w:szCs w:val="16"/>
              </w:rPr>
              <w:t>0.01</w:t>
            </w:r>
          </w:p>
        </w:tc>
        <w:tc>
          <w:tcPr>
            <w:tcW w:w="781" w:type="dxa"/>
            <w:vAlign w:val="center"/>
          </w:tcPr>
          <w:p w14:paraId="2AFB82C3" w14:textId="636E0E91" w:rsidR="00EF52E5" w:rsidRPr="00FB69FC" w:rsidRDefault="00EF52E5" w:rsidP="00EF52E5">
            <w:pPr>
              <w:jc w:val="center"/>
              <w:rPr>
                <w:color w:val="000000" w:themeColor="text1"/>
                <w:sz w:val="16"/>
                <w:szCs w:val="16"/>
              </w:rPr>
            </w:pPr>
            <w:r w:rsidRPr="00FB69FC">
              <w:rPr>
                <w:color w:val="000000" w:themeColor="text1"/>
                <w:sz w:val="16"/>
                <w:szCs w:val="16"/>
              </w:rPr>
              <w:t>0.13</w:t>
            </w:r>
          </w:p>
        </w:tc>
        <w:tc>
          <w:tcPr>
            <w:tcW w:w="671" w:type="dxa"/>
            <w:vAlign w:val="center"/>
          </w:tcPr>
          <w:p w14:paraId="0DD42B90" w14:textId="5E448628" w:rsidR="00EF52E5" w:rsidRPr="00FB69FC" w:rsidRDefault="00EF52E5" w:rsidP="00EF52E5">
            <w:pPr>
              <w:jc w:val="center"/>
              <w:rPr>
                <w:color w:val="000000" w:themeColor="text1"/>
                <w:sz w:val="16"/>
                <w:szCs w:val="16"/>
              </w:rPr>
            </w:pPr>
            <w:r w:rsidRPr="00FB69FC">
              <w:rPr>
                <w:color w:val="000000" w:themeColor="text1"/>
                <w:sz w:val="16"/>
                <w:szCs w:val="16"/>
              </w:rPr>
              <w:t>0.13</w:t>
            </w:r>
          </w:p>
        </w:tc>
        <w:tc>
          <w:tcPr>
            <w:tcW w:w="680" w:type="dxa"/>
            <w:gridSpan w:val="2"/>
            <w:vAlign w:val="center"/>
          </w:tcPr>
          <w:p w14:paraId="1F97FA0C" w14:textId="52A4B1D6" w:rsidR="00EF52E5" w:rsidRPr="00FB69FC" w:rsidRDefault="00EF52E5" w:rsidP="00EF52E5">
            <w:pPr>
              <w:jc w:val="center"/>
              <w:rPr>
                <w:color w:val="000000" w:themeColor="text1"/>
                <w:sz w:val="16"/>
                <w:szCs w:val="16"/>
              </w:rPr>
            </w:pPr>
            <w:r w:rsidRPr="00FB69FC">
              <w:rPr>
                <w:color w:val="000000" w:themeColor="text1"/>
                <w:sz w:val="16"/>
                <w:szCs w:val="16"/>
              </w:rPr>
              <w:t>111.00</w:t>
            </w:r>
          </w:p>
        </w:tc>
        <w:tc>
          <w:tcPr>
            <w:tcW w:w="791" w:type="dxa"/>
            <w:vAlign w:val="center"/>
          </w:tcPr>
          <w:p w14:paraId="246063D2" w14:textId="309723AE" w:rsidR="00EF52E5" w:rsidRPr="00FB69FC" w:rsidRDefault="00EF52E5" w:rsidP="00EF52E5">
            <w:pPr>
              <w:jc w:val="center"/>
              <w:rPr>
                <w:color w:val="000000" w:themeColor="text1"/>
                <w:sz w:val="16"/>
                <w:szCs w:val="16"/>
              </w:rPr>
            </w:pPr>
            <w:r w:rsidRPr="00FB69FC">
              <w:rPr>
                <w:color w:val="000000" w:themeColor="text1"/>
                <w:sz w:val="16"/>
                <w:szCs w:val="16"/>
              </w:rPr>
              <w:t>102.70</w:t>
            </w:r>
          </w:p>
        </w:tc>
        <w:tc>
          <w:tcPr>
            <w:tcW w:w="680" w:type="dxa"/>
            <w:vAlign w:val="center"/>
          </w:tcPr>
          <w:p w14:paraId="20E23161" w14:textId="13CC0779" w:rsidR="00EF52E5" w:rsidRPr="00FB69FC" w:rsidRDefault="00EF52E5" w:rsidP="00EF52E5">
            <w:pPr>
              <w:jc w:val="center"/>
              <w:rPr>
                <w:color w:val="000000" w:themeColor="text1"/>
                <w:sz w:val="16"/>
                <w:szCs w:val="16"/>
              </w:rPr>
            </w:pPr>
            <w:r w:rsidRPr="00FB69FC">
              <w:rPr>
                <w:color w:val="000000" w:themeColor="text1"/>
                <w:sz w:val="16"/>
                <w:szCs w:val="16"/>
              </w:rPr>
              <w:t>102.80</w:t>
            </w:r>
          </w:p>
        </w:tc>
        <w:tc>
          <w:tcPr>
            <w:tcW w:w="624" w:type="dxa"/>
            <w:gridSpan w:val="2"/>
            <w:vAlign w:val="center"/>
          </w:tcPr>
          <w:p w14:paraId="208D11A9" w14:textId="6ECF8E0B" w:rsidR="00EF52E5" w:rsidRPr="00FB69FC" w:rsidRDefault="00EF52E5" w:rsidP="00EF52E5">
            <w:pPr>
              <w:jc w:val="center"/>
              <w:rPr>
                <w:b/>
                <w:bCs/>
                <w:color w:val="000000" w:themeColor="text1"/>
                <w:sz w:val="16"/>
                <w:szCs w:val="16"/>
              </w:rPr>
            </w:pPr>
            <w:r w:rsidRPr="00FB69FC">
              <w:rPr>
                <w:b/>
                <w:bCs/>
                <w:color w:val="000000" w:themeColor="text1"/>
                <w:sz w:val="16"/>
                <w:szCs w:val="16"/>
              </w:rPr>
              <w:t>0.001</w:t>
            </w:r>
          </w:p>
        </w:tc>
        <w:tc>
          <w:tcPr>
            <w:tcW w:w="794" w:type="dxa"/>
            <w:vAlign w:val="center"/>
          </w:tcPr>
          <w:p w14:paraId="5EEB3571" w14:textId="4B1C3F2C" w:rsidR="00EF52E5" w:rsidRPr="00FB69FC" w:rsidRDefault="00EF52E5" w:rsidP="00EF52E5">
            <w:pPr>
              <w:jc w:val="center"/>
              <w:rPr>
                <w:b/>
                <w:bCs/>
                <w:color w:val="000000" w:themeColor="text1"/>
                <w:sz w:val="16"/>
                <w:szCs w:val="16"/>
              </w:rPr>
            </w:pPr>
            <w:r w:rsidRPr="00FB69FC">
              <w:rPr>
                <w:b/>
                <w:bCs/>
                <w:color w:val="000000" w:themeColor="text1"/>
                <w:sz w:val="16"/>
                <w:szCs w:val="16"/>
              </w:rPr>
              <w:t>0.003</w:t>
            </w:r>
          </w:p>
        </w:tc>
        <w:tc>
          <w:tcPr>
            <w:tcW w:w="680" w:type="dxa"/>
            <w:gridSpan w:val="3"/>
            <w:vAlign w:val="center"/>
          </w:tcPr>
          <w:p w14:paraId="006E20F9" w14:textId="265A2F5B" w:rsidR="00EF52E5" w:rsidRPr="00FB69FC" w:rsidRDefault="00EF52E5" w:rsidP="00EF52E5">
            <w:pPr>
              <w:jc w:val="center"/>
              <w:rPr>
                <w:b/>
                <w:bCs/>
                <w:color w:val="000000" w:themeColor="text1"/>
                <w:sz w:val="16"/>
                <w:szCs w:val="16"/>
              </w:rPr>
            </w:pPr>
            <w:r w:rsidRPr="00FB69FC">
              <w:rPr>
                <w:b/>
                <w:bCs/>
                <w:color w:val="000000" w:themeColor="text1"/>
                <w:sz w:val="16"/>
                <w:szCs w:val="16"/>
              </w:rPr>
              <w:t>0.003</w:t>
            </w:r>
          </w:p>
        </w:tc>
      </w:tr>
      <w:tr w:rsidR="00FB69FC" w:rsidRPr="00FB69FC" w14:paraId="113C263C" w14:textId="77777777" w:rsidTr="00183B20">
        <w:trPr>
          <w:trHeight w:val="340"/>
        </w:trPr>
        <w:tc>
          <w:tcPr>
            <w:tcW w:w="667" w:type="dxa"/>
            <w:shd w:val="clear" w:color="auto" w:fill="EEECE1" w:themeFill="background2"/>
            <w:vAlign w:val="center"/>
          </w:tcPr>
          <w:p w14:paraId="6B5B0B36" w14:textId="1348E1AD" w:rsidR="00EF52E5" w:rsidRPr="00FB69FC" w:rsidRDefault="00EF52E5" w:rsidP="00EF52E5">
            <w:pPr>
              <w:jc w:val="center"/>
              <w:rPr>
                <w:color w:val="000000" w:themeColor="text1"/>
                <w:sz w:val="16"/>
                <w:szCs w:val="16"/>
              </w:rPr>
            </w:pPr>
            <w:r w:rsidRPr="00FB69FC">
              <w:rPr>
                <w:color w:val="000000" w:themeColor="text1"/>
                <w:sz w:val="16"/>
                <w:szCs w:val="16"/>
              </w:rPr>
              <w:t>100</w:t>
            </w:r>
          </w:p>
        </w:tc>
        <w:tc>
          <w:tcPr>
            <w:tcW w:w="556" w:type="dxa"/>
            <w:shd w:val="clear" w:color="auto" w:fill="EEECE1" w:themeFill="background2"/>
            <w:vAlign w:val="center"/>
          </w:tcPr>
          <w:p w14:paraId="1ECA1702" w14:textId="4A723779" w:rsidR="00EF52E5" w:rsidRPr="00FB69FC" w:rsidRDefault="00EF52E5" w:rsidP="00EF52E5">
            <w:pPr>
              <w:jc w:val="center"/>
              <w:rPr>
                <w:color w:val="000000" w:themeColor="text1"/>
                <w:sz w:val="16"/>
                <w:szCs w:val="16"/>
              </w:rPr>
            </w:pPr>
            <w:r w:rsidRPr="00FB69FC">
              <w:rPr>
                <w:color w:val="000000" w:themeColor="text1"/>
                <w:sz w:val="16"/>
                <w:szCs w:val="16"/>
              </w:rPr>
              <w:t>3.41</w:t>
            </w:r>
          </w:p>
        </w:tc>
        <w:tc>
          <w:tcPr>
            <w:tcW w:w="776" w:type="dxa"/>
            <w:shd w:val="clear" w:color="auto" w:fill="EEECE1" w:themeFill="background2"/>
            <w:vAlign w:val="center"/>
          </w:tcPr>
          <w:p w14:paraId="49E177AD" w14:textId="217F4158" w:rsidR="00EF52E5" w:rsidRPr="00FB69FC" w:rsidRDefault="00EF52E5" w:rsidP="00EF52E5">
            <w:pPr>
              <w:jc w:val="center"/>
              <w:rPr>
                <w:color w:val="000000" w:themeColor="text1"/>
                <w:sz w:val="16"/>
                <w:szCs w:val="16"/>
              </w:rPr>
            </w:pPr>
            <w:r w:rsidRPr="00FB69FC">
              <w:rPr>
                <w:color w:val="000000" w:themeColor="text1"/>
                <w:sz w:val="16"/>
                <w:szCs w:val="16"/>
              </w:rPr>
              <w:t>2.36</w:t>
            </w:r>
          </w:p>
        </w:tc>
        <w:tc>
          <w:tcPr>
            <w:tcW w:w="669" w:type="dxa"/>
            <w:gridSpan w:val="2"/>
            <w:shd w:val="clear" w:color="auto" w:fill="EEECE1" w:themeFill="background2"/>
            <w:vAlign w:val="center"/>
          </w:tcPr>
          <w:p w14:paraId="69B8FA6B" w14:textId="0ED5B0C6" w:rsidR="00EF52E5" w:rsidRPr="00FB69FC" w:rsidRDefault="00EF52E5" w:rsidP="00EF52E5">
            <w:pPr>
              <w:jc w:val="center"/>
              <w:rPr>
                <w:color w:val="000000" w:themeColor="text1"/>
                <w:sz w:val="16"/>
                <w:szCs w:val="16"/>
              </w:rPr>
            </w:pPr>
            <w:r w:rsidRPr="00FB69FC">
              <w:rPr>
                <w:color w:val="000000" w:themeColor="text1"/>
                <w:sz w:val="16"/>
                <w:szCs w:val="16"/>
              </w:rPr>
              <w:t>2.32</w:t>
            </w:r>
          </w:p>
        </w:tc>
        <w:tc>
          <w:tcPr>
            <w:tcW w:w="563" w:type="dxa"/>
            <w:shd w:val="clear" w:color="auto" w:fill="EEECE1" w:themeFill="background2"/>
            <w:vAlign w:val="center"/>
          </w:tcPr>
          <w:p w14:paraId="786BBB27" w14:textId="7B9462FC" w:rsidR="00EF52E5" w:rsidRPr="00FB69FC" w:rsidRDefault="00EF52E5" w:rsidP="00EF52E5">
            <w:pPr>
              <w:jc w:val="center"/>
              <w:rPr>
                <w:color w:val="000000" w:themeColor="text1"/>
                <w:sz w:val="16"/>
                <w:szCs w:val="16"/>
              </w:rPr>
            </w:pPr>
            <w:r w:rsidRPr="00FB69FC">
              <w:rPr>
                <w:color w:val="000000" w:themeColor="text1"/>
                <w:sz w:val="16"/>
                <w:szCs w:val="16"/>
              </w:rPr>
              <w:t>0.01</w:t>
            </w:r>
          </w:p>
        </w:tc>
        <w:tc>
          <w:tcPr>
            <w:tcW w:w="781" w:type="dxa"/>
            <w:shd w:val="clear" w:color="auto" w:fill="EEECE1" w:themeFill="background2"/>
            <w:vAlign w:val="center"/>
          </w:tcPr>
          <w:p w14:paraId="57F7B0AA" w14:textId="37DA5B53" w:rsidR="00EF52E5" w:rsidRPr="00FB69FC" w:rsidRDefault="00EF52E5" w:rsidP="00EF52E5">
            <w:pPr>
              <w:jc w:val="center"/>
              <w:rPr>
                <w:color w:val="000000" w:themeColor="text1"/>
                <w:sz w:val="16"/>
                <w:szCs w:val="16"/>
              </w:rPr>
            </w:pPr>
            <w:r w:rsidRPr="00FB69FC">
              <w:rPr>
                <w:color w:val="000000" w:themeColor="text1"/>
                <w:sz w:val="16"/>
                <w:szCs w:val="16"/>
              </w:rPr>
              <w:t>0.09</w:t>
            </w:r>
          </w:p>
        </w:tc>
        <w:tc>
          <w:tcPr>
            <w:tcW w:w="671" w:type="dxa"/>
            <w:shd w:val="clear" w:color="auto" w:fill="EEECE1" w:themeFill="background2"/>
            <w:vAlign w:val="center"/>
          </w:tcPr>
          <w:p w14:paraId="5441605E" w14:textId="281E025A" w:rsidR="00EF52E5" w:rsidRPr="00FB69FC" w:rsidRDefault="00EF52E5" w:rsidP="00EF52E5">
            <w:pPr>
              <w:jc w:val="center"/>
              <w:rPr>
                <w:color w:val="000000" w:themeColor="text1"/>
                <w:sz w:val="16"/>
                <w:szCs w:val="16"/>
              </w:rPr>
            </w:pPr>
            <w:r w:rsidRPr="00FB69FC">
              <w:rPr>
                <w:color w:val="000000" w:themeColor="text1"/>
                <w:sz w:val="16"/>
                <w:szCs w:val="16"/>
              </w:rPr>
              <w:t>0.11</w:t>
            </w:r>
          </w:p>
        </w:tc>
        <w:tc>
          <w:tcPr>
            <w:tcW w:w="680" w:type="dxa"/>
            <w:gridSpan w:val="2"/>
            <w:shd w:val="clear" w:color="auto" w:fill="EEECE1" w:themeFill="background2"/>
            <w:vAlign w:val="center"/>
          </w:tcPr>
          <w:p w14:paraId="6B1AE497" w14:textId="01550B63" w:rsidR="00EF52E5" w:rsidRPr="00FB69FC" w:rsidRDefault="00EF52E5" w:rsidP="00EF52E5">
            <w:pPr>
              <w:jc w:val="center"/>
              <w:rPr>
                <w:color w:val="000000" w:themeColor="text1"/>
                <w:sz w:val="16"/>
                <w:szCs w:val="16"/>
              </w:rPr>
            </w:pPr>
            <w:r w:rsidRPr="00FB69FC">
              <w:rPr>
                <w:color w:val="000000" w:themeColor="text1"/>
                <w:sz w:val="16"/>
                <w:szCs w:val="16"/>
              </w:rPr>
              <w:t>31.40</w:t>
            </w:r>
          </w:p>
        </w:tc>
        <w:tc>
          <w:tcPr>
            <w:tcW w:w="791" w:type="dxa"/>
            <w:shd w:val="clear" w:color="auto" w:fill="EEECE1" w:themeFill="background2"/>
            <w:vAlign w:val="center"/>
          </w:tcPr>
          <w:p w14:paraId="01C06B06" w14:textId="120BE33D" w:rsidR="00EF52E5" w:rsidRPr="00FB69FC" w:rsidRDefault="00EF52E5" w:rsidP="00EF52E5">
            <w:pPr>
              <w:jc w:val="center"/>
              <w:rPr>
                <w:color w:val="000000" w:themeColor="text1"/>
                <w:sz w:val="16"/>
                <w:szCs w:val="16"/>
              </w:rPr>
            </w:pPr>
            <w:r w:rsidRPr="00FB69FC">
              <w:rPr>
                <w:color w:val="000000" w:themeColor="text1"/>
                <w:sz w:val="16"/>
                <w:szCs w:val="16"/>
              </w:rPr>
              <w:t>45.00</w:t>
            </w:r>
          </w:p>
        </w:tc>
        <w:tc>
          <w:tcPr>
            <w:tcW w:w="680" w:type="dxa"/>
            <w:shd w:val="clear" w:color="auto" w:fill="EEECE1" w:themeFill="background2"/>
            <w:vAlign w:val="center"/>
          </w:tcPr>
          <w:p w14:paraId="4DD66386" w14:textId="00B0C075" w:rsidR="00EF52E5" w:rsidRPr="00FB69FC" w:rsidRDefault="00EF52E5" w:rsidP="00EF52E5">
            <w:pPr>
              <w:jc w:val="center"/>
              <w:rPr>
                <w:color w:val="000000" w:themeColor="text1"/>
                <w:sz w:val="16"/>
                <w:szCs w:val="16"/>
              </w:rPr>
            </w:pPr>
            <w:r w:rsidRPr="00FB69FC">
              <w:rPr>
                <w:color w:val="000000" w:themeColor="text1"/>
                <w:sz w:val="16"/>
                <w:szCs w:val="16"/>
              </w:rPr>
              <w:t>30.10</w:t>
            </w:r>
          </w:p>
        </w:tc>
        <w:tc>
          <w:tcPr>
            <w:tcW w:w="624" w:type="dxa"/>
            <w:gridSpan w:val="2"/>
            <w:shd w:val="clear" w:color="auto" w:fill="EEECE1" w:themeFill="background2"/>
            <w:vAlign w:val="center"/>
          </w:tcPr>
          <w:p w14:paraId="34B4FB2D" w14:textId="3A8D9CD3" w:rsidR="00EF52E5" w:rsidRPr="00FB69FC" w:rsidRDefault="00EF52E5" w:rsidP="00EF52E5">
            <w:pPr>
              <w:jc w:val="center"/>
              <w:rPr>
                <w:color w:val="000000" w:themeColor="text1"/>
                <w:sz w:val="16"/>
                <w:szCs w:val="16"/>
              </w:rPr>
            </w:pPr>
            <w:r w:rsidRPr="00FB69FC">
              <w:rPr>
                <w:color w:val="000000" w:themeColor="text1"/>
                <w:sz w:val="16"/>
                <w:szCs w:val="16"/>
              </w:rPr>
              <w:t>0.004</w:t>
            </w:r>
          </w:p>
        </w:tc>
        <w:tc>
          <w:tcPr>
            <w:tcW w:w="794" w:type="dxa"/>
            <w:shd w:val="clear" w:color="auto" w:fill="EEECE1" w:themeFill="background2"/>
            <w:vAlign w:val="center"/>
          </w:tcPr>
          <w:p w14:paraId="1E14C29E" w14:textId="7A29FD4F" w:rsidR="00EF52E5" w:rsidRPr="00FB69FC" w:rsidRDefault="00EF52E5" w:rsidP="00EF52E5">
            <w:pPr>
              <w:jc w:val="center"/>
              <w:rPr>
                <w:color w:val="000000" w:themeColor="text1"/>
                <w:sz w:val="16"/>
                <w:szCs w:val="16"/>
              </w:rPr>
            </w:pPr>
            <w:r w:rsidRPr="00FB69FC">
              <w:rPr>
                <w:color w:val="000000" w:themeColor="text1"/>
                <w:sz w:val="16"/>
                <w:szCs w:val="16"/>
              </w:rPr>
              <w:t>0.010</w:t>
            </w:r>
          </w:p>
        </w:tc>
        <w:tc>
          <w:tcPr>
            <w:tcW w:w="680" w:type="dxa"/>
            <w:gridSpan w:val="3"/>
            <w:shd w:val="clear" w:color="auto" w:fill="EEECE1" w:themeFill="background2"/>
            <w:vAlign w:val="center"/>
          </w:tcPr>
          <w:p w14:paraId="1D7AF600" w14:textId="4DD9F3C6" w:rsidR="00EF52E5" w:rsidRPr="00FB69FC" w:rsidRDefault="00EF52E5" w:rsidP="00EF52E5">
            <w:pPr>
              <w:jc w:val="center"/>
              <w:rPr>
                <w:color w:val="000000" w:themeColor="text1"/>
                <w:sz w:val="16"/>
                <w:szCs w:val="16"/>
              </w:rPr>
            </w:pPr>
            <w:r w:rsidRPr="00FB69FC">
              <w:rPr>
                <w:color w:val="000000" w:themeColor="text1"/>
                <w:sz w:val="16"/>
                <w:szCs w:val="16"/>
              </w:rPr>
              <w:t>0.005</w:t>
            </w:r>
          </w:p>
        </w:tc>
      </w:tr>
      <w:tr w:rsidR="00FB69FC" w:rsidRPr="00FB69FC" w14:paraId="2D729619" w14:textId="77777777" w:rsidTr="00183B20">
        <w:trPr>
          <w:trHeight w:val="340"/>
        </w:trPr>
        <w:tc>
          <w:tcPr>
            <w:tcW w:w="667" w:type="dxa"/>
            <w:vAlign w:val="center"/>
          </w:tcPr>
          <w:p w14:paraId="4B93832B" w14:textId="56B5D684" w:rsidR="00EF52E5" w:rsidRPr="00FB69FC" w:rsidRDefault="00EF52E5" w:rsidP="00EF52E5">
            <w:pPr>
              <w:jc w:val="center"/>
              <w:rPr>
                <w:color w:val="000000" w:themeColor="text1"/>
                <w:sz w:val="16"/>
                <w:szCs w:val="16"/>
              </w:rPr>
            </w:pPr>
            <w:r w:rsidRPr="00FB69FC">
              <w:rPr>
                <w:color w:val="000000" w:themeColor="text1"/>
                <w:sz w:val="16"/>
                <w:szCs w:val="16"/>
              </w:rPr>
              <w:t>500</w:t>
            </w:r>
          </w:p>
        </w:tc>
        <w:tc>
          <w:tcPr>
            <w:tcW w:w="556" w:type="dxa"/>
            <w:vAlign w:val="center"/>
          </w:tcPr>
          <w:p w14:paraId="751BEB60" w14:textId="5EE5570C" w:rsidR="00EF52E5" w:rsidRPr="00FB69FC" w:rsidRDefault="00EF52E5" w:rsidP="00EF52E5">
            <w:pPr>
              <w:jc w:val="center"/>
              <w:rPr>
                <w:b/>
                <w:bCs/>
                <w:color w:val="000000" w:themeColor="text1"/>
                <w:sz w:val="16"/>
                <w:szCs w:val="16"/>
              </w:rPr>
            </w:pPr>
            <w:r w:rsidRPr="00FB69FC">
              <w:rPr>
                <w:b/>
                <w:bCs/>
                <w:color w:val="000000" w:themeColor="text1"/>
                <w:sz w:val="16"/>
                <w:szCs w:val="16"/>
              </w:rPr>
              <w:t>1.88</w:t>
            </w:r>
          </w:p>
        </w:tc>
        <w:tc>
          <w:tcPr>
            <w:tcW w:w="776" w:type="dxa"/>
            <w:vAlign w:val="center"/>
          </w:tcPr>
          <w:p w14:paraId="4B21AB26" w14:textId="1CFBA919" w:rsidR="00EF52E5" w:rsidRPr="00FB69FC" w:rsidRDefault="00EF52E5" w:rsidP="00EF52E5">
            <w:pPr>
              <w:jc w:val="center"/>
              <w:rPr>
                <w:color w:val="000000" w:themeColor="text1"/>
                <w:sz w:val="16"/>
                <w:szCs w:val="16"/>
              </w:rPr>
            </w:pPr>
            <w:r w:rsidRPr="00FB69FC">
              <w:rPr>
                <w:color w:val="000000" w:themeColor="text1"/>
                <w:sz w:val="16"/>
                <w:szCs w:val="16"/>
              </w:rPr>
              <w:t>1.24</w:t>
            </w:r>
          </w:p>
        </w:tc>
        <w:tc>
          <w:tcPr>
            <w:tcW w:w="669" w:type="dxa"/>
            <w:gridSpan w:val="2"/>
            <w:vAlign w:val="center"/>
          </w:tcPr>
          <w:p w14:paraId="65AFB296" w14:textId="0636312F" w:rsidR="00EF52E5" w:rsidRPr="00FB69FC" w:rsidRDefault="00EF52E5" w:rsidP="00EF52E5">
            <w:pPr>
              <w:jc w:val="center"/>
              <w:rPr>
                <w:color w:val="000000" w:themeColor="text1"/>
                <w:sz w:val="16"/>
                <w:szCs w:val="16"/>
              </w:rPr>
            </w:pPr>
            <w:r w:rsidRPr="00FB69FC">
              <w:rPr>
                <w:color w:val="000000" w:themeColor="text1"/>
                <w:sz w:val="16"/>
                <w:szCs w:val="16"/>
              </w:rPr>
              <w:t>1.67</w:t>
            </w:r>
          </w:p>
        </w:tc>
        <w:tc>
          <w:tcPr>
            <w:tcW w:w="563" w:type="dxa"/>
            <w:vAlign w:val="center"/>
          </w:tcPr>
          <w:p w14:paraId="2062FFE8" w14:textId="5215E811" w:rsidR="00EF52E5" w:rsidRPr="00FB69FC" w:rsidRDefault="00EF52E5" w:rsidP="00EF52E5">
            <w:pPr>
              <w:jc w:val="center"/>
              <w:rPr>
                <w:color w:val="000000" w:themeColor="text1"/>
                <w:sz w:val="16"/>
                <w:szCs w:val="16"/>
              </w:rPr>
            </w:pPr>
            <w:r w:rsidRPr="00FB69FC">
              <w:rPr>
                <w:color w:val="000000" w:themeColor="text1"/>
                <w:sz w:val="16"/>
                <w:szCs w:val="16"/>
              </w:rPr>
              <w:t>0.00</w:t>
            </w:r>
          </w:p>
        </w:tc>
        <w:tc>
          <w:tcPr>
            <w:tcW w:w="781" w:type="dxa"/>
            <w:vAlign w:val="center"/>
          </w:tcPr>
          <w:p w14:paraId="110031D7" w14:textId="6F41ECC3" w:rsidR="00EF52E5" w:rsidRPr="00FB69FC" w:rsidRDefault="00EF52E5" w:rsidP="00EF52E5">
            <w:pPr>
              <w:jc w:val="center"/>
              <w:rPr>
                <w:color w:val="000000" w:themeColor="text1"/>
                <w:sz w:val="16"/>
                <w:szCs w:val="16"/>
              </w:rPr>
            </w:pPr>
            <w:r w:rsidRPr="00FB69FC">
              <w:rPr>
                <w:color w:val="000000" w:themeColor="text1"/>
                <w:sz w:val="16"/>
                <w:szCs w:val="16"/>
              </w:rPr>
              <w:t>0.08</w:t>
            </w:r>
          </w:p>
        </w:tc>
        <w:tc>
          <w:tcPr>
            <w:tcW w:w="671" w:type="dxa"/>
            <w:vAlign w:val="center"/>
          </w:tcPr>
          <w:p w14:paraId="4F84AE51" w14:textId="55DF8F81" w:rsidR="00EF52E5" w:rsidRPr="00FB69FC" w:rsidRDefault="00EF52E5" w:rsidP="00EF52E5">
            <w:pPr>
              <w:jc w:val="center"/>
              <w:rPr>
                <w:color w:val="000000" w:themeColor="text1"/>
                <w:sz w:val="16"/>
                <w:szCs w:val="16"/>
              </w:rPr>
            </w:pPr>
            <w:r w:rsidRPr="00FB69FC">
              <w:rPr>
                <w:color w:val="000000" w:themeColor="text1"/>
                <w:sz w:val="16"/>
                <w:szCs w:val="16"/>
              </w:rPr>
              <w:t>0.06</w:t>
            </w:r>
          </w:p>
        </w:tc>
        <w:tc>
          <w:tcPr>
            <w:tcW w:w="680" w:type="dxa"/>
            <w:gridSpan w:val="2"/>
            <w:vAlign w:val="center"/>
          </w:tcPr>
          <w:p w14:paraId="30202F85" w14:textId="6736E304" w:rsidR="00EF52E5" w:rsidRPr="00FB69FC" w:rsidRDefault="00EF52E5" w:rsidP="00EF52E5">
            <w:pPr>
              <w:jc w:val="center"/>
              <w:rPr>
                <w:color w:val="000000" w:themeColor="text1"/>
                <w:sz w:val="16"/>
                <w:szCs w:val="16"/>
              </w:rPr>
            </w:pPr>
            <w:r w:rsidRPr="00FB69FC">
              <w:rPr>
                <w:color w:val="000000" w:themeColor="text1"/>
                <w:sz w:val="16"/>
                <w:szCs w:val="16"/>
              </w:rPr>
              <w:t>20.70</w:t>
            </w:r>
          </w:p>
        </w:tc>
        <w:tc>
          <w:tcPr>
            <w:tcW w:w="791" w:type="dxa"/>
            <w:vAlign w:val="center"/>
          </w:tcPr>
          <w:p w14:paraId="5DCBCFD7" w14:textId="5F569BE5" w:rsidR="00EF52E5" w:rsidRPr="00FB69FC" w:rsidRDefault="00EF52E5" w:rsidP="00EF52E5">
            <w:pPr>
              <w:jc w:val="center"/>
              <w:rPr>
                <w:color w:val="000000" w:themeColor="text1"/>
                <w:sz w:val="16"/>
                <w:szCs w:val="16"/>
              </w:rPr>
            </w:pPr>
            <w:r w:rsidRPr="00FB69FC">
              <w:rPr>
                <w:color w:val="000000" w:themeColor="text1"/>
                <w:sz w:val="16"/>
                <w:szCs w:val="16"/>
              </w:rPr>
              <w:t>13.70</w:t>
            </w:r>
          </w:p>
        </w:tc>
        <w:tc>
          <w:tcPr>
            <w:tcW w:w="680" w:type="dxa"/>
            <w:vAlign w:val="center"/>
          </w:tcPr>
          <w:p w14:paraId="6EF152BB" w14:textId="6BB0DA32" w:rsidR="00EF52E5" w:rsidRPr="00FB69FC" w:rsidRDefault="00EF52E5" w:rsidP="00EF52E5">
            <w:pPr>
              <w:jc w:val="center"/>
              <w:rPr>
                <w:color w:val="000000" w:themeColor="text1"/>
                <w:sz w:val="16"/>
                <w:szCs w:val="16"/>
              </w:rPr>
            </w:pPr>
            <w:r w:rsidRPr="00FB69FC">
              <w:rPr>
                <w:color w:val="000000" w:themeColor="text1"/>
                <w:sz w:val="16"/>
                <w:szCs w:val="16"/>
              </w:rPr>
              <w:t>12.00</w:t>
            </w:r>
          </w:p>
        </w:tc>
        <w:tc>
          <w:tcPr>
            <w:tcW w:w="624" w:type="dxa"/>
            <w:gridSpan w:val="2"/>
            <w:vAlign w:val="center"/>
          </w:tcPr>
          <w:p w14:paraId="3AFFB1CA" w14:textId="41081827" w:rsidR="00EF52E5" w:rsidRPr="00FB69FC" w:rsidRDefault="00EF52E5" w:rsidP="00EF52E5">
            <w:pPr>
              <w:jc w:val="center"/>
              <w:rPr>
                <w:color w:val="000000" w:themeColor="text1"/>
                <w:sz w:val="16"/>
                <w:szCs w:val="16"/>
              </w:rPr>
            </w:pPr>
            <w:r w:rsidRPr="00FB69FC">
              <w:rPr>
                <w:color w:val="000000" w:themeColor="text1"/>
                <w:sz w:val="16"/>
                <w:szCs w:val="16"/>
              </w:rPr>
              <w:t>0.024</w:t>
            </w:r>
          </w:p>
        </w:tc>
        <w:tc>
          <w:tcPr>
            <w:tcW w:w="794" w:type="dxa"/>
            <w:vAlign w:val="center"/>
          </w:tcPr>
          <w:p w14:paraId="7E5474E9" w14:textId="2A8FC6CB" w:rsidR="00EF52E5" w:rsidRPr="00FB69FC" w:rsidRDefault="00EF52E5" w:rsidP="00EF52E5">
            <w:pPr>
              <w:jc w:val="center"/>
              <w:rPr>
                <w:color w:val="000000" w:themeColor="text1"/>
                <w:sz w:val="16"/>
                <w:szCs w:val="16"/>
              </w:rPr>
            </w:pPr>
            <w:r w:rsidRPr="00FB69FC">
              <w:rPr>
                <w:color w:val="000000" w:themeColor="text1"/>
                <w:sz w:val="16"/>
                <w:szCs w:val="16"/>
              </w:rPr>
              <w:t>0.008</w:t>
            </w:r>
          </w:p>
        </w:tc>
        <w:tc>
          <w:tcPr>
            <w:tcW w:w="680" w:type="dxa"/>
            <w:gridSpan w:val="3"/>
            <w:vAlign w:val="center"/>
          </w:tcPr>
          <w:p w14:paraId="09160961" w14:textId="2E8BE5CA" w:rsidR="00EF52E5" w:rsidRPr="00FB69FC" w:rsidRDefault="00EF52E5" w:rsidP="00EF52E5">
            <w:pPr>
              <w:jc w:val="center"/>
              <w:rPr>
                <w:color w:val="000000" w:themeColor="text1"/>
                <w:sz w:val="16"/>
                <w:szCs w:val="16"/>
              </w:rPr>
            </w:pPr>
            <w:r w:rsidRPr="00FB69FC">
              <w:rPr>
                <w:color w:val="000000" w:themeColor="text1"/>
                <w:sz w:val="16"/>
                <w:szCs w:val="16"/>
              </w:rPr>
              <w:t>0.028</w:t>
            </w:r>
          </w:p>
        </w:tc>
      </w:tr>
      <w:tr w:rsidR="00FB69FC" w:rsidRPr="00FB69FC" w14:paraId="1CCF131B" w14:textId="77777777" w:rsidTr="00183B20">
        <w:trPr>
          <w:trHeight w:val="340"/>
        </w:trPr>
        <w:tc>
          <w:tcPr>
            <w:tcW w:w="667" w:type="dxa"/>
            <w:shd w:val="clear" w:color="auto" w:fill="EEECE1" w:themeFill="background2"/>
            <w:vAlign w:val="center"/>
          </w:tcPr>
          <w:p w14:paraId="1FF4F7FA" w14:textId="4C2A5ADB" w:rsidR="00EF52E5" w:rsidRPr="00FB69FC" w:rsidRDefault="00EF52E5" w:rsidP="00EF52E5">
            <w:pPr>
              <w:jc w:val="center"/>
              <w:rPr>
                <w:color w:val="000000" w:themeColor="text1"/>
                <w:sz w:val="16"/>
                <w:szCs w:val="16"/>
              </w:rPr>
            </w:pPr>
            <w:r w:rsidRPr="00FB69FC">
              <w:rPr>
                <w:color w:val="000000" w:themeColor="text1"/>
                <w:sz w:val="16"/>
                <w:szCs w:val="16"/>
              </w:rPr>
              <w:t>1000</w:t>
            </w:r>
          </w:p>
        </w:tc>
        <w:tc>
          <w:tcPr>
            <w:tcW w:w="556" w:type="dxa"/>
            <w:shd w:val="clear" w:color="auto" w:fill="EEECE1" w:themeFill="background2"/>
            <w:vAlign w:val="center"/>
          </w:tcPr>
          <w:p w14:paraId="13DA02D2" w14:textId="58C16E6A" w:rsidR="00EF52E5" w:rsidRPr="00FB69FC" w:rsidRDefault="00EF52E5" w:rsidP="00EF52E5">
            <w:pPr>
              <w:jc w:val="center"/>
              <w:rPr>
                <w:color w:val="000000" w:themeColor="text1"/>
                <w:sz w:val="16"/>
                <w:szCs w:val="16"/>
              </w:rPr>
            </w:pPr>
            <w:r w:rsidRPr="00FB69FC">
              <w:rPr>
                <w:color w:val="000000" w:themeColor="text1"/>
                <w:sz w:val="16"/>
                <w:szCs w:val="16"/>
              </w:rPr>
              <w:t>2.91</w:t>
            </w:r>
          </w:p>
        </w:tc>
        <w:tc>
          <w:tcPr>
            <w:tcW w:w="776" w:type="dxa"/>
            <w:shd w:val="clear" w:color="auto" w:fill="EEECE1" w:themeFill="background2"/>
            <w:vAlign w:val="center"/>
          </w:tcPr>
          <w:p w14:paraId="2DAAF354" w14:textId="0C225056" w:rsidR="00EF52E5" w:rsidRPr="00FB69FC" w:rsidRDefault="00EF52E5" w:rsidP="00EF52E5">
            <w:pPr>
              <w:jc w:val="center"/>
              <w:rPr>
                <w:b/>
                <w:bCs/>
                <w:color w:val="000000" w:themeColor="text1"/>
                <w:sz w:val="16"/>
                <w:szCs w:val="16"/>
              </w:rPr>
            </w:pPr>
            <w:r w:rsidRPr="00FB69FC">
              <w:rPr>
                <w:b/>
                <w:bCs/>
                <w:color w:val="000000" w:themeColor="text1"/>
                <w:sz w:val="16"/>
                <w:szCs w:val="16"/>
              </w:rPr>
              <w:t>1.15</w:t>
            </w:r>
          </w:p>
        </w:tc>
        <w:tc>
          <w:tcPr>
            <w:tcW w:w="669" w:type="dxa"/>
            <w:gridSpan w:val="2"/>
            <w:shd w:val="clear" w:color="auto" w:fill="EEECE1" w:themeFill="background2"/>
            <w:vAlign w:val="center"/>
          </w:tcPr>
          <w:p w14:paraId="1245AA78" w14:textId="4ADE3C58" w:rsidR="00EF52E5" w:rsidRPr="00FB69FC" w:rsidRDefault="00EF52E5" w:rsidP="00EF52E5">
            <w:pPr>
              <w:jc w:val="center"/>
              <w:rPr>
                <w:color w:val="000000" w:themeColor="text1"/>
                <w:sz w:val="16"/>
                <w:szCs w:val="16"/>
              </w:rPr>
            </w:pPr>
            <w:r w:rsidRPr="00FB69FC">
              <w:rPr>
                <w:color w:val="000000" w:themeColor="text1"/>
                <w:sz w:val="16"/>
                <w:szCs w:val="16"/>
              </w:rPr>
              <w:t>0.68</w:t>
            </w:r>
          </w:p>
        </w:tc>
        <w:tc>
          <w:tcPr>
            <w:tcW w:w="563" w:type="dxa"/>
            <w:shd w:val="clear" w:color="auto" w:fill="EEECE1" w:themeFill="background2"/>
            <w:vAlign w:val="center"/>
          </w:tcPr>
          <w:p w14:paraId="15A985FA" w14:textId="70A06DC8" w:rsidR="00EF52E5" w:rsidRPr="00FB69FC" w:rsidRDefault="00EF52E5" w:rsidP="00EF52E5">
            <w:pPr>
              <w:jc w:val="center"/>
              <w:rPr>
                <w:color w:val="000000" w:themeColor="text1"/>
                <w:sz w:val="16"/>
                <w:szCs w:val="16"/>
              </w:rPr>
            </w:pPr>
            <w:r w:rsidRPr="00FB69FC">
              <w:rPr>
                <w:color w:val="000000" w:themeColor="text1"/>
                <w:sz w:val="16"/>
                <w:szCs w:val="16"/>
              </w:rPr>
              <w:t>0.01</w:t>
            </w:r>
          </w:p>
        </w:tc>
        <w:tc>
          <w:tcPr>
            <w:tcW w:w="781" w:type="dxa"/>
            <w:shd w:val="clear" w:color="auto" w:fill="EEECE1" w:themeFill="background2"/>
            <w:vAlign w:val="center"/>
          </w:tcPr>
          <w:p w14:paraId="23858D22" w14:textId="09C9908A" w:rsidR="00EF52E5" w:rsidRPr="00FB69FC" w:rsidRDefault="00EF52E5" w:rsidP="00EF52E5">
            <w:pPr>
              <w:jc w:val="center"/>
              <w:rPr>
                <w:color w:val="000000" w:themeColor="text1"/>
                <w:sz w:val="16"/>
                <w:szCs w:val="16"/>
              </w:rPr>
            </w:pPr>
            <w:r w:rsidRPr="00FB69FC">
              <w:rPr>
                <w:color w:val="000000" w:themeColor="text1"/>
                <w:sz w:val="16"/>
                <w:szCs w:val="16"/>
              </w:rPr>
              <w:t>0.05</w:t>
            </w:r>
          </w:p>
        </w:tc>
        <w:tc>
          <w:tcPr>
            <w:tcW w:w="671" w:type="dxa"/>
            <w:shd w:val="clear" w:color="auto" w:fill="EEECE1" w:themeFill="background2"/>
            <w:vAlign w:val="center"/>
          </w:tcPr>
          <w:p w14:paraId="55840580" w14:textId="573FB63C" w:rsidR="00EF52E5" w:rsidRPr="00FB69FC" w:rsidRDefault="00EF52E5" w:rsidP="00EF52E5">
            <w:pPr>
              <w:jc w:val="center"/>
              <w:rPr>
                <w:color w:val="000000" w:themeColor="text1"/>
                <w:sz w:val="16"/>
                <w:szCs w:val="16"/>
              </w:rPr>
            </w:pPr>
            <w:r w:rsidRPr="00FB69FC">
              <w:rPr>
                <w:color w:val="000000" w:themeColor="text1"/>
                <w:sz w:val="16"/>
                <w:szCs w:val="16"/>
              </w:rPr>
              <w:t>0.08</w:t>
            </w:r>
          </w:p>
        </w:tc>
        <w:tc>
          <w:tcPr>
            <w:tcW w:w="680" w:type="dxa"/>
            <w:gridSpan w:val="2"/>
            <w:shd w:val="clear" w:color="auto" w:fill="EEECE1" w:themeFill="background2"/>
            <w:vAlign w:val="center"/>
          </w:tcPr>
          <w:p w14:paraId="44D3E986" w14:textId="04651FC3" w:rsidR="00EF52E5" w:rsidRPr="00FB69FC" w:rsidRDefault="00EF52E5" w:rsidP="00EF52E5">
            <w:pPr>
              <w:jc w:val="center"/>
              <w:rPr>
                <w:color w:val="000000" w:themeColor="text1"/>
                <w:sz w:val="16"/>
                <w:szCs w:val="16"/>
              </w:rPr>
            </w:pPr>
            <w:r w:rsidRPr="00FB69FC">
              <w:rPr>
                <w:color w:val="000000" w:themeColor="text1"/>
                <w:sz w:val="16"/>
                <w:szCs w:val="16"/>
              </w:rPr>
              <w:t>16.60</w:t>
            </w:r>
          </w:p>
        </w:tc>
        <w:tc>
          <w:tcPr>
            <w:tcW w:w="791" w:type="dxa"/>
            <w:shd w:val="clear" w:color="auto" w:fill="EEECE1" w:themeFill="background2"/>
            <w:vAlign w:val="center"/>
          </w:tcPr>
          <w:p w14:paraId="10B29459" w14:textId="6DF4AFFC" w:rsidR="00EF52E5" w:rsidRPr="00FB69FC" w:rsidRDefault="00EF52E5" w:rsidP="00EF52E5">
            <w:pPr>
              <w:jc w:val="center"/>
              <w:rPr>
                <w:b/>
                <w:bCs/>
                <w:color w:val="000000" w:themeColor="text1"/>
                <w:sz w:val="16"/>
                <w:szCs w:val="16"/>
              </w:rPr>
            </w:pPr>
            <w:r w:rsidRPr="00FB69FC">
              <w:rPr>
                <w:b/>
                <w:bCs/>
                <w:color w:val="000000" w:themeColor="text1"/>
                <w:sz w:val="16"/>
                <w:szCs w:val="16"/>
              </w:rPr>
              <w:t>7.40</w:t>
            </w:r>
          </w:p>
        </w:tc>
        <w:tc>
          <w:tcPr>
            <w:tcW w:w="680" w:type="dxa"/>
            <w:shd w:val="clear" w:color="auto" w:fill="EEECE1" w:themeFill="background2"/>
            <w:vAlign w:val="center"/>
          </w:tcPr>
          <w:p w14:paraId="2DF1C591" w14:textId="0E3953D1" w:rsidR="00EF52E5" w:rsidRPr="00FB69FC" w:rsidRDefault="00EF52E5" w:rsidP="00EF52E5">
            <w:pPr>
              <w:jc w:val="center"/>
              <w:rPr>
                <w:color w:val="000000" w:themeColor="text1"/>
                <w:sz w:val="16"/>
                <w:szCs w:val="16"/>
              </w:rPr>
            </w:pPr>
            <w:r w:rsidRPr="00FB69FC">
              <w:rPr>
                <w:color w:val="000000" w:themeColor="text1"/>
                <w:sz w:val="16"/>
                <w:szCs w:val="16"/>
              </w:rPr>
              <w:t>12.70</w:t>
            </w:r>
          </w:p>
        </w:tc>
        <w:tc>
          <w:tcPr>
            <w:tcW w:w="624" w:type="dxa"/>
            <w:gridSpan w:val="2"/>
            <w:shd w:val="clear" w:color="auto" w:fill="EEECE1" w:themeFill="background2"/>
            <w:vAlign w:val="center"/>
          </w:tcPr>
          <w:p w14:paraId="2F351E19" w14:textId="6E774DB3" w:rsidR="00EF52E5" w:rsidRPr="00FB69FC" w:rsidRDefault="00EF52E5" w:rsidP="00EF52E5">
            <w:pPr>
              <w:jc w:val="center"/>
              <w:rPr>
                <w:color w:val="000000" w:themeColor="text1"/>
                <w:sz w:val="16"/>
                <w:szCs w:val="16"/>
              </w:rPr>
            </w:pPr>
            <w:r w:rsidRPr="00FB69FC">
              <w:rPr>
                <w:color w:val="000000" w:themeColor="text1"/>
                <w:sz w:val="16"/>
                <w:szCs w:val="16"/>
              </w:rPr>
              <w:t>0.010</w:t>
            </w:r>
          </w:p>
        </w:tc>
        <w:tc>
          <w:tcPr>
            <w:tcW w:w="794" w:type="dxa"/>
            <w:shd w:val="clear" w:color="auto" w:fill="EEECE1" w:themeFill="background2"/>
            <w:vAlign w:val="center"/>
          </w:tcPr>
          <w:p w14:paraId="23D0776E" w14:textId="1FD1D9BE" w:rsidR="00EF52E5" w:rsidRPr="00FB69FC" w:rsidRDefault="00EF52E5" w:rsidP="00EF52E5">
            <w:pPr>
              <w:jc w:val="center"/>
              <w:rPr>
                <w:color w:val="000000" w:themeColor="text1"/>
                <w:sz w:val="16"/>
                <w:szCs w:val="16"/>
              </w:rPr>
            </w:pPr>
            <w:r w:rsidRPr="00FB69FC">
              <w:rPr>
                <w:color w:val="000000" w:themeColor="text1"/>
                <w:sz w:val="16"/>
                <w:szCs w:val="16"/>
              </w:rPr>
              <w:t>0.073</w:t>
            </w:r>
          </w:p>
        </w:tc>
        <w:tc>
          <w:tcPr>
            <w:tcW w:w="680" w:type="dxa"/>
            <w:gridSpan w:val="3"/>
            <w:shd w:val="clear" w:color="auto" w:fill="EEECE1" w:themeFill="background2"/>
            <w:vAlign w:val="center"/>
          </w:tcPr>
          <w:p w14:paraId="0F828258" w14:textId="69ABAE18" w:rsidR="00EF52E5" w:rsidRPr="00FB69FC" w:rsidRDefault="00EF52E5" w:rsidP="00EF52E5">
            <w:pPr>
              <w:jc w:val="center"/>
              <w:rPr>
                <w:color w:val="000000" w:themeColor="text1"/>
                <w:sz w:val="16"/>
                <w:szCs w:val="16"/>
              </w:rPr>
            </w:pPr>
            <w:r w:rsidRPr="00FB69FC">
              <w:rPr>
                <w:color w:val="000000" w:themeColor="text1"/>
                <w:sz w:val="16"/>
                <w:szCs w:val="16"/>
              </w:rPr>
              <w:t>0.013</w:t>
            </w:r>
          </w:p>
        </w:tc>
      </w:tr>
      <w:tr w:rsidR="00FB69FC" w:rsidRPr="00FB69FC" w14:paraId="4E2A350E" w14:textId="77777777" w:rsidTr="00183B20">
        <w:trPr>
          <w:trHeight w:val="340"/>
        </w:trPr>
        <w:tc>
          <w:tcPr>
            <w:tcW w:w="667" w:type="dxa"/>
            <w:tcBorders>
              <w:bottom w:val="single" w:sz="4" w:space="0" w:color="auto"/>
            </w:tcBorders>
            <w:vAlign w:val="center"/>
          </w:tcPr>
          <w:p w14:paraId="4F1CC1EF" w14:textId="77777777" w:rsidR="00EF52E5" w:rsidRPr="00FB69FC" w:rsidRDefault="00EF52E5" w:rsidP="00EF52E5">
            <w:pPr>
              <w:jc w:val="center"/>
              <w:rPr>
                <w:color w:val="000000" w:themeColor="text1"/>
                <w:sz w:val="16"/>
                <w:szCs w:val="16"/>
              </w:rPr>
            </w:pPr>
            <w:r w:rsidRPr="00FB69FC">
              <w:rPr>
                <w:color w:val="000000" w:themeColor="text1"/>
                <w:sz w:val="16"/>
                <w:szCs w:val="16"/>
              </w:rPr>
              <w:t>2000</w:t>
            </w:r>
          </w:p>
        </w:tc>
        <w:tc>
          <w:tcPr>
            <w:tcW w:w="556" w:type="dxa"/>
            <w:tcBorders>
              <w:bottom w:val="single" w:sz="4" w:space="0" w:color="auto"/>
            </w:tcBorders>
            <w:vAlign w:val="center"/>
          </w:tcPr>
          <w:p w14:paraId="1D48C079" w14:textId="6F624CE8" w:rsidR="00EF52E5" w:rsidRPr="00FB69FC" w:rsidRDefault="00EF52E5" w:rsidP="00EF52E5">
            <w:pPr>
              <w:jc w:val="center"/>
              <w:rPr>
                <w:color w:val="000000" w:themeColor="text1"/>
                <w:sz w:val="16"/>
                <w:szCs w:val="16"/>
              </w:rPr>
            </w:pPr>
            <w:r w:rsidRPr="00FB69FC">
              <w:rPr>
                <w:color w:val="000000" w:themeColor="text1"/>
                <w:sz w:val="16"/>
                <w:szCs w:val="16"/>
              </w:rPr>
              <w:t>2.18</w:t>
            </w:r>
          </w:p>
        </w:tc>
        <w:tc>
          <w:tcPr>
            <w:tcW w:w="776" w:type="dxa"/>
            <w:tcBorders>
              <w:bottom w:val="single" w:sz="4" w:space="0" w:color="auto"/>
            </w:tcBorders>
            <w:vAlign w:val="center"/>
          </w:tcPr>
          <w:p w14:paraId="0B0CA2D9" w14:textId="485D7A86" w:rsidR="00EF52E5" w:rsidRPr="00FB69FC" w:rsidRDefault="00EF52E5" w:rsidP="00EF52E5">
            <w:pPr>
              <w:jc w:val="center"/>
              <w:rPr>
                <w:color w:val="000000" w:themeColor="text1"/>
                <w:sz w:val="16"/>
                <w:szCs w:val="16"/>
              </w:rPr>
            </w:pPr>
            <w:r w:rsidRPr="00FB69FC">
              <w:rPr>
                <w:color w:val="000000" w:themeColor="text1"/>
                <w:sz w:val="16"/>
                <w:szCs w:val="16"/>
              </w:rPr>
              <w:t>1.32</w:t>
            </w:r>
          </w:p>
        </w:tc>
        <w:tc>
          <w:tcPr>
            <w:tcW w:w="669" w:type="dxa"/>
            <w:gridSpan w:val="2"/>
            <w:tcBorders>
              <w:bottom w:val="single" w:sz="4" w:space="0" w:color="auto"/>
            </w:tcBorders>
            <w:vAlign w:val="center"/>
          </w:tcPr>
          <w:p w14:paraId="7ED01DD8" w14:textId="34AE16CF" w:rsidR="00EF52E5" w:rsidRPr="00FB69FC" w:rsidRDefault="00EF52E5" w:rsidP="00EF52E5">
            <w:pPr>
              <w:jc w:val="center"/>
              <w:rPr>
                <w:b/>
                <w:bCs/>
                <w:color w:val="000000" w:themeColor="text1"/>
                <w:sz w:val="16"/>
                <w:szCs w:val="16"/>
              </w:rPr>
            </w:pPr>
            <w:r w:rsidRPr="00FB69FC">
              <w:rPr>
                <w:b/>
                <w:bCs/>
                <w:color w:val="000000" w:themeColor="text1"/>
                <w:sz w:val="16"/>
                <w:szCs w:val="16"/>
              </w:rPr>
              <w:t>0.64</w:t>
            </w:r>
          </w:p>
        </w:tc>
        <w:tc>
          <w:tcPr>
            <w:tcW w:w="563" w:type="dxa"/>
            <w:tcBorders>
              <w:bottom w:val="single" w:sz="4" w:space="0" w:color="auto"/>
            </w:tcBorders>
            <w:vAlign w:val="center"/>
          </w:tcPr>
          <w:p w14:paraId="1115DE75" w14:textId="4659A498" w:rsidR="00EF52E5" w:rsidRPr="00FB69FC" w:rsidRDefault="00EF52E5" w:rsidP="00EF52E5">
            <w:pPr>
              <w:jc w:val="center"/>
              <w:rPr>
                <w:color w:val="000000" w:themeColor="text1"/>
                <w:sz w:val="16"/>
                <w:szCs w:val="16"/>
              </w:rPr>
            </w:pPr>
            <w:r w:rsidRPr="00FB69FC">
              <w:rPr>
                <w:color w:val="000000" w:themeColor="text1"/>
                <w:sz w:val="16"/>
                <w:szCs w:val="16"/>
              </w:rPr>
              <w:t>0.01</w:t>
            </w:r>
          </w:p>
        </w:tc>
        <w:tc>
          <w:tcPr>
            <w:tcW w:w="781" w:type="dxa"/>
            <w:tcBorders>
              <w:bottom w:val="single" w:sz="4" w:space="0" w:color="auto"/>
            </w:tcBorders>
            <w:vAlign w:val="center"/>
          </w:tcPr>
          <w:p w14:paraId="0F03F311" w14:textId="0805EA7F" w:rsidR="00EF52E5" w:rsidRPr="00FB69FC" w:rsidRDefault="00EF52E5" w:rsidP="00EF52E5">
            <w:pPr>
              <w:jc w:val="center"/>
              <w:rPr>
                <w:b/>
                <w:bCs/>
                <w:color w:val="000000" w:themeColor="text1"/>
                <w:sz w:val="16"/>
                <w:szCs w:val="16"/>
              </w:rPr>
            </w:pPr>
            <w:r w:rsidRPr="00FB69FC">
              <w:rPr>
                <w:b/>
                <w:bCs/>
                <w:color w:val="000000" w:themeColor="text1"/>
                <w:sz w:val="16"/>
                <w:szCs w:val="16"/>
              </w:rPr>
              <w:t>0.02</w:t>
            </w:r>
          </w:p>
        </w:tc>
        <w:tc>
          <w:tcPr>
            <w:tcW w:w="671" w:type="dxa"/>
            <w:tcBorders>
              <w:bottom w:val="single" w:sz="4" w:space="0" w:color="auto"/>
            </w:tcBorders>
            <w:vAlign w:val="center"/>
          </w:tcPr>
          <w:p w14:paraId="25908E5F" w14:textId="69D458BA" w:rsidR="00EF52E5" w:rsidRPr="00FB69FC" w:rsidRDefault="00EF52E5" w:rsidP="00EF52E5">
            <w:pPr>
              <w:jc w:val="center"/>
              <w:rPr>
                <w:b/>
                <w:bCs/>
                <w:color w:val="000000" w:themeColor="text1"/>
                <w:sz w:val="16"/>
                <w:szCs w:val="16"/>
              </w:rPr>
            </w:pPr>
            <w:r w:rsidRPr="00FB69FC">
              <w:rPr>
                <w:b/>
                <w:bCs/>
                <w:color w:val="000000" w:themeColor="text1"/>
                <w:sz w:val="16"/>
                <w:szCs w:val="16"/>
              </w:rPr>
              <w:t>0.05</w:t>
            </w:r>
          </w:p>
        </w:tc>
        <w:tc>
          <w:tcPr>
            <w:tcW w:w="680" w:type="dxa"/>
            <w:gridSpan w:val="2"/>
            <w:tcBorders>
              <w:bottom w:val="single" w:sz="4" w:space="0" w:color="auto"/>
            </w:tcBorders>
            <w:vAlign w:val="center"/>
          </w:tcPr>
          <w:p w14:paraId="35B29905" w14:textId="09AFD394" w:rsidR="00EF52E5" w:rsidRPr="00FB69FC" w:rsidRDefault="00EF52E5" w:rsidP="00EF52E5">
            <w:pPr>
              <w:jc w:val="center"/>
              <w:rPr>
                <w:b/>
                <w:bCs/>
                <w:color w:val="000000" w:themeColor="text1"/>
                <w:sz w:val="16"/>
                <w:szCs w:val="16"/>
              </w:rPr>
            </w:pPr>
            <w:r w:rsidRPr="00FB69FC">
              <w:rPr>
                <w:b/>
                <w:bCs/>
                <w:color w:val="000000" w:themeColor="text1"/>
                <w:sz w:val="16"/>
                <w:szCs w:val="16"/>
              </w:rPr>
              <w:t>13.10</w:t>
            </w:r>
          </w:p>
        </w:tc>
        <w:tc>
          <w:tcPr>
            <w:tcW w:w="791" w:type="dxa"/>
            <w:tcBorders>
              <w:bottom w:val="single" w:sz="4" w:space="0" w:color="auto"/>
            </w:tcBorders>
            <w:vAlign w:val="center"/>
          </w:tcPr>
          <w:p w14:paraId="1FA52BBC" w14:textId="4F7C02F8" w:rsidR="00EF52E5" w:rsidRPr="00FB69FC" w:rsidRDefault="0041467F" w:rsidP="00EF52E5">
            <w:pPr>
              <w:jc w:val="center"/>
              <w:rPr>
                <w:color w:val="000000" w:themeColor="text1"/>
                <w:sz w:val="16"/>
                <w:szCs w:val="16"/>
              </w:rPr>
            </w:pPr>
            <w:r w:rsidRPr="00FB69FC">
              <w:rPr>
                <w:color w:val="000000" w:themeColor="text1"/>
                <w:sz w:val="16"/>
                <w:szCs w:val="16"/>
              </w:rPr>
              <w:t>8</w:t>
            </w:r>
            <w:r w:rsidR="00EF52E5" w:rsidRPr="00FB69FC">
              <w:rPr>
                <w:color w:val="000000" w:themeColor="text1"/>
                <w:sz w:val="16"/>
                <w:szCs w:val="16"/>
              </w:rPr>
              <w:t>.80</w:t>
            </w:r>
          </w:p>
        </w:tc>
        <w:tc>
          <w:tcPr>
            <w:tcW w:w="680" w:type="dxa"/>
            <w:tcBorders>
              <w:bottom w:val="single" w:sz="4" w:space="0" w:color="auto"/>
            </w:tcBorders>
            <w:vAlign w:val="center"/>
          </w:tcPr>
          <w:p w14:paraId="1E8B99C0" w14:textId="0431F20D" w:rsidR="00EF52E5" w:rsidRPr="00FB69FC" w:rsidRDefault="00EF52E5" w:rsidP="00EF52E5">
            <w:pPr>
              <w:jc w:val="center"/>
              <w:rPr>
                <w:b/>
                <w:bCs/>
                <w:color w:val="000000" w:themeColor="text1"/>
                <w:sz w:val="16"/>
                <w:szCs w:val="16"/>
              </w:rPr>
            </w:pPr>
            <w:r w:rsidRPr="00FB69FC">
              <w:rPr>
                <w:b/>
                <w:bCs/>
                <w:color w:val="000000" w:themeColor="text1"/>
                <w:sz w:val="16"/>
                <w:szCs w:val="16"/>
              </w:rPr>
              <w:t>9.90</w:t>
            </w:r>
          </w:p>
        </w:tc>
        <w:tc>
          <w:tcPr>
            <w:tcW w:w="624" w:type="dxa"/>
            <w:gridSpan w:val="2"/>
            <w:tcBorders>
              <w:bottom w:val="single" w:sz="4" w:space="0" w:color="auto"/>
            </w:tcBorders>
            <w:vAlign w:val="center"/>
          </w:tcPr>
          <w:p w14:paraId="6C96150B" w14:textId="557E5F9A" w:rsidR="00EF52E5" w:rsidRPr="00FB69FC" w:rsidRDefault="00EF52E5" w:rsidP="00EF52E5">
            <w:pPr>
              <w:jc w:val="center"/>
              <w:rPr>
                <w:color w:val="000000" w:themeColor="text1"/>
                <w:sz w:val="16"/>
                <w:szCs w:val="16"/>
              </w:rPr>
            </w:pPr>
            <w:r w:rsidRPr="00FB69FC">
              <w:rPr>
                <w:color w:val="000000" w:themeColor="text1"/>
                <w:sz w:val="16"/>
                <w:szCs w:val="16"/>
              </w:rPr>
              <w:t>0.017</w:t>
            </w:r>
          </w:p>
        </w:tc>
        <w:tc>
          <w:tcPr>
            <w:tcW w:w="794" w:type="dxa"/>
            <w:tcBorders>
              <w:bottom w:val="single" w:sz="4" w:space="0" w:color="auto"/>
            </w:tcBorders>
            <w:vAlign w:val="center"/>
          </w:tcPr>
          <w:p w14:paraId="54B22CF9" w14:textId="1CAFDEF1" w:rsidR="00EF52E5" w:rsidRPr="00FB69FC" w:rsidRDefault="00EF52E5" w:rsidP="00EF52E5">
            <w:pPr>
              <w:jc w:val="center"/>
              <w:rPr>
                <w:color w:val="000000" w:themeColor="text1"/>
                <w:sz w:val="16"/>
                <w:szCs w:val="16"/>
              </w:rPr>
            </w:pPr>
            <w:r w:rsidRPr="00FB69FC">
              <w:rPr>
                <w:color w:val="000000" w:themeColor="text1"/>
                <w:sz w:val="16"/>
                <w:szCs w:val="16"/>
              </w:rPr>
              <w:t>0.118</w:t>
            </w:r>
          </w:p>
        </w:tc>
        <w:tc>
          <w:tcPr>
            <w:tcW w:w="680" w:type="dxa"/>
            <w:gridSpan w:val="3"/>
            <w:tcBorders>
              <w:bottom w:val="single" w:sz="4" w:space="0" w:color="auto"/>
            </w:tcBorders>
            <w:vAlign w:val="center"/>
          </w:tcPr>
          <w:p w14:paraId="52742E8A" w14:textId="39861C52" w:rsidR="00EF52E5" w:rsidRPr="00FB69FC" w:rsidRDefault="00EF52E5" w:rsidP="00EF52E5">
            <w:pPr>
              <w:jc w:val="center"/>
              <w:rPr>
                <w:color w:val="000000" w:themeColor="text1"/>
                <w:sz w:val="16"/>
                <w:szCs w:val="16"/>
              </w:rPr>
            </w:pPr>
            <w:r w:rsidRPr="00FB69FC">
              <w:rPr>
                <w:color w:val="000000" w:themeColor="text1"/>
                <w:sz w:val="16"/>
                <w:szCs w:val="16"/>
              </w:rPr>
              <w:t>0.020</w:t>
            </w:r>
          </w:p>
        </w:tc>
      </w:tr>
      <w:tr w:rsidR="00FB69FC" w:rsidRPr="00FB69FC" w14:paraId="6DFC46C6" w14:textId="77777777" w:rsidTr="00183B20">
        <w:trPr>
          <w:gridAfter w:val="1"/>
          <w:wAfter w:w="31" w:type="dxa"/>
          <w:trHeight w:val="624"/>
        </w:trPr>
        <w:tc>
          <w:tcPr>
            <w:tcW w:w="8901" w:type="dxa"/>
            <w:gridSpan w:val="17"/>
            <w:vAlign w:val="center"/>
          </w:tcPr>
          <w:p w14:paraId="1955070D" w14:textId="679BC051" w:rsidR="00386940" w:rsidRPr="00FB69FC" w:rsidRDefault="00386940" w:rsidP="00811D9F">
            <w:pPr>
              <w:jc w:val="center"/>
              <w:rPr>
                <w:b/>
                <w:bCs/>
                <w:color w:val="000000" w:themeColor="text1"/>
              </w:rPr>
            </w:pPr>
            <w:r w:rsidRPr="00FB69FC">
              <w:rPr>
                <w:iCs/>
                <w:color w:val="000000" w:themeColor="text1"/>
              </w:rPr>
              <w:t xml:space="preserve">process </w:t>
            </w:r>
            <w:r w:rsidRPr="00FB69FC">
              <w:rPr>
                <w:i/>
                <w:color w:val="000000" w:themeColor="text1"/>
              </w:rPr>
              <w:t>K</w:t>
            </w:r>
            <w:r w:rsidRPr="00FB69FC">
              <w:rPr>
                <w:i/>
                <w:color w:val="000000" w:themeColor="text1"/>
                <w:vertAlign w:val="subscript"/>
              </w:rPr>
              <w:t>2</w:t>
            </w:r>
          </w:p>
        </w:tc>
      </w:tr>
      <w:tr w:rsidR="00FB69FC" w:rsidRPr="00FB69FC" w14:paraId="2FAFB025" w14:textId="77777777" w:rsidTr="00183B20">
        <w:trPr>
          <w:trHeight w:val="340"/>
        </w:trPr>
        <w:tc>
          <w:tcPr>
            <w:tcW w:w="667" w:type="dxa"/>
            <w:tcBorders>
              <w:top w:val="single" w:sz="4" w:space="0" w:color="auto"/>
            </w:tcBorders>
            <w:shd w:val="clear" w:color="auto" w:fill="EEECE1" w:themeFill="background2"/>
            <w:vAlign w:val="center"/>
          </w:tcPr>
          <w:p w14:paraId="657A652A" w14:textId="113D7E9D" w:rsidR="00EF52E5" w:rsidRPr="00FB69FC" w:rsidRDefault="00EF52E5" w:rsidP="00EF52E5">
            <w:pPr>
              <w:jc w:val="center"/>
              <w:rPr>
                <w:color w:val="000000" w:themeColor="text1"/>
                <w:sz w:val="16"/>
                <w:szCs w:val="16"/>
              </w:rPr>
            </w:pPr>
            <w:r w:rsidRPr="00FB69FC">
              <w:rPr>
                <w:color w:val="000000" w:themeColor="text1"/>
                <w:sz w:val="16"/>
                <w:szCs w:val="16"/>
              </w:rPr>
              <w:t>PI</w:t>
            </w:r>
          </w:p>
        </w:tc>
        <w:tc>
          <w:tcPr>
            <w:tcW w:w="556" w:type="dxa"/>
            <w:tcBorders>
              <w:top w:val="single" w:sz="4" w:space="0" w:color="auto"/>
            </w:tcBorders>
            <w:shd w:val="clear" w:color="auto" w:fill="EEECE1" w:themeFill="background2"/>
            <w:vAlign w:val="center"/>
          </w:tcPr>
          <w:p w14:paraId="2387ECF4" w14:textId="3CF281DF" w:rsidR="00EF52E5" w:rsidRPr="00FB69FC" w:rsidRDefault="00EF52E5" w:rsidP="00EF52E5">
            <w:pPr>
              <w:jc w:val="center"/>
              <w:rPr>
                <w:b/>
                <w:bCs/>
                <w:color w:val="000000" w:themeColor="text1"/>
                <w:sz w:val="16"/>
                <w:szCs w:val="16"/>
              </w:rPr>
            </w:pPr>
            <w:r w:rsidRPr="00FB69FC">
              <w:rPr>
                <w:color w:val="000000" w:themeColor="text1"/>
                <w:sz w:val="16"/>
                <w:szCs w:val="16"/>
              </w:rPr>
              <w:t>8.34</w:t>
            </w:r>
          </w:p>
        </w:tc>
        <w:tc>
          <w:tcPr>
            <w:tcW w:w="776" w:type="dxa"/>
            <w:tcBorders>
              <w:top w:val="single" w:sz="4" w:space="0" w:color="auto"/>
            </w:tcBorders>
            <w:shd w:val="clear" w:color="auto" w:fill="EEECE1" w:themeFill="background2"/>
            <w:vAlign w:val="center"/>
          </w:tcPr>
          <w:p w14:paraId="309A0750" w14:textId="7AC704BA" w:rsidR="00EF52E5" w:rsidRPr="00FB69FC" w:rsidRDefault="00EF52E5" w:rsidP="00EF52E5">
            <w:pPr>
              <w:jc w:val="center"/>
              <w:rPr>
                <w:b/>
                <w:bCs/>
                <w:color w:val="000000" w:themeColor="text1"/>
                <w:sz w:val="16"/>
                <w:szCs w:val="16"/>
              </w:rPr>
            </w:pPr>
            <w:r w:rsidRPr="00FB69FC">
              <w:rPr>
                <w:color w:val="000000" w:themeColor="text1"/>
                <w:sz w:val="16"/>
                <w:szCs w:val="16"/>
              </w:rPr>
              <w:t>6.20</w:t>
            </w:r>
          </w:p>
        </w:tc>
        <w:tc>
          <w:tcPr>
            <w:tcW w:w="669" w:type="dxa"/>
            <w:gridSpan w:val="2"/>
            <w:tcBorders>
              <w:top w:val="single" w:sz="4" w:space="0" w:color="auto"/>
            </w:tcBorders>
            <w:shd w:val="clear" w:color="auto" w:fill="EEECE1" w:themeFill="background2"/>
            <w:vAlign w:val="center"/>
          </w:tcPr>
          <w:p w14:paraId="20174428" w14:textId="5A64E3E6" w:rsidR="00EF52E5" w:rsidRPr="00FB69FC" w:rsidRDefault="00EF52E5" w:rsidP="00EF52E5">
            <w:pPr>
              <w:jc w:val="center"/>
              <w:rPr>
                <w:b/>
                <w:bCs/>
                <w:color w:val="000000" w:themeColor="text1"/>
                <w:sz w:val="16"/>
                <w:szCs w:val="16"/>
              </w:rPr>
            </w:pPr>
            <w:r w:rsidRPr="00FB69FC">
              <w:rPr>
                <w:color w:val="000000" w:themeColor="text1"/>
                <w:sz w:val="16"/>
                <w:szCs w:val="16"/>
              </w:rPr>
              <w:t>6.29</w:t>
            </w:r>
          </w:p>
        </w:tc>
        <w:tc>
          <w:tcPr>
            <w:tcW w:w="563" w:type="dxa"/>
            <w:tcBorders>
              <w:top w:val="single" w:sz="4" w:space="0" w:color="auto"/>
            </w:tcBorders>
            <w:shd w:val="clear" w:color="auto" w:fill="EEECE1" w:themeFill="background2"/>
            <w:vAlign w:val="center"/>
          </w:tcPr>
          <w:p w14:paraId="379E7FEF" w14:textId="5624D993" w:rsidR="00EF52E5" w:rsidRPr="00FB69FC" w:rsidRDefault="00EF52E5" w:rsidP="00EF52E5">
            <w:pPr>
              <w:jc w:val="center"/>
              <w:rPr>
                <w:b/>
                <w:bCs/>
                <w:color w:val="000000" w:themeColor="text1"/>
                <w:sz w:val="16"/>
                <w:szCs w:val="16"/>
              </w:rPr>
            </w:pPr>
            <w:r w:rsidRPr="00FB69FC">
              <w:rPr>
                <w:b/>
                <w:bCs/>
                <w:color w:val="000000" w:themeColor="text1"/>
                <w:sz w:val="16"/>
                <w:szCs w:val="16"/>
              </w:rPr>
              <w:t>0.00</w:t>
            </w:r>
          </w:p>
        </w:tc>
        <w:tc>
          <w:tcPr>
            <w:tcW w:w="781" w:type="dxa"/>
            <w:tcBorders>
              <w:top w:val="single" w:sz="4" w:space="0" w:color="auto"/>
            </w:tcBorders>
            <w:shd w:val="clear" w:color="auto" w:fill="EEECE1" w:themeFill="background2"/>
            <w:vAlign w:val="center"/>
          </w:tcPr>
          <w:p w14:paraId="569EBFA7" w14:textId="62D533FC" w:rsidR="00EF52E5" w:rsidRPr="00FB69FC" w:rsidRDefault="00EF52E5" w:rsidP="00EF52E5">
            <w:pPr>
              <w:jc w:val="center"/>
              <w:rPr>
                <w:color w:val="000000" w:themeColor="text1"/>
                <w:sz w:val="16"/>
                <w:szCs w:val="16"/>
              </w:rPr>
            </w:pPr>
            <w:r w:rsidRPr="00FB69FC">
              <w:rPr>
                <w:color w:val="000000" w:themeColor="text1"/>
                <w:sz w:val="16"/>
                <w:szCs w:val="16"/>
              </w:rPr>
              <w:t>0.12</w:t>
            </w:r>
          </w:p>
        </w:tc>
        <w:tc>
          <w:tcPr>
            <w:tcW w:w="671" w:type="dxa"/>
            <w:tcBorders>
              <w:top w:val="single" w:sz="4" w:space="0" w:color="auto"/>
            </w:tcBorders>
            <w:shd w:val="clear" w:color="auto" w:fill="EEECE1" w:themeFill="background2"/>
            <w:vAlign w:val="center"/>
          </w:tcPr>
          <w:p w14:paraId="232B3C9E" w14:textId="11A1448C" w:rsidR="00EF52E5" w:rsidRPr="00FB69FC" w:rsidRDefault="00EF52E5" w:rsidP="00EF52E5">
            <w:pPr>
              <w:jc w:val="center"/>
              <w:rPr>
                <w:color w:val="000000" w:themeColor="text1"/>
                <w:sz w:val="16"/>
                <w:szCs w:val="16"/>
              </w:rPr>
            </w:pPr>
            <w:r w:rsidRPr="00FB69FC">
              <w:rPr>
                <w:color w:val="000000" w:themeColor="text1"/>
                <w:sz w:val="16"/>
                <w:szCs w:val="16"/>
              </w:rPr>
              <w:t>0.12</w:t>
            </w:r>
          </w:p>
        </w:tc>
        <w:tc>
          <w:tcPr>
            <w:tcW w:w="680" w:type="dxa"/>
            <w:gridSpan w:val="2"/>
            <w:tcBorders>
              <w:top w:val="single" w:sz="4" w:space="0" w:color="auto"/>
            </w:tcBorders>
            <w:shd w:val="clear" w:color="auto" w:fill="EEECE1" w:themeFill="background2"/>
            <w:vAlign w:val="center"/>
          </w:tcPr>
          <w:p w14:paraId="4CC12FCC" w14:textId="1A49BFEA" w:rsidR="00EF52E5" w:rsidRPr="00FB69FC" w:rsidRDefault="00EF52E5" w:rsidP="00EF52E5">
            <w:pPr>
              <w:jc w:val="center"/>
              <w:rPr>
                <w:b/>
                <w:bCs/>
                <w:color w:val="000000" w:themeColor="text1"/>
                <w:sz w:val="16"/>
                <w:szCs w:val="16"/>
              </w:rPr>
            </w:pPr>
            <w:r w:rsidRPr="00FB69FC">
              <w:rPr>
                <w:color w:val="000000" w:themeColor="text1"/>
                <w:sz w:val="16"/>
                <w:szCs w:val="16"/>
              </w:rPr>
              <w:t>72.20</w:t>
            </w:r>
          </w:p>
        </w:tc>
        <w:tc>
          <w:tcPr>
            <w:tcW w:w="791" w:type="dxa"/>
            <w:tcBorders>
              <w:top w:val="single" w:sz="4" w:space="0" w:color="auto"/>
            </w:tcBorders>
            <w:shd w:val="clear" w:color="auto" w:fill="EEECE1" w:themeFill="background2"/>
            <w:vAlign w:val="center"/>
          </w:tcPr>
          <w:p w14:paraId="2A537A01" w14:textId="2C896E8B" w:rsidR="00EF52E5" w:rsidRPr="00FB69FC" w:rsidRDefault="00EF52E5" w:rsidP="00EF52E5">
            <w:pPr>
              <w:jc w:val="center"/>
              <w:rPr>
                <w:color w:val="000000" w:themeColor="text1"/>
                <w:sz w:val="16"/>
                <w:szCs w:val="16"/>
              </w:rPr>
            </w:pPr>
            <w:r w:rsidRPr="00FB69FC">
              <w:rPr>
                <w:color w:val="000000" w:themeColor="text1"/>
                <w:sz w:val="16"/>
                <w:szCs w:val="16"/>
              </w:rPr>
              <w:t>89.50</w:t>
            </w:r>
          </w:p>
        </w:tc>
        <w:tc>
          <w:tcPr>
            <w:tcW w:w="680" w:type="dxa"/>
            <w:tcBorders>
              <w:top w:val="single" w:sz="4" w:space="0" w:color="auto"/>
            </w:tcBorders>
            <w:shd w:val="clear" w:color="auto" w:fill="EEECE1" w:themeFill="background2"/>
            <w:vAlign w:val="center"/>
          </w:tcPr>
          <w:p w14:paraId="5F7C4A7C" w14:textId="74F4182C" w:rsidR="00EF52E5" w:rsidRPr="00FB69FC" w:rsidRDefault="00EF52E5" w:rsidP="00EF52E5">
            <w:pPr>
              <w:jc w:val="center"/>
              <w:rPr>
                <w:b/>
                <w:bCs/>
                <w:color w:val="000000" w:themeColor="text1"/>
                <w:sz w:val="16"/>
                <w:szCs w:val="16"/>
              </w:rPr>
            </w:pPr>
            <w:r w:rsidRPr="00FB69FC">
              <w:rPr>
                <w:color w:val="000000" w:themeColor="text1"/>
                <w:sz w:val="16"/>
                <w:szCs w:val="16"/>
              </w:rPr>
              <w:t>89.30</w:t>
            </w:r>
          </w:p>
        </w:tc>
        <w:tc>
          <w:tcPr>
            <w:tcW w:w="624" w:type="dxa"/>
            <w:gridSpan w:val="2"/>
            <w:tcBorders>
              <w:top w:val="single" w:sz="4" w:space="0" w:color="auto"/>
            </w:tcBorders>
            <w:shd w:val="clear" w:color="auto" w:fill="EEECE1" w:themeFill="background2"/>
            <w:vAlign w:val="center"/>
          </w:tcPr>
          <w:p w14:paraId="3E4253E2" w14:textId="4932A96E" w:rsidR="00EF52E5" w:rsidRPr="00FB69FC" w:rsidRDefault="00EF52E5" w:rsidP="00EF52E5">
            <w:pPr>
              <w:jc w:val="center"/>
              <w:rPr>
                <w:b/>
                <w:bCs/>
                <w:color w:val="000000" w:themeColor="text1"/>
                <w:sz w:val="16"/>
                <w:szCs w:val="16"/>
              </w:rPr>
            </w:pPr>
            <w:r w:rsidRPr="00FB69FC">
              <w:rPr>
                <w:b/>
                <w:bCs/>
                <w:color w:val="000000" w:themeColor="text1"/>
                <w:sz w:val="16"/>
                <w:szCs w:val="16"/>
              </w:rPr>
              <w:t>0.001</w:t>
            </w:r>
          </w:p>
        </w:tc>
        <w:tc>
          <w:tcPr>
            <w:tcW w:w="794" w:type="dxa"/>
            <w:tcBorders>
              <w:top w:val="single" w:sz="4" w:space="0" w:color="auto"/>
            </w:tcBorders>
            <w:shd w:val="clear" w:color="auto" w:fill="EEECE1" w:themeFill="background2"/>
            <w:vAlign w:val="center"/>
          </w:tcPr>
          <w:p w14:paraId="1198E0F8" w14:textId="43F4D38D" w:rsidR="00EF52E5" w:rsidRPr="00FB69FC" w:rsidRDefault="00EF52E5" w:rsidP="00EF52E5">
            <w:pPr>
              <w:jc w:val="center"/>
              <w:rPr>
                <w:b/>
                <w:bCs/>
                <w:color w:val="000000" w:themeColor="text1"/>
                <w:sz w:val="16"/>
                <w:szCs w:val="16"/>
              </w:rPr>
            </w:pPr>
            <w:r w:rsidRPr="00FB69FC">
              <w:rPr>
                <w:b/>
                <w:bCs/>
                <w:color w:val="000000" w:themeColor="text1"/>
                <w:sz w:val="16"/>
                <w:szCs w:val="16"/>
              </w:rPr>
              <w:t>0.001</w:t>
            </w:r>
          </w:p>
        </w:tc>
        <w:tc>
          <w:tcPr>
            <w:tcW w:w="680" w:type="dxa"/>
            <w:gridSpan w:val="3"/>
            <w:tcBorders>
              <w:top w:val="single" w:sz="4" w:space="0" w:color="auto"/>
            </w:tcBorders>
            <w:shd w:val="clear" w:color="auto" w:fill="EEECE1" w:themeFill="background2"/>
            <w:vAlign w:val="center"/>
          </w:tcPr>
          <w:p w14:paraId="30FB31BB" w14:textId="0C2554E8" w:rsidR="00EF52E5" w:rsidRPr="00FB69FC" w:rsidRDefault="00EF52E5" w:rsidP="00EF52E5">
            <w:pPr>
              <w:jc w:val="center"/>
              <w:rPr>
                <w:b/>
                <w:bCs/>
                <w:color w:val="000000" w:themeColor="text1"/>
                <w:sz w:val="16"/>
                <w:szCs w:val="16"/>
              </w:rPr>
            </w:pPr>
            <w:r w:rsidRPr="00FB69FC">
              <w:rPr>
                <w:b/>
                <w:bCs/>
                <w:color w:val="000000" w:themeColor="text1"/>
                <w:sz w:val="16"/>
                <w:szCs w:val="16"/>
              </w:rPr>
              <w:t>0.001</w:t>
            </w:r>
          </w:p>
        </w:tc>
      </w:tr>
      <w:tr w:rsidR="00FB69FC" w:rsidRPr="00FB69FC" w14:paraId="71E51554" w14:textId="77777777" w:rsidTr="00183B20">
        <w:trPr>
          <w:trHeight w:val="340"/>
        </w:trPr>
        <w:tc>
          <w:tcPr>
            <w:tcW w:w="667" w:type="dxa"/>
            <w:vAlign w:val="center"/>
          </w:tcPr>
          <w:p w14:paraId="0416A830" w14:textId="7F2EF857" w:rsidR="00EF52E5" w:rsidRPr="00FB69FC" w:rsidRDefault="00EF52E5" w:rsidP="00EF52E5">
            <w:pPr>
              <w:jc w:val="center"/>
              <w:rPr>
                <w:color w:val="000000" w:themeColor="text1"/>
                <w:sz w:val="16"/>
                <w:szCs w:val="16"/>
              </w:rPr>
            </w:pPr>
            <w:proofErr w:type="spellStart"/>
            <w:r w:rsidRPr="00FB69FC">
              <w:rPr>
                <w:color w:val="000000" w:themeColor="text1"/>
                <w:sz w:val="16"/>
                <w:szCs w:val="16"/>
              </w:rPr>
              <w:t>QwL</w:t>
            </w:r>
            <w:proofErr w:type="spellEnd"/>
          </w:p>
        </w:tc>
        <w:tc>
          <w:tcPr>
            <w:tcW w:w="556" w:type="dxa"/>
            <w:vAlign w:val="center"/>
          </w:tcPr>
          <w:p w14:paraId="743EF30E" w14:textId="4CD222B9" w:rsidR="00EF52E5" w:rsidRPr="00FB69FC" w:rsidRDefault="00EF52E5" w:rsidP="00EF52E5">
            <w:pPr>
              <w:jc w:val="center"/>
              <w:rPr>
                <w:b/>
                <w:bCs/>
                <w:color w:val="000000" w:themeColor="text1"/>
                <w:sz w:val="16"/>
                <w:szCs w:val="16"/>
              </w:rPr>
            </w:pPr>
            <w:r w:rsidRPr="00FB69FC">
              <w:rPr>
                <w:color w:val="000000" w:themeColor="text1"/>
                <w:sz w:val="16"/>
                <w:szCs w:val="16"/>
              </w:rPr>
              <w:t>8.72</w:t>
            </w:r>
          </w:p>
        </w:tc>
        <w:tc>
          <w:tcPr>
            <w:tcW w:w="776" w:type="dxa"/>
            <w:vAlign w:val="center"/>
          </w:tcPr>
          <w:p w14:paraId="2DFF5414" w14:textId="52B18024" w:rsidR="00EF52E5" w:rsidRPr="00FB69FC" w:rsidRDefault="00EF52E5" w:rsidP="00EF52E5">
            <w:pPr>
              <w:jc w:val="center"/>
              <w:rPr>
                <w:b/>
                <w:bCs/>
                <w:color w:val="000000" w:themeColor="text1"/>
                <w:sz w:val="16"/>
                <w:szCs w:val="16"/>
              </w:rPr>
            </w:pPr>
            <w:r w:rsidRPr="00FB69FC">
              <w:rPr>
                <w:color w:val="000000" w:themeColor="text1"/>
                <w:sz w:val="16"/>
                <w:szCs w:val="16"/>
              </w:rPr>
              <w:t>6.59</w:t>
            </w:r>
          </w:p>
        </w:tc>
        <w:tc>
          <w:tcPr>
            <w:tcW w:w="669" w:type="dxa"/>
            <w:gridSpan w:val="2"/>
            <w:vAlign w:val="center"/>
          </w:tcPr>
          <w:p w14:paraId="37493DA3" w14:textId="1EBCB0BA" w:rsidR="00EF52E5" w:rsidRPr="00FB69FC" w:rsidRDefault="00EF52E5" w:rsidP="00EF52E5">
            <w:pPr>
              <w:jc w:val="center"/>
              <w:rPr>
                <w:b/>
                <w:bCs/>
                <w:color w:val="000000" w:themeColor="text1"/>
                <w:sz w:val="16"/>
                <w:szCs w:val="16"/>
              </w:rPr>
            </w:pPr>
            <w:r w:rsidRPr="00FB69FC">
              <w:rPr>
                <w:color w:val="000000" w:themeColor="text1"/>
                <w:sz w:val="16"/>
                <w:szCs w:val="16"/>
              </w:rPr>
              <w:t>6.71</w:t>
            </w:r>
          </w:p>
        </w:tc>
        <w:tc>
          <w:tcPr>
            <w:tcW w:w="563" w:type="dxa"/>
            <w:vAlign w:val="center"/>
          </w:tcPr>
          <w:p w14:paraId="0FCE5CCD" w14:textId="40ED5B6D" w:rsidR="00EF52E5" w:rsidRPr="00FB69FC" w:rsidRDefault="00EF52E5" w:rsidP="00EF52E5">
            <w:pPr>
              <w:jc w:val="center"/>
              <w:rPr>
                <w:color w:val="000000" w:themeColor="text1"/>
                <w:sz w:val="16"/>
                <w:szCs w:val="16"/>
              </w:rPr>
            </w:pPr>
            <w:r w:rsidRPr="00FB69FC">
              <w:rPr>
                <w:color w:val="000000" w:themeColor="text1"/>
                <w:sz w:val="16"/>
                <w:szCs w:val="16"/>
              </w:rPr>
              <w:t>0.01</w:t>
            </w:r>
          </w:p>
        </w:tc>
        <w:tc>
          <w:tcPr>
            <w:tcW w:w="781" w:type="dxa"/>
            <w:vAlign w:val="center"/>
          </w:tcPr>
          <w:p w14:paraId="7ACADBFE" w14:textId="639F32FB" w:rsidR="00EF52E5" w:rsidRPr="00FB69FC" w:rsidRDefault="00EF52E5" w:rsidP="00EF52E5">
            <w:pPr>
              <w:jc w:val="center"/>
              <w:rPr>
                <w:color w:val="000000" w:themeColor="text1"/>
                <w:sz w:val="16"/>
                <w:szCs w:val="16"/>
              </w:rPr>
            </w:pPr>
            <w:r w:rsidRPr="00FB69FC">
              <w:rPr>
                <w:color w:val="000000" w:themeColor="text1"/>
                <w:sz w:val="16"/>
                <w:szCs w:val="16"/>
              </w:rPr>
              <w:t>0.12</w:t>
            </w:r>
          </w:p>
        </w:tc>
        <w:tc>
          <w:tcPr>
            <w:tcW w:w="671" w:type="dxa"/>
            <w:vAlign w:val="center"/>
          </w:tcPr>
          <w:p w14:paraId="53668FF7" w14:textId="0A9B9656" w:rsidR="00EF52E5" w:rsidRPr="00FB69FC" w:rsidRDefault="00EF52E5" w:rsidP="00EF52E5">
            <w:pPr>
              <w:jc w:val="center"/>
              <w:rPr>
                <w:color w:val="000000" w:themeColor="text1"/>
                <w:sz w:val="16"/>
                <w:szCs w:val="16"/>
              </w:rPr>
            </w:pPr>
            <w:r w:rsidRPr="00FB69FC">
              <w:rPr>
                <w:color w:val="000000" w:themeColor="text1"/>
                <w:sz w:val="16"/>
                <w:szCs w:val="16"/>
              </w:rPr>
              <w:t>0.13</w:t>
            </w:r>
          </w:p>
        </w:tc>
        <w:tc>
          <w:tcPr>
            <w:tcW w:w="680" w:type="dxa"/>
            <w:gridSpan w:val="2"/>
            <w:vAlign w:val="center"/>
          </w:tcPr>
          <w:p w14:paraId="20ADD7C4" w14:textId="598DC04F" w:rsidR="00EF52E5" w:rsidRPr="00FB69FC" w:rsidRDefault="00EF52E5" w:rsidP="00EF52E5">
            <w:pPr>
              <w:jc w:val="center"/>
              <w:rPr>
                <w:b/>
                <w:bCs/>
                <w:color w:val="000000" w:themeColor="text1"/>
                <w:sz w:val="16"/>
                <w:szCs w:val="16"/>
              </w:rPr>
            </w:pPr>
            <w:r w:rsidRPr="00FB69FC">
              <w:rPr>
                <w:color w:val="000000" w:themeColor="text1"/>
                <w:sz w:val="16"/>
                <w:szCs w:val="16"/>
              </w:rPr>
              <w:t>70.90</w:t>
            </w:r>
          </w:p>
        </w:tc>
        <w:tc>
          <w:tcPr>
            <w:tcW w:w="791" w:type="dxa"/>
            <w:vAlign w:val="center"/>
          </w:tcPr>
          <w:p w14:paraId="483B364C" w14:textId="589ABDE2" w:rsidR="00EF52E5" w:rsidRPr="00FB69FC" w:rsidRDefault="00EF52E5" w:rsidP="00EF52E5">
            <w:pPr>
              <w:jc w:val="center"/>
              <w:rPr>
                <w:color w:val="000000" w:themeColor="text1"/>
                <w:sz w:val="16"/>
                <w:szCs w:val="16"/>
              </w:rPr>
            </w:pPr>
            <w:r w:rsidRPr="00FB69FC">
              <w:rPr>
                <w:color w:val="000000" w:themeColor="text1"/>
                <w:sz w:val="16"/>
                <w:szCs w:val="16"/>
              </w:rPr>
              <w:t>88.50</w:t>
            </w:r>
          </w:p>
        </w:tc>
        <w:tc>
          <w:tcPr>
            <w:tcW w:w="680" w:type="dxa"/>
            <w:vAlign w:val="center"/>
          </w:tcPr>
          <w:p w14:paraId="229ECF03" w14:textId="3F5D2C90" w:rsidR="00EF52E5" w:rsidRPr="00FB69FC" w:rsidRDefault="00EF52E5" w:rsidP="00EF52E5">
            <w:pPr>
              <w:jc w:val="center"/>
              <w:rPr>
                <w:b/>
                <w:bCs/>
                <w:color w:val="000000" w:themeColor="text1"/>
                <w:sz w:val="16"/>
                <w:szCs w:val="16"/>
              </w:rPr>
            </w:pPr>
            <w:r w:rsidRPr="00FB69FC">
              <w:rPr>
                <w:color w:val="000000" w:themeColor="text1"/>
                <w:sz w:val="16"/>
                <w:szCs w:val="16"/>
              </w:rPr>
              <w:t>88.50</w:t>
            </w:r>
          </w:p>
        </w:tc>
        <w:tc>
          <w:tcPr>
            <w:tcW w:w="624" w:type="dxa"/>
            <w:gridSpan w:val="2"/>
            <w:vAlign w:val="center"/>
          </w:tcPr>
          <w:p w14:paraId="417871EB" w14:textId="71B15EA5" w:rsidR="00EF52E5" w:rsidRPr="00FB69FC" w:rsidRDefault="00EF52E5" w:rsidP="00EF52E5">
            <w:pPr>
              <w:jc w:val="center"/>
              <w:rPr>
                <w:b/>
                <w:bCs/>
                <w:color w:val="000000" w:themeColor="text1"/>
                <w:sz w:val="16"/>
                <w:szCs w:val="16"/>
              </w:rPr>
            </w:pPr>
            <w:r w:rsidRPr="00FB69FC">
              <w:rPr>
                <w:b/>
                <w:bCs/>
                <w:color w:val="000000" w:themeColor="text1"/>
                <w:sz w:val="16"/>
                <w:szCs w:val="16"/>
              </w:rPr>
              <w:t>0.001</w:t>
            </w:r>
          </w:p>
        </w:tc>
        <w:tc>
          <w:tcPr>
            <w:tcW w:w="794" w:type="dxa"/>
            <w:vAlign w:val="center"/>
          </w:tcPr>
          <w:p w14:paraId="44B71751" w14:textId="6A39BB1E" w:rsidR="00EF52E5" w:rsidRPr="00FB69FC" w:rsidRDefault="00EF52E5" w:rsidP="00EF52E5">
            <w:pPr>
              <w:jc w:val="center"/>
              <w:rPr>
                <w:b/>
                <w:bCs/>
                <w:color w:val="000000" w:themeColor="text1"/>
                <w:sz w:val="16"/>
                <w:szCs w:val="16"/>
              </w:rPr>
            </w:pPr>
            <w:r w:rsidRPr="00FB69FC">
              <w:rPr>
                <w:b/>
                <w:bCs/>
                <w:color w:val="000000" w:themeColor="text1"/>
                <w:sz w:val="16"/>
                <w:szCs w:val="16"/>
              </w:rPr>
              <w:t>0.001</w:t>
            </w:r>
          </w:p>
        </w:tc>
        <w:tc>
          <w:tcPr>
            <w:tcW w:w="680" w:type="dxa"/>
            <w:gridSpan w:val="3"/>
            <w:vAlign w:val="center"/>
          </w:tcPr>
          <w:p w14:paraId="3F065B30" w14:textId="1180F176" w:rsidR="00EF52E5" w:rsidRPr="00FB69FC" w:rsidRDefault="00EF52E5" w:rsidP="00EF52E5">
            <w:pPr>
              <w:jc w:val="center"/>
              <w:rPr>
                <w:b/>
                <w:bCs/>
                <w:color w:val="000000" w:themeColor="text1"/>
                <w:sz w:val="16"/>
                <w:szCs w:val="16"/>
              </w:rPr>
            </w:pPr>
            <w:r w:rsidRPr="00FB69FC">
              <w:rPr>
                <w:b/>
                <w:bCs/>
                <w:color w:val="000000" w:themeColor="text1"/>
                <w:sz w:val="16"/>
                <w:szCs w:val="16"/>
              </w:rPr>
              <w:t>0.001</w:t>
            </w:r>
          </w:p>
        </w:tc>
      </w:tr>
      <w:tr w:rsidR="00FB69FC" w:rsidRPr="00FB69FC" w14:paraId="2B77CF7D" w14:textId="77777777" w:rsidTr="00183B20">
        <w:trPr>
          <w:trHeight w:val="340"/>
        </w:trPr>
        <w:tc>
          <w:tcPr>
            <w:tcW w:w="667" w:type="dxa"/>
            <w:shd w:val="clear" w:color="auto" w:fill="EEECE1" w:themeFill="background2"/>
            <w:vAlign w:val="center"/>
          </w:tcPr>
          <w:p w14:paraId="5558B8FA" w14:textId="47FA215C" w:rsidR="00EF52E5" w:rsidRPr="00FB69FC" w:rsidRDefault="00EF52E5" w:rsidP="00EF52E5">
            <w:pPr>
              <w:jc w:val="center"/>
              <w:rPr>
                <w:color w:val="000000" w:themeColor="text1"/>
                <w:sz w:val="16"/>
                <w:szCs w:val="16"/>
              </w:rPr>
            </w:pPr>
            <w:r w:rsidRPr="00FB69FC">
              <w:rPr>
                <w:color w:val="000000" w:themeColor="text1"/>
                <w:sz w:val="16"/>
                <w:szCs w:val="16"/>
              </w:rPr>
              <w:t>100</w:t>
            </w:r>
          </w:p>
        </w:tc>
        <w:tc>
          <w:tcPr>
            <w:tcW w:w="556" w:type="dxa"/>
            <w:shd w:val="clear" w:color="auto" w:fill="EEECE1" w:themeFill="background2"/>
            <w:vAlign w:val="center"/>
          </w:tcPr>
          <w:p w14:paraId="47BD394B" w14:textId="37D9A922" w:rsidR="00EF52E5" w:rsidRPr="00FB69FC" w:rsidRDefault="00EF52E5" w:rsidP="00DD0E59">
            <w:pPr>
              <w:jc w:val="center"/>
              <w:rPr>
                <w:b/>
                <w:bCs/>
                <w:color w:val="000000" w:themeColor="text1"/>
                <w:sz w:val="16"/>
                <w:szCs w:val="16"/>
              </w:rPr>
            </w:pPr>
            <w:r w:rsidRPr="00FB69FC">
              <w:rPr>
                <w:color w:val="000000" w:themeColor="text1"/>
                <w:sz w:val="16"/>
                <w:szCs w:val="16"/>
              </w:rPr>
              <w:t>5.36</w:t>
            </w:r>
          </w:p>
        </w:tc>
        <w:tc>
          <w:tcPr>
            <w:tcW w:w="776" w:type="dxa"/>
            <w:shd w:val="clear" w:color="auto" w:fill="EEECE1" w:themeFill="background2"/>
            <w:vAlign w:val="center"/>
          </w:tcPr>
          <w:p w14:paraId="414BD05B" w14:textId="39E58A5E" w:rsidR="00EF52E5" w:rsidRPr="00FB69FC" w:rsidRDefault="00EF52E5" w:rsidP="00DD0E59">
            <w:pPr>
              <w:jc w:val="center"/>
              <w:rPr>
                <w:b/>
                <w:bCs/>
                <w:color w:val="000000" w:themeColor="text1"/>
                <w:sz w:val="16"/>
                <w:szCs w:val="16"/>
              </w:rPr>
            </w:pPr>
            <w:r w:rsidRPr="00FB69FC">
              <w:rPr>
                <w:color w:val="000000" w:themeColor="text1"/>
                <w:sz w:val="16"/>
                <w:szCs w:val="16"/>
              </w:rPr>
              <w:t>6.76</w:t>
            </w:r>
          </w:p>
        </w:tc>
        <w:tc>
          <w:tcPr>
            <w:tcW w:w="669" w:type="dxa"/>
            <w:gridSpan w:val="2"/>
            <w:shd w:val="clear" w:color="auto" w:fill="EEECE1" w:themeFill="background2"/>
            <w:vAlign w:val="center"/>
          </w:tcPr>
          <w:p w14:paraId="1485124C" w14:textId="527A6C25" w:rsidR="00EF52E5" w:rsidRPr="00FB69FC" w:rsidRDefault="00EF52E5" w:rsidP="00DD0E59">
            <w:pPr>
              <w:jc w:val="center"/>
              <w:rPr>
                <w:b/>
                <w:bCs/>
                <w:color w:val="000000" w:themeColor="text1"/>
                <w:sz w:val="16"/>
                <w:szCs w:val="16"/>
              </w:rPr>
            </w:pPr>
            <w:r w:rsidRPr="00FB69FC">
              <w:rPr>
                <w:color w:val="000000" w:themeColor="text1"/>
                <w:sz w:val="16"/>
                <w:szCs w:val="16"/>
              </w:rPr>
              <w:t>4.44</w:t>
            </w:r>
          </w:p>
        </w:tc>
        <w:tc>
          <w:tcPr>
            <w:tcW w:w="563" w:type="dxa"/>
            <w:shd w:val="clear" w:color="auto" w:fill="EEECE1" w:themeFill="background2"/>
            <w:vAlign w:val="center"/>
          </w:tcPr>
          <w:p w14:paraId="501B9BEA" w14:textId="66AA15C7" w:rsidR="00EF52E5" w:rsidRPr="00FB69FC" w:rsidRDefault="00EF52E5" w:rsidP="00DD0E59">
            <w:pPr>
              <w:jc w:val="center"/>
              <w:rPr>
                <w:color w:val="000000" w:themeColor="text1"/>
                <w:sz w:val="16"/>
                <w:szCs w:val="16"/>
              </w:rPr>
            </w:pPr>
            <w:r w:rsidRPr="00FB69FC">
              <w:rPr>
                <w:color w:val="000000" w:themeColor="text1"/>
                <w:sz w:val="16"/>
                <w:szCs w:val="16"/>
              </w:rPr>
              <w:t>0.02</w:t>
            </w:r>
          </w:p>
        </w:tc>
        <w:tc>
          <w:tcPr>
            <w:tcW w:w="781" w:type="dxa"/>
            <w:shd w:val="clear" w:color="auto" w:fill="EEECE1" w:themeFill="background2"/>
            <w:vAlign w:val="center"/>
          </w:tcPr>
          <w:p w14:paraId="4E394396" w14:textId="2C3088F5" w:rsidR="00EF52E5" w:rsidRPr="00FB69FC" w:rsidRDefault="00EF52E5" w:rsidP="00DD0E59">
            <w:pPr>
              <w:jc w:val="center"/>
              <w:rPr>
                <w:color w:val="000000" w:themeColor="text1"/>
                <w:sz w:val="16"/>
                <w:szCs w:val="16"/>
              </w:rPr>
            </w:pPr>
            <w:r w:rsidRPr="00FB69FC">
              <w:rPr>
                <w:color w:val="000000" w:themeColor="text1"/>
                <w:sz w:val="16"/>
                <w:szCs w:val="16"/>
              </w:rPr>
              <w:t>0.12</w:t>
            </w:r>
          </w:p>
        </w:tc>
        <w:tc>
          <w:tcPr>
            <w:tcW w:w="671" w:type="dxa"/>
            <w:shd w:val="clear" w:color="auto" w:fill="EEECE1" w:themeFill="background2"/>
            <w:vAlign w:val="center"/>
          </w:tcPr>
          <w:p w14:paraId="05E2BAB2" w14:textId="54A9F84E" w:rsidR="00EF52E5" w:rsidRPr="00FB69FC" w:rsidRDefault="00EF52E5" w:rsidP="00DD0E59">
            <w:pPr>
              <w:jc w:val="center"/>
              <w:rPr>
                <w:color w:val="000000" w:themeColor="text1"/>
                <w:sz w:val="16"/>
                <w:szCs w:val="16"/>
              </w:rPr>
            </w:pPr>
            <w:r w:rsidRPr="00FB69FC">
              <w:rPr>
                <w:color w:val="000000" w:themeColor="text1"/>
                <w:sz w:val="16"/>
                <w:szCs w:val="16"/>
              </w:rPr>
              <w:t>0.10</w:t>
            </w:r>
          </w:p>
        </w:tc>
        <w:tc>
          <w:tcPr>
            <w:tcW w:w="680" w:type="dxa"/>
            <w:gridSpan w:val="2"/>
            <w:shd w:val="clear" w:color="auto" w:fill="EEECE1" w:themeFill="background2"/>
            <w:vAlign w:val="center"/>
          </w:tcPr>
          <w:p w14:paraId="6620F309" w14:textId="1769AE7A" w:rsidR="00EF52E5" w:rsidRPr="00FB69FC" w:rsidRDefault="00EF52E5" w:rsidP="00DD0E59">
            <w:pPr>
              <w:jc w:val="center"/>
              <w:rPr>
                <w:b/>
                <w:bCs/>
                <w:color w:val="000000" w:themeColor="text1"/>
                <w:sz w:val="16"/>
                <w:szCs w:val="16"/>
              </w:rPr>
            </w:pPr>
            <w:r w:rsidRPr="00FB69FC">
              <w:rPr>
                <w:color w:val="000000" w:themeColor="text1"/>
                <w:sz w:val="16"/>
                <w:szCs w:val="16"/>
              </w:rPr>
              <w:t>76.40</w:t>
            </w:r>
          </w:p>
        </w:tc>
        <w:tc>
          <w:tcPr>
            <w:tcW w:w="791" w:type="dxa"/>
            <w:shd w:val="clear" w:color="auto" w:fill="EEECE1" w:themeFill="background2"/>
            <w:vAlign w:val="center"/>
          </w:tcPr>
          <w:p w14:paraId="19189F33" w14:textId="48BC49AB" w:rsidR="00EF52E5" w:rsidRPr="00FB69FC" w:rsidRDefault="00EF52E5" w:rsidP="00DD0E59">
            <w:pPr>
              <w:jc w:val="center"/>
              <w:rPr>
                <w:color w:val="000000" w:themeColor="text1"/>
                <w:sz w:val="16"/>
                <w:szCs w:val="16"/>
              </w:rPr>
            </w:pPr>
            <w:r w:rsidRPr="00FB69FC">
              <w:rPr>
                <w:color w:val="000000" w:themeColor="text1"/>
                <w:sz w:val="16"/>
                <w:szCs w:val="16"/>
              </w:rPr>
              <w:t>95.40</w:t>
            </w:r>
          </w:p>
        </w:tc>
        <w:tc>
          <w:tcPr>
            <w:tcW w:w="680" w:type="dxa"/>
            <w:shd w:val="clear" w:color="auto" w:fill="EEECE1" w:themeFill="background2"/>
            <w:vAlign w:val="center"/>
          </w:tcPr>
          <w:p w14:paraId="60A035D3" w14:textId="4351CFBD" w:rsidR="00EF52E5" w:rsidRPr="00FB69FC" w:rsidRDefault="00EF52E5" w:rsidP="00DD0E59">
            <w:pPr>
              <w:jc w:val="center"/>
              <w:rPr>
                <w:b/>
                <w:bCs/>
                <w:color w:val="000000" w:themeColor="text1"/>
                <w:sz w:val="16"/>
                <w:szCs w:val="16"/>
              </w:rPr>
            </w:pPr>
            <w:r w:rsidRPr="00FB69FC">
              <w:rPr>
                <w:color w:val="000000" w:themeColor="text1"/>
                <w:sz w:val="16"/>
                <w:szCs w:val="16"/>
              </w:rPr>
              <w:t>70.80</w:t>
            </w:r>
          </w:p>
        </w:tc>
        <w:tc>
          <w:tcPr>
            <w:tcW w:w="624" w:type="dxa"/>
            <w:gridSpan w:val="2"/>
            <w:shd w:val="clear" w:color="auto" w:fill="EEECE1" w:themeFill="background2"/>
            <w:vAlign w:val="center"/>
          </w:tcPr>
          <w:p w14:paraId="7D3DD8BC" w14:textId="454A1E97" w:rsidR="00EF52E5" w:rsidRPr="00FB69FC" w:rsidRDefault="00EF52E5" w:rsidP="00DD0E59">
            <w:pPr>
              <w:jc w:val="center"/>
              <w:rPr>
                <w:color w:val="000000" w:themeColor="text1"/>
                <w:sz w:val="16"/>
                <w:szCs w:val="16"/>
              </w:rPr>
            </w:pPr>
            <w:r w:rsidRPr="00FB69FC">
              <w:rPr>
                <w:color w:val="000000" w:themeColor="text1"/>
                <w:sz w:val="16"/>
                <w:szCs w:val="16"/>
              </w:rPr>
              <w:t>0.008</w:t>
            </w:r>
          </w:p>
        </w:tc>
        <w:tc>
          <w:tcPr>
            <w:tcW w:w="794" w:type="dxa"/>
            <w:shd w:val="clear" w:color="auto" w:fill="EEECE1" w:themeFill="background2"/>
            <w:vAlign w:val="center"/>
          </w:tcPr>
          <w:p w14:paraId="48B09284" w14:textId="3B1FAE1D" w:rsidR="00EF52E5" w:rsidRPr="00FB69FC" w:rsidRDefault="00EF52E5" w:rsidP="00DD0E59">
            <w:pPr>
              <w:jc w:val="center"/>
              <w:rPr>
                <w:b/>
                <w:bCs/>
                <w:color w:val="000000" w:themeColor="text1"/>
                <w:sz w:val="16"/>
                <w:szCs w:val="16"/>
              </w:rPr>
            </w:pPr>
            <w:r w:rsidRPr="00FB69FC">
              <w:rPr>
                <w:b/>
                <w:bCs/>
                <w:color w:val="000000" w:themeColor="text1"/>
                <w:sz w:val="16"/>
                <w:szCs w:val="16"/>
              </w:rPr>
              <w:t>0.001</w:t>
            </w:r>
          </w:p>
        </w:tc>
        <w:tc>
          <w:tcPr>
            <w:tcW w:w="680" w:type="dxa"/>
            <w:gridSpan w:val="3"/>
            <w:shd w:val="clear" w:color="auto" w:fill="EEECE1" w:themeFill="background2"/>
            <w:vAlign w:val="center"/>
          </w:tcPr>
          <w:p w14:paraId="38F1B349" w14:textId="1FA5F657" w:rsidR="00EF52E5" w:rsidRPr="00FB69FC" w:rsidRDefault="00EF52E5" w:rsidP="00DD0E59">
            <w:pPr>
              <w:jc w:val="center"/>
              <w:rPr>
                <w:b/>
                <w:bCs/>
                <w:color w:val="000000" w:themeColor="text1"/>
                <w:sz w:val="16"/>
                <w:szCs w:val="16"/>
              </w:rPr>
            </w:pPr>
            <w:r w:rsidRPr="00FB69FC">
              <w:rPr>
                <w:color w:val="000000" w:themeColor="text1"/>
                <w:sz w:val="16"/>
                <w:szCs w:val="16"/>
              </w:rPr>
              <w:t>0.002</w:t>
            </w:r>
          </w:p>
        </w:tc>
      </w:tr>
      <w:tr w:rsidR="00FB69FC" w:rsidRPr="00FB69FC" w14:paraId="48850AFB" w14:textId="77777777" w:rsidTr="00183B20">
        <w:trPr>
          <w:trHeight w:val="340"/>
        </w:trPr>
        <w:tc>
          <w:tcPr>
            <w:tcW w:w="667" w:type="dxa"/>
            <w:vAlign w:val="center"/>
          </w:tcPr>
          <w:p w14:paraId="7409DABE" w14:textId="61DE94B8" w:rsidR="00EF52E5" w:rsidRPr="00FB69FC" w:rsidRDefault="00EF52E5" w:rsidP="00EF52E5">
            <w:pPr>
              <w:jc w:val="center"/>
              <w:rPr>
                <w:color w:val="000000" w:themeColor="text1"/>
                <w:sz w:val="16"/>
                <w:szCs w:val="16"/>
              </w:rPr>
            </w:pPr>
            <w:r w:rsidRPr="00FB69FC">
              <w:rPr>
                <w:color w:val="000000" w:themeColor="text1"/>
                <w:sz w:val="16"/>
                <w:szCs w:val="16"/>
              </w:rPr>
              <w:t>500</w:t>
            </w:r>
          </w:p>
        </w:tc>
        <w:tc>
          <w:tcPr>
            <w:tcW w:w="556" w:type="dxa"/>
            <w:vAlign w:val="center"/>
          </w:tcPr>
          <w:p w14:paraId="3919AE13" w14:textId="342C4F35" w:rsidR="00EF52E5" w:rsidRPr="00FB69FC" w:rsidRDefault="00EF52E5" w:rsidP="00EF52E5">
            <w:pPr>
              <w:jc w:val="center"/>
              <w:rPr>
                <w:b/>
                <w:bCs/>
                <w:color w:val="000000" w:themeColor="text1"/>
                <w:sz w:val="16"/>
                <w:szCs w:val="16"/>
              </w:rPr>
            </w:pPr>
            <w:r w:rsidRPr="00FB69FC">
              <w:rPr>
                <w:color w:val="000000" w:themeColor="text1"/>
                <w:sz w:val="16"/>
                <w:szCs w:val="16"/>
              </w:rPr>
              <w:t>8.37</w:t>
            </w:r>
          </w:p>
        </w:tc>
        <w:tc>
          <w:tcPr>
            <w:tcW w:w="776" w:type="dxa"/>
            <w:vAlign w:val="center"/>
          </w:tcPr>
          <w:p w14:paraId="2937DCE8" w14:textId="272AA164" w:rsidR="00EF52E5" w:rsidRPr="00FB69FC" w:rsidRDefault="00EF52E5" w:rsidP="00EF52E5">
            <w:pPr>
              <w:jc w:val="center"/>
              <w:rPr>
                <w:b/>
                <w:bCs/>
                <w:color w:val="000000" w:themeColor="text1"/>
                <w:sz w:val="16"/>
                <w:szCs w:val="16"/>
              </w:rPr>
            </w:pPr>
            <w:r w:rsidRPr="00FB69FC">
              <w:rPr>
                <w:color w:val="000000" w:themeColor="text1"/>
                <w:sz w:val="16"/>
                <w:szCs w:val="16"/>
              </w:rPr>
              <w:t>3.34</w:t>
            </w:r>
          </w:p>
        </w:tc>
        <w:tc>
          <w:tcPr>
            <w:tcW w:w="669" w:type="dxa"/>
            <w:gridSpan w:val="2"/>
            <w:vAlign w:val="center"/>
          </w:tcPr>
          <w:p w14:paraId="5F226721" w14:textId="6B91C996" w:rsidR="00EF52E5" w:rsidRPr="00FB69FC" w:rsidRDefault="00EF52E5" w:rsidP="00EF52E5">
            <w:pPr>
              <w:jc w:val="center"/>
              <w:rPr>
                <w:b/>
                <w:bCs/>
                <w:color w:val="000000" w:themeColor="text1"/>
                <w:sz w:val="16"/>
                <w:szCs w:val="16"/>
              </w:rPr>
            </w:pPr>
            <w:r w:rsidRPr="00FB69FC">
              <w:rPr>
                <w:color w:val="000000" w:themeColor="text1"/>
                <w:sz w:val="16"/>
                <w:szCs w:val="16"/>
              </w:rPr>
              <w:t>3.68</w:t>
            </w:r>
          </w:p>
        </w:tc>
        <w:tc>
          <w:tcPr>
            <w:tcW w:w="563" w:type="dxa"/>
            <w:vAlign w:val="center"/>
          </w:tcPr>
          <w:p w14:paraId="45DB3554" w14:textId="48EBA272" w:rsidR="00EF52E5" w:rsidRPr="00FB69FC" w:rsidRDefault="00EF52E5" w:rsidP="00EF52E5">
            <w:pPr>
              <w:jc w:val="center"/>
              <w:rPr>
                <w:color w:val="000000" w:themeColor="text1"/>
                <w:sz w:val="16"/>
                <w:szCs w:val="16"/>
              </w:rPr>
            </w:pPr>
            <w:r w:rsidRPr="00FB69FC">
              <w:rPr>
                <w:color w:val="000000" w:themeColor="text1"/>
                <w:sz w:val="16"/>
                <w:szCs w:val="16"/>
              </w:rPr>
              <w:t>0.01</w:t>
            </w:r>
          </w:p>
        </w:tc>
        <w:tc>
          <w:tcPr>
            <w:tcW w:w="781" w:type="dxa"/>
            <w:vAlign w:val="center"/>
          </w:tcPr>
          <w:p w14:paraId="0599B747" w14:textId="7C37B258" w:rsidR="00EF52E5" w:rsidRPr="00FB69FC" w:rsidRDefault="00EF52E5" w:rsidP="00EF52E5">
            <w:pPr>
              <w:jc w:val="center"/>
              <w:rPr>
                <w:color w:val="000000" w:themeColor="text1"/>
                <w:sz w:val="16"/>
                <w:szCs w:val="16"/>
              </w:rPr>
            </w:pPr>
            <w:r w:rsidRPr="00FB69FC">
              <w:rPr>
                <w:color w:val="000000" w:themeColor="text1"/>
                <w:sz w:val="16"/>
                <w:szCs w:val="16"/>
              </w:rPr>
              <w:t>0.08</w:t>
            </w:r>
          </w:p>
        </w:tc>
        <w:tc>
          <w:tcPr>
            <w:tcW w:w="671" w:type="dxa"/>
            <w:vAlign w:val="center"/>
          </w:tcPr>
          <w:p w14:paraId="7518D783" w14:textId="4746A4E9" w:rsidR="00EF52E5" w:rsidRPr="00FB69FC" w:rsidRDefault="00EF52E5" w:rsidP="00EF52E5">
            <w:pPr>
              <w:jc w:val="center"/>
              <w:rPr>
                <w:color w:val="000000" w:themeColor="text1"/>
                <w:sz w:val="16"/>
                <w:szCs w:val="16"/>
              </w:rPr>
            </w:pPr>
            <w:r w:rsidRPr="00FB69FC">
              <w:rPr>
                <w:color w:val="000000" w:themeColor="text1"/>
                <w:sz w:val="16"/>
                <w:szCs w:val="16"/>
              </w:rPr>
              <w:t>0.09</w:t>
            </w:r>
          </w:p>
        </w:tc>
        <w:tc>
          <w:tcPr>
            <w:tcW w:w="680" w:type="dxa"/>
            <w:gridSpan w:val="2"/>
            <w:vAlign w:val="center"/>
          </w:tcPr>
          <w:p w14:paraId="5510A9AF" w14:textId="0D97CDA7" w:rsidR="00EF52E5" w:rsidRPr="00FB69FC" w:rsidRDefault="00EF52E5" w:rsidP="00EF52E5">
            <w:pPr>
              <w:jc w:val="center"/>
              <w:rPr>
                <w:b/>
                <w:bCs/>
                <w:color w:val="000000" w:themeColor="text1"/>
                <w:sz w:val="16"/>
                <w:szCs w:val="16"/>
              </w:rPr>
            </w:pPr>
            <w:r w:rsidRPr="00FB69FC">
              <w:rPr>
                <w:color w:val="000000" w:themeColor="text1"/>
                <w:sz w:val="16"/>
                <w:szCs w:val="16"/>
              </w:rPr>
              <w:t>59.30</w:t>
            </w:r>
          </w:p>
        </w:tc>
        <w:tc>
          <w:tcPr>
            <w:tcW w:w="791" w:type="dxa"/>
            <w:vAlign w:val="center"/>
          </w:tcPr>
          <w:p w14:paraId="7B4A8A65" w14:textId="41D7F087" w:rsidR="00EF52E5" w:rsidRPr="00FB69FC" w:rsidRDefault="00EF52E5" w:rsidP="00EF52E5">
            <w:pPr>
              <w:jc w:val="center"/>
              <w:rPr>
                <w:color w:val="000000" w:themeColor="text1"/>
                <w:sz w:val="16"/>
                <w:szCs w:val="16"/>
              </w:rPr>
            </w:pPr>
            <w:r w:rsidRPr="00FB69FC">
              <w:rPr>
                <w:color w:val="000000" w:themeColor="text1"/>
                <w:sz w:val="16"/>
                <w:szCs w:val="16"/>
              </w:rPr>
              <w:t>96.40</w:t>
            </w:r>
          </w:p>
        </w:tc>
        <w:tc>
          <w:tcPr>
            <w:tcW w:w="680" w:type="dxa"/>
            <w:vAlign w:val="center"/>
          </w:tcPr>
          <w:p w14:paraId="75AC2D23" w14:textId="0FA10FDC" w:rsidR="00EF52E5" w:rsidRPr="00FB69FC" w:rsidRDefault="00EF52E5" w:rsidP="00EF52E5">
            <w:pPr>
              <w:jc w:val="center"/>
              <w:rPr>
                <w:b/>
                <w:bCs/>
                <w:color w:val="000000" w:themeColor="text1"/>
                <w:sz w:val="16"/>
                <w:szCs w:val="16"/>
              </w:rPr>
            </w:pPr>
            <w:r w:rsidRPr="00FB69FC">
              <w:rPr>
                <w:color w:val="000000" w:themeColor="text1"/>
                <w:sz w:val="16"/>
                <w:szCs w:val="16"/>
              </w:rPr>
              <w:t>91.60</w:t>
            </w:r>
          </w:p>
        </w:tc>
        <w:tc>
          <w:tcPr>
            <w:tcW w:w="624" w:type="dxa"/>
            <w:gridSpan w:val="2"/>
            <w:vAlign w:val="center"/>
          </w:tcPr>
          <w:p w14:paraId="694CA002" w14:textId="232C633E" w:rsidR="00EF52E5" w:rsidRPr="00FB69FC" w:rsidRDefault="00EF52E5" w:rsidP="00EF52E5">
            <w:pPr>
              <w:jc w:val="center"/>
              <w:rPr>
                <w:color w:val="000000" w:themeColor="text1"/>
                <w:sz w:val="16"/>
                <w:szCs w:val="16"/>
              </w:rPr>
            </w:pPr>
            <w:r w:rsidRPr="00FB69FC">
              <w:rPr>
                <w:color w:val="000000" w:themeColor="text1"/>
                <w:sz w:val="16"/>
                <w:szCs w:val="16"/>
              </w:rPr>
              <w:t>0.002</w:t>
            </w:r>
          </w:p>
        </w:tc>
        <w:tc>
          <w:tcPr>
            <w:tcW w:w="794" w:type="dxa"/>
            <w:vAlign w:val="center"/>
          </w:tcPr>
          <w:p w14:paraId="3BA35627" w14:textId="7888F1D2" w:rsidR="00EF52E5" w:rsidRPr="00FB69FC" w:rsidRDefault="00EF52E5" w:rsidP="00EF52E5">
            <w:pPr>
              <w:jc w:val="center"/>
              <w:rPr>
                <w:color w:val="000000" w:themeColor="text1"/>
                <w:sz w:val="16"/>
                <w:szCs w:val="16"/>
              </w:rPr>
            </w:pPr>
            <w:r w:rsidRPr="00FB69FC">
              <w:rPr>
                <w:color w:val="000000" w:themeColor="text1"/>
                <w:sz w:val="16"/>
                <w:szCs w:val="16"/>
              </w:rPr>
              <w:t>0.005</w:t>
            </w:r>
          </w:p>
        </w:tc>
        <w:tc>
          <w:tcPr>
            <w:tcW w:w="680" w:type="dxa"/>
            <w:gridSpan w:val="3"/>
            <w:vAlign w:val="center"/>
          </w:tcPr>
          <w:p w14:paraId="042CDF74" w14:textId="1ED4982E" w:rsidR="00EF52E5" w:rsidRPr="00FB69FC" w:rsidRDefault="00EF52E5" w:rsidP="00EF52E5">
            <w:pPr>
              <w:jc w:val="center"/>
              <w:rPr>
                <w:b/>
                <w:bCs/>
                <w:color w:val="000000" w:themeColor="text1"/>
                <w:sz w:val="16"/>
                <w:szCs w:val="16"/>
              </w:rPr>
            </w:pPr>
            <w:r w:rsidRPr="00FB69FC">
              <w:rPr>
                <w:color w:val="000000" w:themeColor="text1"/>
                <w:sz w:val="16"/>
                <w:szCs w:val="16"/>
              </w:rPr>
              <w:t>0.002</w:t>
            </w:r>
          </w:p>
        </w:tc>
      </w:tr>
      <w:tr w:rsidR="00FB69FC" w:rsidRPr="00FB69FC" w14:paraId="737558C1" w14:textId="77777777" w:rsidTr="00183B20">
        <w:trPr>
          <w:trHeight w:val="340"/>
        </w:trPr>
        <w:tc>
          <w:tcPr>
            <w:tcW w:w="667" w:type="dxa"/>
            <w:shd w:val="clear" w:color="auto" w:fill="EEECE1" w:themeFill="background2"/>
            <w:vAlign w:val="center"/>
          </w:tcPr>
          <w:p w14:paraId="20FF71FF" w14:textId="32FC4FEE" w:rsidR="00EF52E5" w:rsidRPr="00FB69FC" w:rsidRDefault="00EF52E5" w:rsidP="00EF52E5">
            <w:pPr>
              <w:jc w:val="center"/>
              <w:rPr>
                <w:color w:val="000000" w:themeColor="text1"/>
                <w:sz w:val="16"/>
                <w:szCs w:val="16"/>
              </w:rPr>
            </w:pPr>
            <w:r w:rsidRPr="00FB69FC">
              <w:rPr>
                <w:color w:val="000000" w:themeColor="text1"/>
                <w:sz w:val="16"/>
                <w:szCs w:val="16"/>
              </w:rPr>
              <w:t>1000</w:t>
            </w:r>
          </w:p>
        </w:tc>
        <w:tc>
          <w:tcPr>
            <w:tcW w:w="556" w:type="dxa"/>
            <w:shd w:val="clear" w:color="auto" w:fill="EEECE1" w:themeFill="background2"/>
            <w:vAlign w:val="center"/>
          </w:tcPr>
          <w:p w14:paraId="02C512FD" w14:textId="6DC29221" w:rsidR="00EF52E5" w:rsidRPr="00FB69FC" w:rsidRDefault="00EF52E5" w:rsidP="00EF52E5">
            <w:pPr>
              <w:jc w:val="center"/>
              <w:rPr>
                <w:b/>
                <w:bCs/>
                <w:color w:val="000000" w:themeColor="text1"/>
                <w:sz w:val="16"/>
                <w:szCs w:val="16"/>
              </w:rPr>
            </w:pPr>
            <w:r w:rsidRPr="00FB69FC">
              <w:rPr>
                <w:color w:val="000000" w:themeColor="text1"/>
                <w:sz w:val="16"/>
                <w:szCs w:val="16"/>
              </w:rPr>
              <w:t>5.58</w:t>
            </w:r>
          </w:p>
        </w:tc>
        <w:tc>
          <w:tcPr>
            <w:tcW w:w="776" w:type="dxa"/>
            <w:shd w:val="clear" w:color="auto" w:fill="EEECE1" w:themeFill="background2"/>
            <w:vAlign w:val="center"/>
          </w:tcPr>
          <w:p w14:paraId="5D763519" w14:textId="59C0B03E" w:rsidR="00EF52E5" w:rsidRPr="00FB69FC" w:rsidRDefault="00EF52E5" w:rsidP="00EF52E5">
            <w:pPr>
              <w:jc w:val="center"/>
              <w:rPr>
                <w:b/>
                <w:bCs/>
                <w:color w:val="000000" w:themeColor="text1"/>
                <w:sz w:val="16"/>
                <w:szCs w:val="16"/>
              </w:rPr>
            </w:pPr>
            <w:r w:rsidRPr="00FB69FC">
              <w:rPr>
                <w:color w:val="000000" w:themeColor="text1"/>
                <w:sz w:val="16"/>
                <w:szCs w:val="16"/>
              </w:rPr>
              <w:t>1.62</w:t>
            </w:r>
          </w:p>
        </w:tc>
        <w:tc>
          <w:tcPr>
            <w:tcW w:w="669" w:type="dxa"/>
            <w:gridSpan w:val="2"/>
            <w:shd w:val="clear" w:color="auto" w:fill="EEECE1" w:themeFill="background2"/>
            <w:vAlign w:val="center"/>
          </w:tcPr>
          <w:p w14:paraId="1ADFDAFA" w14:textId="47029696" w:rsidR="00EF52E5" w:rsidRPr="00FB69FC" w:rsidRDefault="00EF52E5" w:rsidP="00EF52E5">
            <w:pPr>
              <w:jc w:val="center"/>
              <w:rPr>
                <w:b/>
                <w:bCs/>
                <w:color w:val="000000" w:themeColor="text1"/>
                <w:sz w:val="16"/>
                <w:szCs w:val="16"/>
              </w:rPr>
            </w:pPr>
            <w:r w:rsidRPr="00FB69FC">
              <w:rPr>
                <w:color w:val="000000" w:themeColor="text1"/>
                <w:sz w:val="16"/>
                <w:szCs w:val="16"/>
              </w:rPr>
              <w:t>2.29</w:t>
            </w:r>
          </w:p>
        </w:tc>
        <w:tc>
          <w:tcPr>
            <w:tcW w:w="563" w:type="dxa"/>
            <w:shd w:val="clear" w:color="auto" w:fill="EEECE1" w:themeFill="background2"/>
            <w:vAlign w:val="center"/>
          </w:tcPr>
          <w:p w14:paraId="18E0599A" w14:textId="471350BC" w:rsidR="00EF52E5" w:rsidRPr="00FB69FC" w:rsidRDefault="00EF52E5" w:rsidP="00EF52E5">
            <w:pPr>
              <w:jc w:val="center"/>
              <w:rPr>
                <w:color w:val="000000" w:themeColor="text1"/>
                <w:sz w:val="16"/>
                <w:szCs w:val="16"/>
              </w:rPr>
            </w:pPr>
            <w:r w:rsidRPr="00FB69FC">
              <w:rPr>
                <w:color w:val="000000" w:themeColor="text1"/>
                <w:sz w:val="16"/>
                <w:szCs w:val="16"/>
              </w:rPr>
              <w:t>0.01</w:t>
            </w:r>
          </w:p>
        </w:tc>
        <w:tc>
          <w:tcPr>
            <w:tcW w:w="781" w:type="dxa"/>
            <w:shd w:val="clear" w:color="auto" w:fill="EEECE1" w:themeFill="background2"/>
            <w:vAlign w:val="center"/>
          </w:tcPr>
          <w:p w14:paraId="71DA25EF" w14:textId="50872958" w:rsidR="00EF52E5" w:rsidRPr="00FB69FC" w:rsidRDefault="00EF52E5" w:rsidP="00EF52E5">
            <w:pPr>
              <w:jc w:val="center"/>
              <w:rPr>
                <w:b/>
                <w:bCs/>
                <w:color w:val="000000" w:themeColor="text1"/>
                <w:sz w:val="16"/>
                <w:szCs w:val="16"/>
              </w:rPr>
            </w:pPr>
            <w:r w:rsidRPr="00FB69FC">
              <w:rPr>
                <w:b/>
                <w:bCs/>
                <w:color w:val="000000" w:themeColor="text1"/>
                <w:sz w:val="16"/>
                <w:szCs w:val="16"/>
              </w:rPr>
              <w:t>0.03</w:t>
            </w:r>
          </w:p>
        </w:tc>
        <w:tc>
          <w:tcPr>
            <w:tcW w:w="671" w:type="dxa"/>
            <w:shd w:val="clear" w:color="auto" w:fill="EEECE1" w:themeFill="background2"/>
            <w:vAlign w:val="center"/>
          </w:tcPr>
          <w:p w14:paraId="58EE3C7B" w14:textId="6A333A30" w:rsidR="00EF52E5" w:rsidRPr="00FB69FC" w:rsidRDefault="00EF52E5" w:rsidP="00EF52E5">
            <w:pPr>
              <w:jc w:val="center"/>
              <w:rPr>
                <w:color w:val="000000" w:themeColor="text1"/>
                <w:sz w:val="16"/>
                <w:szCs w:val="16"/>
              </w:rPr>
            </w:pPr>
            <w:r w:rsidRPr="00FB69FC">
              <w:rPr>
                <w:color w:val="000000" w:themeColor="text1"/>
                <w:sz w:val="16"/>
                <w:szCs w:val="16"/>
              </w:rPr>
              <w:t>0.07</w:t>
            </w:r>
          </w:p>
        </w:tc>
        <w:tc>
          <w:tcPr>
            <w:tcW w:w="680" w:type="dxa"/>
            <w:gridSpan w:val="2"/>
            <w:shd w:val="clear" w:color="auto" w:fill="EEECE1" w:themeFill="background2"/>
            <w:vAlign w:val="center"/>
          </w:tcPr>
          <w:p w14:paraId="469321DC" w14:textId="6B1C38A0" w:rsidR="00EF52E5" w:rsidRPr="00FB69FC" w:rsidRDefault="00EF52E5" w:rsidP="00EF52E5">
            <w:pPr>
              <w:jc w:val="center"/>
              <w:rPr>
                <w:b/>
                <w:bCs/>
                <w:color w:val="000000" w:themeColor="text1"/>
                <w:sz w:val="16"/>
                <w:szCs w:val="16"/>
              </w:rPr>
            </w:pPr>
            <w:r w:rsidRPr="00FB69FC">
              <w:rPr>
                <w:color w:val="000000" w:themeColor="text1"/>
                <w:sz w:val="16"/>
                <w:szCs w:val="16"/>
              </w:rPr>
              <w:t>67.20</w:t>
            </w:r>
          </w:p>
        </w:tc>
        <w:tc>
          <w:tcPr>
            <w:tcW w:w="791" w:type="dxa"/>
            <w:shd w:val="clear" w:color="auto" w:fill="EEECE1" w:themeFill="background2"/>
            <w:vAlign w:val="center"/>
          </w:tcPr>
          <w:p w14:paraId="1586D356" w14:textId="2B07738F" w:rsidR="00EF52E5" w:rsidRPr="00FB69FC" w:rsidRDefault="00EF52E5" w:rsidP="00EF52E5">
            <w:pPr>
              <w:jc w:val="center"/>
              <w:rPr>
                <w:color w:val="000000" w:themeColor="text1"/>
                <w:sz w:val="16"/>
                <w:szCs w:val="16"/>
              </w:rPr>
            </w:pPr>
            <w:r w:rsidRPr="00FB69FC">
              <w:rPr>
                <w:color w:val="000000" w:themeColor="text1"/>
                <w:sz w:val="16"/>
                <w:szCs w:val="16"/>
              </w:rPr>
              <w:t>58.30</w:t>
            </w:r>
          </w:p>
        </w:tc>
        <w:tc>
          <w:tcPr>
            <w:tcW w:w="680" w:type="dxa"/>
            <w:shd w:val="clear" w:color="auto" w:fill="EEECE1" w:themeFill="background2"/>
            <w:vAlign w:val="center"/>
          </w:tcPr>
          <w:p w14:paraId="7066389F" w14:textId="1E90BF1B" w:rsidR="00EF52E5" w:rsidRPr="00FB69FC" w:rsidRDefault="00EF52E5" w:rsidP="00EF52E5">
            <w:pPr>
              <w:jc w:val="center"/>
              <w:rPr>
                <w:b/>
                <w:bCs/>
                <w:color w:val="000000" w:themeColor="text1"/>
                <w:sz w:val="16"/>
                <w:szCs w:val="16"/>
              </w:rPr>
            </w:pPr>
            <w:r w:rsidRPr="00FB69FC">
              <w:rPr>
                <w:b/>
                <w:bCs/>
                <w:color w:val="000000" w:themeColor="text1"/>
                <w:sz w:val="16"/>
                <w:szCs w:val="16"/>
              </w:rPr>
              <w:t>44.50</w:t>
            </w:r>
          </w:p>
        </w:tc>
        <w:tc>
          <w:tcPr>
            <w:tcW w:w="624" w:type="dxa"/>
            <w:gridSpan w:val="2"/>
            <w:shd w:val="clear" w:color="auto" w:fill="EEECE1" w:themeFill="background2"/>
            <w:vAlign w:val="center"/>
          </w:tcPr>
          <w:p w14:paraId="1C971650" w14:textId="4D691713" w:rsidR="00EF52E5" w:rsidRPr="00FB69FC" w:rsidRDefault="00EF52E5" w:rsidP="00EF52E5">
            <w:pPr>
              <w:jc w:val="center"/>
              <w:rPr>
                <w:color w:val="000000" w:themeColor="text1"/>
                <w:sz w:val="16"/>
                <w:szCs w:val="16"/>
              </w:rPr>
            </w:pPr>
            <w:r w:rsidRPr="00FB69FC">
              <w:rPr>
                <w:color w:val="000000" w:themeColor="text1"/>
                <w:sz w:val="16"/>
                <w:szCs w:val="16"/>
              </w:rPr>
              <w:t>0.006</w:t>
            </w:r>
          </w:p>
        </w:tc>
        <w:tc>
          <w:tcPr>
            <w:tcW w:w="794" w:type="dxa"/>
            <w:shd w:val="clear" w:color="auto" w:fill="EEECE1" w:themeFill="background2"/>
            <w:vAlign w:val="center"/>
          </w:tcPr>
          <w:p w14:paraId="6B3FB9ED" w14:textId="4BAFD938" w:rsidR="00EF52E5" w:rsidRPr="00FB69FC" w:rsidRDefault="00EF52E5" w:rsidP="00EF52E5">
            <w:pPr>
              <w:jc w:val="center"/>
              <w:rPr>
                <w:color w:val="000000" w:themeColor="text1"/>
                <w:sz w:val="16"/>
                <w:szCs w:val="16"/>
              </w:rPr>
            </w:pPr>
            <w:r w:rsidRPr="00FB69FC">
              <w:rPr>
                <w:color w:val="000000" w:themeColor="text1"/>
                <w:sz w:val="16"/>
                <w:szCs w:val="16"/>
              </w:rPr>
              <w:t>0.007</w:t>
            </w:r>
          </w:p>
        </w:tc>
        <w:tc>
          <w:tcPr>
            <w:tcW w:w="680" w:type="dxa"/>
            <w:gridSpan w:val="3"/>
            <w:shd w:val="clear" w:color="auto" w:fill="EEECE1" w:themeFill="background2"/>
            <w:vAlign w:val="center"/>
          </w:tcPr>
          <w:p w14:paraId="06CCA227" w14:textId="41EC50BC" w:rsidR="00EF52E5" w:rsidRPr="00FB69FC" w:rsidRDefault="00EF52E5" w:rsidP="00EF52E5">
            <w:pPr>
              <w:jc w:val="center"/>
              <w:rPr>
                <w:b/>
                <w:bCs/>
                <w:color w:val="000000" w:themeColor="text1"/>
                <w:sz w:val="16"/>
                <w:szCs w:val="16"/>
              </w:rPr>
            </w:pPr>
            <w:r w:rsidRPr="00FB69FC">
              <w:rPr>
                <w:color w:val="000000" w:themeColor="text1"/>
                <w:sz w:val="16"/>
                <w:szCs w:val="16"/>
              </w:rPr>
              <w:t>0.004</w:t>
            </w:r>
          </w:p>
        </w:tc>
      </w:tr>
      <w:tr w:rsidR="00FB69FC" w:rsidRPr="00FB69FC" w14:paraId="4D531634" w14:textId="77777777" w:rsidTr="00183B20">
        <w:trPr>
          <w:trHeight w:val="340"/>
        </w:trPr>
        <w:tc>
          <w:tcPr>
            <w:tcW w:w="667" w:type="dxa"/>
            <w:tcBorders>
              <w:bottom w:val="single" w:sz="4" w:space="0" w:color="auto"/>
            </w:tcBorders>
            <w:vAlign w:val="center"/>
          </w:tcPr>
          <w:p w14:paraId="1768BD7D" w14:textId="14932552" w:rsidR="00EF52E5" w:rsidRPr="00FB69FC" w:rsidRDefault="00EF52E5" w:rsidP="00EF52E5">
            <w:pPr>
              <w:jc w:val="center"/>
              <w:rPr>
                <w:color w:val="000000" w:themeColor="text1"/>
                <w:sz w:val="16"/>
                <w:szCs w:val="16"/>
              </w:rPr>
            </w:pPr>
            <w:r w:rsidRPr="00FB69FC">
              <w:rPr>
                <w:color w:val="000000" w:themeColor="text1"/>
                <w:sz w:val="16"/>
                <w:szCs w:val="16"/>
              </w:rPr>
              <w:t>2000</w:t>
            </w:r>
          </w:p>
        </w:tc>
        <w:tc>
          <w:tcPr>
            <w:tcW w:w="556" w:type="dxa"/>
            <w:tcBorders>
              <w:bottom w:val="single" w:sz="4" w:space="0" w:color="auto"/>
            </w:tcBorders>
            <w:vAlign w:val="center"/>
          </w:tcPr>
          <w:p w14:paraId="283A2FB7" w14:textId="7A9A6152" w:rsidR="00EF52E5" w:rsidRPr="00FB69FC" w:rsidRDefault="00EF52E5" w:rsidP="00EF52E5">
            <w:pPr>
              <w:jc w:val="center"/>
              <w:rPr>
                <w:b/>
                <w:bCs/>
                <w:color w:val="000000" w:themeColor="text1"/>
                <w:sz w:val="16"/>
                <w:szCs w:val="16"/>
              </w:rPr>
            </w:pPr>
            <w:r w:rsidRPr="00FB69FC">
              <w:rPr>
                <w:b/>
                <w:bCs/>
                <w:color w:val="000000" w:themeColor="text1"/>
                <w:sz w:val="16"/>
                <w:szCs w:val="16"/>
              </w:rPr>
              <w:t>5.12</w:t>
            </w:r>
          </w:p>
        </w:tc>
        <w:tc>
          <w:tcPr>
            <w:tcW w:w="776" w:type="dxa"/>
            <w:tcBorders>
              <w:bottom w:val="single" w:sz="4" w:space="0" w:color="auto"/>
            </w:tcBorders>
            <w:vAlign w:val="center"/>
          </w:tcPr>
          <w:p w14:paraId="5B454802" w14:textId="50D7A6EA" w:rsidR="00EF52E5" w:rsidRPr="00FB69FC" w:rsidRDefault="00EF52E5" w:rsidP="00EF52E5">
            <w:pPr>
              <w:jc w:val="center"/>
              <w:rPr>
                <w:b/>
                <w:bCs/>
                <w:color w:val="000000" w:themeColor="text1"/>
                <w:sz w:val="16"/>
                <w:szCs w:val="16"/>
              </w:rPr>
            </w:pPr>
            <w:r w:rsidRPr="00FB69FC">
              <w:rPr>
                <w:b/>
                <w:bCs/>
                <w:color w:val="000000" w:themeColor="text1"/>
                <w:sz w:val="16"/>
                <w:szCs w:val="16"/>
              </w:rPr>
              <w:t>1.22</w:t>
            </w:r>
          </w:p>
        </w:tc>
        <w:tc>
          <w:tcPr>
            <w:tcW w:w="669" w:type="dxa"/>
            <w:gridSpan w:val="2"/>
            <w:tcBorders>
              <w:bottom w:val="single" w:sz="4" w:space="0" w:color="auto"/>
            </w:tcBorders>
            <w:vAlign w:val="center"/>
          </w:tcPr>
          <w:p w14:paraId="0BE86E57" w14:textId="1F9B60BE" w:rsidR="00EF52E5" w:rsidRPr="00FB69FC" w:rsidRDefault="00EF52E5" w:rsidP="00EF52E5">
            <w:pPr>
              <w:jc w:val="center"/>
              <w:rPr>
                <w:b/>
                <w:bCs/>
                <w:color w:val="000000" w:themeColor="text1"/>
                <w:sz w:val="16"/>
                <w:szCs w:val="16"/>
              </w:rPr>
            </w:pPr>
            <w:r w:rsidRPr="00FB69FC">
              <w:rPr>
                <w:b/>
                <w:bCs/>
                <w:color w:val="000000" w:themeColor="text1"/>
                <w:sz w:val="16"/>
                <w:szCs w:val="16"/>
              </w:rPr>
              <w:t>2.06</w:t>
            </w:r>
          </w:p>
        </w:tc>
        <w:tc>
          <w:tcPr>
            <w:tcW w:w="563" w:type="dxa"/>
            <w:tcBorders>
              <w:bottom w:val="single" w:sz="4" w:space="0" w:color="auto"/>
            </w:tcBorders>
            <w:vAlign w:val="center"/>
          </w:tcPr>
          <w:p w14:paraId="6EDDAB83" w14:textId="3D44931F" w:rsidR="00EF52E5" w:rsidRPr="00FB69FC" w:rsidRDefault="00EF52E5" w:rsidP="00EF52E5">
            <w:pPr>
              <w:jc w:val="center"/>
              <w:rPr>
                <w:b/>
                <w:bCs/>
                <w:color w:val="000000" w:themeColor="text1"/>
                <w:sz w:val="16"/>
                <w:szCs w:val="16"/>
              </w:rPr>
            </w:pPr>
            <w:r w:rsidRPr="00FB69FC">
              <w:rPr>
                <w:b/>
                <w:bCs/>
                <w:color w:val="000000" w:themeColor="text1"/>
                <w:sz w:val="16"/>
                <w:szCs w:val="16"/>
              </w:rPr>
              <w:t>0.00</w:t>
            </w:r>
          </w:p>
        </w:tc>
        <w:tc>
          <w:tcPr>
            <w:tcW w:w="781" w:type="dxa"/>
            <w:tcBorders>
              <w:bottom w:val="single" w:sz="4" w:space="0" w:color="auto"/>
            </w:tcBorders>
            <w:vAlign w:val="center"/>
          </w:tcPr>
          <w:p w14:paraId="4909AB5D" w14:textId="6E96684B" w:rsidR="00EF52E5" w:rsidRPr="00FB69FC" w:rsidRDefault="00EF52E5" w:rsidP="00EF52E5">
            <w:pPr>
              <w:jc w:val="center"/>
              <w:rPr>
                <w:b/>
                <w:bCs/>
                <w:color w:val="000000" w:themeColor="text1"/>
                <w:sz w:val="16"/>
                <w:szCs w:val="16"/>
              </w:rPr>
            </w:pPr>
            <w:r w:rsidRPr="00FB69FC">
              <w:rPr>
                <w:b/>
                <w:bCs/>
                <w:color w:val="000000" w:themeColor="text1"/>
                <w:sz w:val="16"/>
                <w:szCs w:val="16"/>
              </w:rPr>
              <w:t>0.03</w:t>
            </w:r>
          </w:p>
        </w:tc>
        <w:tc>
          <w:tcPr>
            <w:tcW w:w="671" w:type="dxa"/>
            <w:tcBorders>
              <w:bottom w:val="single" w:sz="4" w:space="0" w:color="auto"/>
            </w:tcBorders>
            <w:vAlign w:val="center"/>
          </w:tcPr>
          <w:p w14:paraId="12FFE27C" w14:textId="7E4AD307" w:rsidR="00EF52E5" w:rsidRPr="00FB69FC" w:rsidRDefault="00EF52E5" w:rsidP="00EF52E5">
            <w:pPr>
              <w:jc w:val="center"/>
              <w:rPr>
                <w:b/>
                <w:bCs/>
                <w:color w:val="000000" w:themeColor="text1"/>
                <w:sz w:val="16"/>
                <w:szCs w:val="16"/>
              </w:rPr>
            </w:pPr>
            <w:r w:rsidRPr="00FB69FC">
              <w:rPr>
                <w:b/>
                <w:bCs/>
                <w:color w:val="000000" w:themeColor="text1"/>
                <w:sz w:val="16"/>
                <w:szCs w:val="16"/>
              </w:rPr>
              <w:t>0.06</w:t>
            </w:r>
          </w:p>
        </w:tc>
        <w:tc>
          <w:tcPr>
            <w:tcW w:w="680" w:type="dxa"/>
            <w:gridSpan w:val="2"/>
            <w:tcBorders>
              <w:bottom w:val="single" w:sz="4" w:space="0" w:color="auto"/>
            </w:tcBorders>
            <w:vAlign w:val="center"/>
          </w:tcPr>
          <w:p w14:paraId="7DA05E66" w14:textId="5753666A" w:rsidR="00EF52E5" w:rsidRPr="00FB69FC" w:rsidRDefault="00EF52E5" w:rsidP="00EF52E5">
            <w:pPr>
              <w:jc w:val="center"/>
              <w:rPr>
                <w:b/>
                <w:bCs/>
                <w:color w:val="000000" w:themeColor="text1"/>
                <w:sz w:val="16"/>
                <w:szCs w:val="16"/>
              </w:rPr>
            </w:pPr>
            <w:r w:rsidRPr="00FB69FC">
              <w:rPr>
                <w:b/>
                <w:bCs/>
                <w:color w:val="000000" w:themeColor="text1"/>
                <w:sz w:val="16"/>
                <w:szCs w:val="16"/>
              </w:rPr>
              <w:t>57.40</w:t>
            </w:r>
          </w:p>
        </w:tc>
        <w:tc>
          <w:tcPr>
            <w:tcW w:w="791" w:type="dxa"/>
            <w:tcBorders>
              <w:bottom w:val="single" w:sz="4" w:space="0" w:color="auto"/>
            </w:tcBorders>
            <w:vAlign w:val="center"/>
          </w:tcPr>
          <w:p w14:paraId="0C526778" w14:textId="74BA2FD2" w:rsidR="00EF52E5" w:rsidRPr="00FB69FC" w:rsidRDefault="00EF52E5" w:rsidP="00EF52E5">
            <w:pPr>
              <w:jc w:val="center"/>
              <w:rPr>
                <w:b/>
                <w:bCs/>
                <w:color w:val="000000" w:themeColor="text1"/>
                <w:sz w:val="16"/>
                <w:szCs w:val="16"/>
              </w:rPr>
            </w:pPr>
            <w:r w:rsidRPr="00FB69FC">
              <w:rPr>
                <w:b/>
                <w:bCs/>
                <w:color w:val="000000" w:themeColor="text1"/>
                <w:sz w:val="16"/>
                <w:szCs w:val="16"/>
              </w:rPr>
              <w:t>57.90</w:t>
            </w:r>
          </w:p>
        </w:tc>
        <w:tc>
          <w:tcPr>
            <w:tcW w:w="680" w:type="dxa"/>
            <w:tcBorders>
              <w:bottom w:val="single" w:sz="4" w:space="0" w:color="auto"/>
            </w:tcBorders>
            <w:vAlign w:val="center"/>
          </w:tcPr>
          <w:p w14:paraId="5058162C" w14:textId="3EF39E37" w:rsidR="00EF52E5" w:rsidRPr="00FB69FC" w:rsidRDefault="00EF52E5" w:rsidP="00EF52E5">
            <w:pPr>
              <w:jc w:val="center"/>
              <w:rPr>
                <w:b/>
                <w:bCs/>
                <w:color w:val="000000" w:themeColor="text1"/>
                <w:sz w:val="16"/>
                <w:szCs w:val="16"/>
              </w:rPr>
            </w:pPr>
            <w:r w:rsidRPr="00FB69FC">
              <w:rPr>
                <w:color w:val="000000" w:themeColor="text1"/>
                <w:sz w:val="16"/>
                <w:szCs w:val="16"/>
              </w:rPr>
              <w:t>44.60</w:t>
            </w:r>
          </w:p>
        </w:tc>
        <w:tc>
          <w:tcPr>
            <w:tcW w:w="624" w:type="dxa"/>
            <w:gridSpan w:val="2"/>
            <w:tcBorders>
              <w:bottom w:val="single" w:sz="4" w:space="0" w:color="auto"/>
            </w:tcBorders>
            <w:vAlign w:val="center"/>
          </w:tcPr>
          <w:p w14:paraId="5E577CEF" w14:textId="3CD0E29C" w:rsidR="00EF52E5" w:rsidRPr="00FB69FC" w:rsidRDefault="00EF52E5" w:rsidP="00EF52E5">
            <w:pPr>
              <w:jc w:val="center"/>
              <w:rPr>
                <w:color w:val="000000" w:themeColor="text1"/>
                <w:sz w:val="16"/>
                <w:szCs w:val="16"/>
              </w:rPr>
            </w:pPr>
            <w:r w:rsidRPr="00FB69FC">
              <w:rPr>
                <w:color w:val="000000" w:themeColor="text1"/>
                <w:sz w:val="16"/>
                <w:szCs w:val="16"/>
              </w:rPr>
              <w:t>0.017</w:t>
            </w:r>
          </w:p>
        </w:tc>
        <w:tc>
          <w:tcPr>
            <w:tcW w:w="794" w:type="dxa"/>
            <w:tcBorders>
              <w:bottom w:val="single" w:sz="4" w:space="0" w:color="auto"/>
            </w:tcBorders>
            <w:vAlign w:val="center"/>
          </w:tcPr>
          <w:p w14:paraId="5D60CCB1" w14:textId="6CACD82A" w:rsidR="00EF52E5" w:rsidRPr="00FB69FC" w:rsidRDefault="00EF52E5" w:rsidP="00EF52E5">
            <w:pPr>
              <w:jc w:val="center"/>
              <w:rPr>
                <w:color w:val="000000" w:themeColor="text1"/>
                <w:sz w:val="16"/>
                <w:szCs w:val="16"/>
              </w:rPr>
            </w:pPr>
            <w:r w:rsidRPr="00FB69FC">
              <w:rPr>
                <w:color w:val="000000" w:themeColor="text1"/>
                <w:sz w:val="16"/>
                <w:szCs w:val="16"/>
              </w:rPr>
              <w:t>0.017</w:t>
            </w:r>
          </w:p>
        </w:tc>
        <w:tc>
          <w:tcPr>
            <w:tcW w:w="680" w:type="dxa"/>
            <w:gridSpan w:val="3"/>
            <w:tcBorders>
              <w:bottom w:val="single" w:sz="4" w:space="0" w:color="auto"/>
            </w:tcBorders>
            <w:vAlign w:val="center"/>
          </w:tcPr>
          <w:p w14:paraId="65998368" w14:textId="63F208E3" w:rsidR="00EF52E5" w:rsidRPr="00FB69FC" w:rsidRDefault="00EF52E5" w:rsidP="00EF52E5">
            <w:pPr>
              <w:jc w:val="center"/>
              <w:rPr>
                <w:b/>
                <w:bCs/>
                <w:color w:val="000000" w:themeColor="text1"/>
                <w:sz w:val="16"/>
                <w:szCs w:val="16"/>
              </w:rPr>
            </w:pPr>
            <w:r w:rsidRPr="00FB69FC">
              <w:rPr>
                <w:color w:val="000000" w:themeColor="text1"/>
                <w:sz w:val="16"/>
                <w:szCs w:val="16"/>
              </w:rPr>
              <w:t>0.017</w:t>
            </w:r>
          </w:p>
        </w:tc>
      </w:tr>
      <w:tr w:rsidR="00FB69FC" w:rsidRPr="00FB69FC" w14:paraId="5B668F42" w14:textId="77777777" w:rsidTr="00183B20">
        <w:trPr>
          <w:gridAfter w:val="1"/>
          <w:wAfter w:w="31" w:type="dxa"/>
          <w:trHeight w:val="624"/>
        </w:trPr>
        <w:tc>
          <w:tcPr>
            <w:tcW w:w="8901" w:type="dxa"/>
            <w:gridSpan w:val="17"/>
            <w:vAlign w:val="center"/>
          </w:tcPr>
          <w:p w14:paraId="5DDBFC2F" w14:textId="35E127A3" w:rsidR="00CF2AEF" w:rsidRPr="00FB69FC" w:rsidRDefault="00CF2AEF" w:rsidP="00EF52E5">
            <w:pPr>
              <w:jc w:val="center"/>
              <w:rPr>
                <w:i/>
                <w:iCs/>
                <w:color w:val="000000" w:themeColor="text1"/>
              </w:rPr>
            </w:pPr>
            <w:r w:rsidRPr="00FB69FC">
              <w:rPr>
                <w:color w:val="000000" w:themeColor="text1"/>
              </w:rPr>
              <w:t xml:space="preserve">process </w:t>
            </w:r>
            <w:r w:rsidRPr="00FB69FC">
              <w:rPr>
                <w:i/>
                <w:iCs/>
                <w:color w:val="000000" w:themeColor="text1"/>
              </w:rPr>
              <w:t>K</w:t>
            </w:r>
            <w:r w:rsidRPr="00FB69FC">
              <w:rPr>
                <w:i/>
                <w:iCs/>
                <w:color w:val="000000" w:themeColor="text1"/>
                <w:vertAlign w:val="subscript"/>
              </w:rPr>
              <w:t>3</w:t>
            </w:r>
          </w:p>
        </w:tc>
      </w:tr>
      <w:tr w:rsidR="00FB69FC" w:rsidRPr="00FB69FC" w14:paraId="5EDFD99E" w14:textId="77777777" w:rsidTr="00183B20">
        <w:trPr>
          <w:trHeight w:val="340"/>
        </w:trPr>
        <w:tc>
          <w:tcPr>
            <w:tcW w:w="667" w:type="dxa"/>
            <w:tcBorders>
              <w:top w:val="single" w:sz="4" w:space="0" w:color="auto"/>
            </w:tcBorders>
            <w:shd w:val="clear" w:color="auto" w:fill="EEECE1" w:themeFill="background2"/>
            <w:vAlign w:val="center"/>
          </w:tcPr>
          <w:p w14:paraId="222E1317" w14:textId="496DEF90" w:rsidR="007E3DAD" w:rsidRPr="00FB69FC" w:rsidRDefault="007E3DAD" w:rsidP="007E3DAD">
            <w:pPr>
              <w:jc w:val="center"/>
              <w:rPr>
                <w:color w:val="000000" w:themeColor="text1"/>
                <w:sz w:val="16"/>
                <w:szCs w:val="16"/>
              </w:rPr>
            </w:pPr>
            <w:r w:rsidRPr="00FB69FC">
              <w:rPr>
                <w:color w:val="000000" w:themeColor="text1"/>
                <w:sz w:val="16"/>
                <w:szCs w:val="16"/>
              </w:rPr>
              <w:t>PI</w:t>
            </w:r>
          </w:p>
        </w:tc>
        <w:tc>
          <w:tcPr>
            <w:tcW w:w="556" w:type="dxa"/>
            <w:tcBorders>
              <w:top w:val="single" w:sz="4" w:space="0" w:color="auto"/>
            </w:tcBorders>
            <w:shd w:val="clear" w:color="auto" w:fill="EEECE1" w:themeFill="background2"/>
            <w:vAlign w:val="center"/>
          </w:tcPr>
          <w:p w14:paraId="5C9F1752" w14:textId="22630ED2" w:rsidR="007E3DAD" w:rsidRPr="00FB69FC" w:rsidRDefault="007E3DAD" w:rsidP="002B165D">
            <w:pPr>
              <w:jc w:val="center"/>
              <w:rPr>
                <w:b/>
                <w:bCs/>
                <w:color w:val="000000" w:themeColor="text1"/>
                <w:sz w:val="16"/>
                <w:szCs w:val="16"/>
              </w:rPr>
            </w:pPr>
            <w:r w:rsidRPr="00FB69FC">
              <w:rPr>
                <w:color w:val="000000" w:themeColor="text1"/>
                <w:sz w:val="16"/>
                <w:szCs w:val="16"/>
              </w:rPr>
              <w:t>8.44</w:t>
            </w:r>
          </w:p>
        </w:tc>
        <w:tc>
          <w:tcPr>
            <w:tcW w:w="776" w:type="dxa"/>
            <w:tcBorders>
              <w:top w:val="single" w:sz="4" w:space="0" w:color="auto"/>
            </w:tcBorders>
            <w:shd w:val="clear" w:color="auto" w:fill="EEECE1" w:themeFill="background2"/>
            <w:vAlign w:val="center"/>
          </w:tcPr>
          <w:p w14:paraId="5E4E86F2" w14:textId="49DBF3BA" w:rsidR="007E3DAD" w:rsidRPr="00FB69FC" w:rsidRDefault="007E3DAD" w:rsidP="002B165D">
            <w:pPr>
              <w:jc w:val="center"/>
              <w:rPr>
                <w:b/>
                <w:bCs/>
                <w:color w:val="000000" w:themeColor="text1"/>
                <w:sz w:val="16"/>
                <w:szCs w:val="16"/>
              </w:rPr>
            </w:pPr>
            <w:r w:rsidRPr="00FB69FC">
              <w:rPr>
                <w:color w:val="000000" w:themeColor="text1"/>
                <w:sz w:val="16"/>
                <w:szCs w:val="16"/>
              </w:rPr>
              <w:t>5.97</w:t>
            </w:r>
          </w:p>
        </w:tc>
        <w:tc>
          <w:tcPr>
            <w:tcW w:w="669" w:type="dxa"/>
            <w:gridSpan w:val="2"/>
            <w:tcBorders>
              <w:top w:val="single" w:sz="4" w:space="0" w:color="auto"/>
            </w:tcBorders>
            <w:shd w:val="clear" w:color="auto" w:fill="EEECE1" w:themeFill="background2"/>
            <w:vAlign w:val="center"/>
          </w:tcPr>
          <w:p w14:paraId="059BC9CF" w14:textId="05560CEB" w:rsidR="007E3DAD" w:rsidRPr="00FB69FC" w:rsidRDefault="007E3DAD" w:rsidP="002B165D">
            <w:pPr>
              <w:jc w:val="center"/>
              <w:rPr>
                <w:b/>
                <w:bCs/>
                <w:color w:val="000000" w:themeColor="text1"/>
                <w:sz w:val="16"/>
                <w:szCs w:val="16"/>
              </w:rPr>
            </w:pPr>
            <w:r w:rsidRPr="00FB69FC">
              <w:rPr>
                <w:color w:val="000000" w:themeColor="text1"/>
                <w:sz w:val="16"/>
                <w:szCs w:val="16"/>
              </w:rPr>
              <w:t>5.98</w:t>
            </w:r>
          </w:p>
        </w:tc>
        <w:tc>
          <w:tcPr>
            <w:tcW w:w="563" w:type="dxa"/>
            <w:tcBorders>
              <w:top w:val="single" w:sz="4" w:space="0" w:color="auto"/>
            </w:tcBorders>
            <w:shd w:val="clear" w:color="auto" w:fill="EEECE1" w:themeFill="background2"/>
            <w:vAlign w:val="center"/>
          </w:tcPr>
          <w:p w14:paraId="4499C026" w14:textId="5D0F04E7" w:rsidR="007E3DAD" w:rsidRPr="00FB69FC" w:rsidRDefault="007E3DAD" w:rsidP="002B165D">
            <w:pPr>
              <w:jc w:val="center"/>
              <w:rPr>
                <w:b/>
                <w:bCs/>
                <w:color w:val="000000" w:themeColor="text1"/>
                <w:sz w:val="16"/>
                <w:szCs w:val="16"/>
              </w:rPr>
            </w:pPr>
            <w:r w:rsidRPr="00FB69FC">
              <w:rPr>
                <w:color w:val="000000" w:themeColor="text1"/>
                <w:sz w:val="16"/>
                <w:szCs w:val="16"/>
              </w:rPr>
              <w:t>0.13</w:t>
            </w:r>
          </w:p>
        </w:tc>
        <w:tc>
          <w:tcPr>
            <w:tcW w:w="781" w:type="dxa"/>
            <w:tcBorders>
              <w:top w:val="single" w:sz="4" w:space="0" w:color="auto"/>
            </w:tcBorders>
            <w:shd w:val="clear" w:color="auto" w:fill="EEECE1" w:themeFill="background2"/>
            <w:vAlign w:val="center"/>
          </w:tcPr>
          <w:p w14:paraId="596D4340" w14:textId="1BCBEC2D" w:rsidR="007E3DAD" w:rsidRPr="00FB69FC" w:rsidRDefault="007E3DAD" w:rsidP="002B165D">
            <w:pPr>
              <w:jc w:val="center"/>
              <w:rPr>
                <w:b/>
                <w:bCs/>
                <w:color w:val="000000" w:themeColor="text1"/>
                <w:sz w:val="16"/>
                <w:szCs w:val="16"/>
              </w:rPr>
            </w:pPr>
            <w:r w:rsidRPr="00FB69FC">
              <w:rPr>
                <w:color w:val="000000" w:themeColor="text1"/>
                <w:sz w:val="16"/>
                <w:szCs w:val="16"/>
              </w:rPr>
              <w:t>0.20</w:t>
            </w:r>
          </w:p>
        </w:tc>
        <w:tc>
          <w:tcPr>
            <w:tcW w:w="671" w:type="dxa"/>
            <w:tcBorders>
              <w:top w:val="single" w:sz="4" w:space="0" w:color="auto"/>
            </w:tcBorders>
            <w:shd w:val="clear" w:color="auto" w:fill="EEECE1" w:themeFill="background2"/>
            <w:vAlign w:val="center"/>
          </w:tcPr>
          <w:p w14:paraId="4FB9D919" w14:textId="4BE3BCD0" w:rsidR="007E3DAD" w:rsidRPr="00FB69FC" w:rsidRDefault="007E3DAD" w:rsidP="002B165D">
            <w:pPr>
              <w:jc w:val="center"/>
              <w:rPr>
                <w:b/>
                <w:bCs/>
                <w:color w:val="000000" w:themeColor="text1"/>
                <w:sz w:val="16"/>
                <w:szCs w:val="16"/>
              </w:rPr>
            </w:pPr>
            <w:r w:rsidRPr="00FB69FC">
              <w:rPr>
                <w:color w:val="000000" w:themeColor="text1"/>
                <w:sz w:val="16"/>
                <w:szCs w:val="16"/>
              </w:rPr>
              <w:t>0.20</w:t>
            </w:r>
          </w:p>
        </w:tc>
        <w:tc>
          <w:tcPr>
            <w:tcW w:w="680" w:type="dxa"/>
            <w:gridSpan w:val="2"/>
            <w:tcBorders>
              <w:top w:val="single" w:sz="4" w:space="0" w:color="auto"/>
            </w:tcBorders>
            <w:shd w:val="clear" w:color="auto" w:fill="EEECE1" w:themeFill="background2"/>
            <w:vAlign w:val="center"/>
          </w:tcPr>
          <w:p w14:paraId="27CA6EAC" w14:textId="4F1B4656" w:rsidR="007E3DAD" w:rsidRPr="00FB69FC" w:rsidRDefault="007E3DAD" w:rsidP="002B165D">
            <w:pPr>
              <w:jc w:val="center"/>
              <w:rPr>
                <w:b/>
                <w:bCs/>
                <w:color w:val="000000" w:themeColor="text1"/>
                <w:sz w:val="16"/>
                <w:szCs w:val="16"/>
              </w:rPr>
            </w:pPr>
            <w:r w:rsidRPr="00FB69FC">
              <w:rPr>
                <w:color w:val="000000" w:themeColor="text1"/>
                <w:sz w:val="16"/>
                <w:szCs w:val="16"/>
              </w:rPr>
              <w:t>90.70</w:t>
            </w:r>
          </w:p>
        </w:tc>
        <w:tc>
          <w:tcPr>
            <w:tcW w:w="791" w:type="dxa"/>
            <w:tcBorders>
              <w:top w:val="single" w:sz="4" w:space="0" w:color="auto"/>
            </w:tcBorders>
            <w:shd w:val="clear" w:color="auto" w:fill="EEECE1" w:themeFill="background2"/>
            <w:vAlign w:val="center"/>
          </w:tcPr>
          <w:p w14:paraId="1C04871E" w14:textId="14046A7F" w:rsidR="007E3DAD" w:rsidRPr="00FB69FC" w:rsidRDefault="007E3DAD" w:rsidP="002B165D">
            <w:pPr>
              <w:jc w:val="center"/>
              <w:rPr>
                <w:b/>
                <w:bCs/>
                <w:color w:val="000000" w:themeColor="text1"/>
                <w:sz w:val="16"/>
                <w:szCs w:val="16"/>
              </w:rPr>
            </w:pPr>
            <w:r w:rsidRPr="00FB69FC">
              <w:rPr>
                <w:color w:val="000000" w:themeColor="text1"/>
                <w:sz w:val="16"/>
                <w:szCs w:val="16"/>
              </w:rPr>
              <w:t>76.60</w:t>
            </w:r>
          </w:p>
        </w:tc>
        <w:tc>
          <w:tcPr>
            <w:tcW w:w="680" w:type="dxa"/>
            <w:tcBorders>
              <w:top w:val="single" w:sz="4" w:space="0" w:color="auto"/>
            </w:tcBorders>
            <w:shd w:val="clear" w:color="auto" w:fill="EEECE1" w:themeFill="background2"/>
            <w:vAlign w:val="center"/>
          </w:tcPr>
          <w:p w14:paraId="74C03A13" w14:textId="08764E53" w:rsidR="007E3DAD" w:rsidRPr="00FB69FC" w:rsidRDefault="007E3DAD" w:rsidP="002B165D">
            <w:pPr>
              <w:jc w:val="center"/>
              <w:rPr>
                <w:color w:val="000000" w:themeColor="text1"/>
                <w:sz w:val="16"/>
                <w:szCs w:val="16"/>
              </w:rPr>
            </w:pPr>
            <w:r w:rsidRPr="00FB69FC">
              <w:rPr>
                <w:color w:val="000000" w:themeColor="text1"/>
                <w:sz w:val="16"/>
                <w:szCs w:val="16"/>
              </w:rPr>
              <w:t>76.40</w:t>
            </w:r>
          </w:p>
        </w:tc>
        <w:tc>
          <w:tcPr>
            <w:tcW w:w="624" w:type="dxa"/>
            <w:gridSpan w:val="2"/>
            <w:tcBorders>
              <w:top w:val="single" w:sz="4" w:space="0" w:color="auto"/>
            </w:tcBorders>
            <w:shd w:val="clear" w:color="auto" w:fill="EEECE1" w:themeFill="background2"/>
            <w:vAlign w:val="center"/>
          </w:tcPr>
          <w:p w14:paraId="0D80E33E" w14:textId="4CB0F7F3" w:rsidR="007E3DAD" w:rsidRPr="00FB69FC" w:rsidRDefault="007E3DAD" w:rsidP="002B165D">
            <w:pPr>
              <w:jc w:val="center"/>
              <w:rPr>
                <w:color w:val="000000" w:themeColor="text1"/>
                <w:sz w:val="16"/>
                <w:szCs w:val="16"/>
              </w:rPr>
            </w:pPr>
            <w:r w:rsidRPr="00FB69FC">
              <w:rPr>
                <w:color w:val="000000" w:themeColor="text1"/>
                <w:sz w:val="16"/>
                <w:szCs w:val="16"/>
              </w:rPr>
              <w:t>0.029</w:t>
            </w:r>
          </w:p>
        </w:tc>
        <w:tc>
          <w:tcPr>
            <w:tcW w:w="794" w:type="dxa"/>
            <w:tcBorders>
              <w:top w:val="single" w:sz="4" w:space="0" w:color="auto"/>
            </w:tcBorders>
            <w:shd w:val="clear" w:color="auto" w:fill="EEECE1" w:themeFill="background2"/>
            <w:vAlign w:val="center"/>
          </w:tcPr>
          <w:p w14:paraId="249A6A36" w14:textId="17B8CADF" w:rsidR="007E3DAD" w:rsidRPr="00FB69FC" w:rsidRDefault="007E3DAD" w:rsidP="002B165D">
            <w:pPr>
              <w:jc w:val="center"/>
              <w:rPr>
                <w:b/>
                <w:bCs/>
                <w:color w:val="000000" w:themeColor="text1"/>
                <w:sz w:val="16"/>
                <w:szCs w:val="16"/>
              </w:rPr>
            </w:pPr>
            <w:r w:rsidRPr="00FB69FC">
              <w:rPr>
                <w:b/>
                <w:bCs/>
                <w:color w:val="000000" w:themeColor="text1"/>
                <w:sz w:val="16"/>
                <w:szCs w:val="16"/>
              </w:rPr>
              <w:t>0.006</w:t>
            </w:r>
          </w:p>
        </w:tc>
        <w:tc>
          <w:tcPr>
            <w:tcW w:w="680" w:type="dxa"/>
            <w:gridSpan w:val="3"/>
            <w:tcBorders>
              <w:top w:val="single" w:sz="4" w:space="0" w:color="auto"/>
            </w:tcBorders>
            <w:shd w:val="clear" w:color="auto" w:fill="EEECE1" w:themeFill="background2"/>
            <w:vAlign w:val="center"/>
          </w:tcPr>
          <w:p w14:paraId="52E9654B" w14:textId="71879773" w:rsidR="007E3DAD" w:rsidRPr="00FB69FC" w:rsidRDefault="007E3DAD" w:rsidP="002B165D">
            <w:pPr>
              <w:jc w:val="center"/>
              <w:rPr>
                <w:b/>
                <w:bCs/>
                <w:color w:val="000000" w:themeColor="text1"/>
                <w:sz w:val="16"/>
                <w:szCs w:val="16"/>
              </w:rPr>
            </w:pPr>
            <w:r w:rsidRPr="00FB69FC">
              <w:rPr>
                <w:b/>
                <w:bCs/>
                <w:color w:val="000000" w:themeColor="text1"/>
                <w:sz w:val="16"/>
                <w:szCs w:val="16"/>
              </w:rPr>
              <w:t>0.006</w:t>
            </w:r>
          </w:p>
        </w:tc>
      </w:tr>
      <w:tr w:rsidR="00FB69FC" w:rsidRPr="00FB69FC" w14:paraId="17F263CD" w14:textId="77777777" w:rsidTr="00183B20">
        <w:trPr>
          <w:trHeight w:val="340"/>
        </w:trPr>
        <w:tc>
          <w:tcPr>
            <w:tcW w:w="667" w:type="dxa"/>
            <w:vAlign w:val="center"/>
          </w:tcPr>
          <w:p w14:paraId="130F89FB" w14:textId="198C4799" w:rsidR="007E3DAD" w:rsidRPr="00FB69FC" w:rsidRDefault="007E3DAD" w:rsidP="007E3DAD">
            <w:pPr>
              <w:jc w:val="center"/>
              <w:rPr>
                <w:color w:val="000000" w:themeColor="text1"/>
                <w:sz w:val="16"/>
                <w:szCs w:val="16"/>
              </w:rPr>
            </w:pPr>
            <w:proofErr w:type="spellStart"/>
            <w:r w:rsidRPr="00FB69FC">
              <w:rPr>
                <w:color w:val="000000" w:themeColor="text1"/>
                <w:sz w:val="16"/>
                <w:szCs w:val="16"/>
              </w:rPr>
              <w:t>QwL</w:t>
            </w:r>
            <w:proofErr w:type="spellEnd"/>
          </w:p>
        </w:tc>
        <w:tc>
          <w:tcPr>
            <w:tcW w:w="556" w:type="dxa"/>
            <w:vAlign w:val="center"/>
          </w:tcPr>
          <w:p w14:paraId="562D13EF" w14:textId="3F658915" w:rsidR="007E3DAD" w:rsidRPr="00FB69FC" w:rsidRDefault="007E3DAD" w:rsidP="002B165D">
            <w:pPr>
              <w:jc w:val="center"/>
              <w:rPr>
                <w:b/>
                <w:bCs/>
                <w:color w:val="000000" w:themeColor="text1"/>
                <w:sz w:val="16"/>
                <w:szCs w:val="16"/>
              </w:rPr>
            </w:pPr>
            <w:r w:rsidRPr="00FB69FC">
              <w:rPr>
                <w:color w:val="000000" w:themeColor="text1"/>
                <w:sz w:val="16"/>
                <w:szCs w:val="16"/>
              </w:rPr>
              <w:t>8.86</w:t>
            </w:r>
          </w:p>
        </w:tc>
        <w:tc>
          <w:tcPr>
            <w:tcW w:w="776" w:type="dxa"/>
            <w:vAlign w:val="center"/>
          </w:tcPr>
          <w:p w14:paraId="1A62A90B" w14:textId="07E2B5D5" w:rsidR="007E3DAD" w:rsidRPr="00FB69FC" w:rsidRDefault="007E3DAD" w:rsidP="002B165D">
            <w:pPr>
              <w:jc w:val="center"/>
              <w:rPr>
                <w:b/>
                <w:bCs/>
                <w:color w:val="000000" w:themeColor="text1"/>
                <w:sz w:val="16"/>
                <w:szCs w:val="16"/>
              </w:rPr>
            </w:pPr>
            <w:r w:rsidRPr="00FB69FC">
              <w:rPr>
                <w:color w:val="000000" w:themeColor="text1"/>
                <w:sz w:val="16"/>
                <w:szCs w:val="16"/>
              </w:rPr>
              <w:t>6.56</w:t>
            </w:r>
          </w:p>
        </w:tc>
        <w:tc>
          <w:tcPr>
            <w:tcW w:w="669" w:type="dxa"/>
            <w:gridSpan w:val="2"/>
            <w:vAlign w:val="center"/>
          </w:tcPr>
          <w:p w14:paraId="55FBD014" w14:textId="4A7A6DF2" w:rsidR="007E3DAD" w:rsidRPr="00FB69FC" w:rsidRDefault="007E3DAD" w:rsidP="002B165D">
            <w:pPr>
              <w:jc w:val="center"/>
              <w:rPr>
                <w:b/>
                <w:bCs/>
                <w:color w:val="000000" w:themeColor="text1"/>
                <w:sz w:val="16"/>
                <w:szCs w:val="16"/>
              </w:rPr>
            </w:pPr>
            <w:r w:rsidRPr="00FB69FC">
              <w:rPr>
                <w:color w:val="000000" w:themeColor="text1"/>
                <w:sz w:val="16"/>
                <w:szCs w:val="16"/>
              </w:rPr>
              <w:t>6.56</w:t>
            </w:r>
          </w:p>
        </w:tc>
        <w:tc>
          <w:tcPr>
            <w:tcW w:w="563" w:type="dxa"/>
            <w:vAlign w:val="center"/>
          </w:tcPr>
          <w:p w14:paraId="386A7B3D" w14:textId="7B5C1800" w:rsidR="007E3DAD" w:rsidRPr="00FB69FC" w:rsidRDefault="007E3DAD" w:rsidP="002B165D">
            <w:pPr>
              <w:jc w:val="center"/>
              <w:rPr>
                <w:b/>
                <w:bCs/>
                <w:color w:val="000000" w:themeColor="text1"/>
                <w:sz w:val="16"/>
                <w:szCs w:val="16"/>
              </w:rPr>
            </w:pPr>
            <w:r w:rsidRPr="00FB69FC">
              <w:rPr>
                <w:color w:val="000000" w:themeColor="text1"/>
                <w:sz w:val="16"/>
                <w:szCs w:val="16"/>
              </w:rPr>
              <w:t>0.13</w:t>
            </w:r>
          </w:p>
        </w:tc>
        <w:tc>
          <w:tcPr>
            <w:tcW w:w="781" w:type="dxa"/>
            <w:vAlign w:val="center"/>
          </w:tcPr>
          <w:p w14:paraId="6806A32E" w14:textId="739E3FA9" w:rsidR="007E3DAD" w:rsidRPr="00FB69FC" w:rsidRDefault="007E3DAD" w:rsidP="002B165D">
            <w:pPr>
              <w:jc w:val="center"/>
              <w:rPr>
                <w:b/>
                <w:bCs/>
                <w:color w:val="000000" w:themeColor="text1"/>
                <w:sz w:val="16"/>
                <w:szCs w:val="16"/>
              </w:rPr>
            </w:pPr>
            <w:r w:rsidRPr="00FB69FC">
              <w:rPr>
                <w:color w:val="000000" w:themeColor="text1"/>
                <w:sz w:val="16"/>
                <w:szCs w:val="16"/>
              </w:rPr>
              <w:t>0.19</w:t>
            </w:r>
          </w:p>
        </w:tc>
        <w:tc>
          <w:tcPr>
            <w:tcW w:w="671" w:type="dxa"/>
            <w:vAlign w:val="center"/>
          </w:tcPr>
          <w:p w14:paraId="61AF1B9D" w14:textId="0E6E4908" w:rsidR="007E3DAD" w:rsidRPr="00FB69FC" w:rsidRDefault="007E3DAD" w:rsidP="002B165D">
            <w:pPr>
              <w:jc w:val="center"/>
              <w:rPr>
                <w:b/>
                <w:bCs/>
                <w:color w:val="000000" w:themeColor="text1"/>
                <w:sz w:val="16"/>
                <w:szCs w:val="16"/>
              </w:rPr>
            </w:pPr>
            <w:r w:rsidRPr="00FB69FC">
              <w:rPr>
                <w:color w:val="000000" w:themeColor="text1"/>
                <w:sz w:val="16"/>
                <w:szCs w:val="16"/>
              </w:rPr>
              <w:t>0.19</w:t>
            </w:r>
          </w:p>
        </w:tc>
        <w:tc>
          <w:tcPr>
            <w:tcW w:w="680" w:type="dxa"/>
            <w:gridSpan w:val="2"/>
            <w:vAlign w:val="center"/>
          </w:tcPr>
          <w:p w14:paraId="15C33233" w14:textId="7C7D260E" w:rsidR="007E3DAD" w:rsidRPr="00FB69FC" w:rsidRDefault="007E3DAD" w:rsidP="002B165D">
            <w:pPr>
              <w:jc w:val="center"/>
              <w:rPr>
                <w:b/>
                <w:bCs/>
                <w:color w:val="000000" w:themeColor="text1"/>
                <w:sz w:val="16"/>
                <w:szCs w:val="16"/>
              </w:rPr>
            </w:pPr>
            <w:r w:rsidRPr="00FB69FC">
              <w:rPr>
                <w:color w:val="000000" w:themeColor="text1"/>
                <w:sz w:val="16"/>
                <w:szCs w:val="16"/>
              </w:rPr>
              <w:t>87.00</w:t>
            </w:r>
          </w:p>
        </w:tc>
        <w:tc>
          <w:tcPr>
            <w:tcW w:w="791" w:type="dxa"/>
            <w:vAlign w:val="center"/>
          </w:tcPr>
          <w:p w14:paraId="7C699209" w14:textId="5EF910BF" w:rsidR="007E3DAD" w:rsidRPr="00FB69FC" w:rsidRDefault="007E3DAD" w:rsidP="002B165D">
            <w:pPr>
              <w:jc w:val="center"/>
              <w:rPr>
                <w:b/>
                <w:bCs/>
                <w:color w:val="000000" w:themeColor="text1"/>
                <w:sz w:val="16"/>
                <w:szCs w:val="16"/>
              </w:rPr>
            </w:pPr>
            <w:r w:rsidRPr="00FB69FC">
              <w:rPr>
                <w:color w:val="000000" w:themeColor="text1"/>
                <w:sz w:val="16"/>
                <w:szCs w:val="16"/>
              </w:rPr>
              <w:t>73.50</w:t>
            </w:r>
          </w:p>
        </w:tc>
        <w:tc>
          <w:tcPr>
            <w:tcW w:w="680" w:type="dxa"/>
            <w:vAlign w:val="center"/>
          </w:tcPr>
          <w:p w14:paraId="7914565B" w14:textId="647FF4E2" w:rsidR="007E3DAD" w:rsidRPr="00FB69FC" w:rsidRDefault="007E3DAD" w:rsidP="002B165D">
            <w:pPr>
              <w:jc w:val="center"/>
              <w:rPr>
                <w:color w:val="000000" w:themeColor="text1"/>
                <w:sz w:val="16"/>
                <w:szCs w:val="16"/>
              </w:rPr>
            </w:pPr>
            <w:r w:rsidRPr="00FB69FC">
              <w:rPr>
                <w:color w:val="000000" w:themeColor="text1"/>
                <w:sz w:val="16"/>
                <w:szCs w:val="16"/>
              </w:rPr>
              <w:t>73.00</w:t>
            </w:r>
          </w:p>
        </w:tc>
        <w:tc>
          <w:tcPr>
            <w:tcW w:w="624" w:type="dxa"/>
            <w:gridSpan w:val="2"/>
            <w:vAlign w:val="center"/>
          </w:tcPr>
          <w:p w14:paraId="1C41E143" w14:textId="4A57C60B" w:rsidR="007E3DAD" w:rsidRPr="00FB69FC" w:rsidRDefault="007E3DAD" w:rsidP="002B165D">
            <w:pPr>
              <w:jc w:val="center"/>
              <w:rPr>
                <w:b/>
                <w:bCs/>
                <w:color w:val="000000" w:themeColor="text1"/>
                <w:sz w:val="16"/>
                <w:szCs w:val="16"/>
              </w:rPr>
            </w:pPr>
            <w:r w:rsidRPr="00FB69FC">
              <w:rPr>
                <w:b/>
                <w:bCs/>
                <w:color w:val="000000" w:themeColor="text1"/>
                <w:sz w:val="16"/>
                <w:szCs w:val="16"/>
              </w:rPr>
              <w:t>0.027</w:t>
            </w:r>
          </w:p>
        </w:tc>
        <w:tc>
          <w:tcPr>
            <w:tcW w:w="794" w:type="dxa"/>
            <w:vAlign w:val="center"/>
          </w:tcPr>
          <w:p w14:paraId="266B9917" w14:textId="2E553394" w:rsidR="007E3DAD" w:rsidRPr="00FB69FC" w:rsidRDefault="007E3DAD" w:rsidP="002B165D">
            <w:pPr>
              <w:jc w:val="center"/>
              <w:rPr>
                <w:color w:val="000000" w:themeColor="text1"/>
                <w:sz w:val="16"/>
                <w:szCs w:val="16"/>
              </w:rPr>
            </w:pPr>
            <w:r w:rsidRPr="00FB69FC">
              <w:rPr>
                <w:color w:val="000000" w:themeColor="text1"/>
                <w:sz w:val="16"/>
                <w:szCs w:val="16"/>
              </w:rPr>
              <w:t>0.007</w:t>
            </w:r>
          </w:p>
        </w:tc>
        <w:tc>
          <w:tcPr>
            <w:tcW w:w="680" w:type="dxa"/>
            <w:gridSpan w:val="3"/>
            <w:vAlign w:val="center"/>
          </w:tcPr>
          <w:p w14:paraId="08DCC15B" w14:textId="0769EF2B" w:rsidR="007E3DAD" w:rsidRPr="00FB69FC" w:rsidRDefault="007E3DAD" w:rsidP="002B165D">
            <w:pPr>
              <w:jc w:val="center"/>
              <w:rPr>
                <w:color w:val="000000" w:themeColor="text1"/>
                <w:sz w:val="16"/>
                <w:szCs w:val="16"/>
              </w:rPr>
            </w:pPr>
            <w:r w:rsidRPr="00FB69FC">
              <w:rPr>
                <w:color w:val="000000" w:themeColor="text1"/>
                <w:sz w:val="16"/>
                <w:szCs w:val="16"/>
              </w:rPr>
              <w:t>0.007</w:t>
            </w:r>
          </w:p>
        </w:tc>
      </w:tr>
      <w:tr w:rsidR="00FB69FC" w:rsidRPr="00FB69FC" w14:paraId="5CCC8EFF" w14:textId="77777777" w:rsidTr="00183B20">
        <w:trPr>
          <w:trHeight w:val="340"/>
        </w:trPr>
        <w:tc>
          <w:tcPr>
            <w:tcW w:w="667" w:type="dxa"/>
            <w:shd w:val="clear" w:color="auto" w:fill="EEECE1" w:themeFill="background2"/>
            <w:vAlign w:val="center"/>
          </w:tcPr>
          <w:p w14:paraId="616985A4" w14:textId="35A37BB8" w:rsidR="007E3DAD" w:rsidRPr="00FB69FC" w:rsidRDefault="007E3DAD" w:rsidP="007E3DAD">
            <w:pPr>
              <w:jc w:val="center"/>
              <w:rPr>
                <w:color w:val="000000" w:themeColor="text1"/>
                <w:sz w:val="16"/>
                <w:szCs w:val="16"/>
              </w:rPr>
            </w:pPr>
            <w:r w:rsidRPr="00FB69FC">
              <w:rPr>
                <w:color w:val="000000" w:themeColor="text1"/>
                <w:sz w:val="16"/>
                <w:szCs w:val="16"/>
              </w:rPr>
              <w:t>100</w:t>
            </w:r>
          </w:p>
        </w:tc>
        <w:tc>
          <w:tcPr>
            <w:tcW w:w="556" w:type="dxa"/>
            <w:shd w:val="clear" w:color="auto" w:fill="EEECE1" w:themeFill="background2"/>
            <w:vAlign w:val="center"/>
          </w:tcPr>
          <w:p w14:paraId="2838DDE4" w14:textId="68B98427" w:rsidR="007E3DAD" w:rsidRPr="00FB69FC" w:rsidRDefault="007E3DAD" w:rsidP="002B165D">
            <w:pPr>
              <w:jc w:val="center"/>
              <w:rPr>
                <w:b/>
                <w:bCs/>
                <w:color w:val="000000" w:themeColor="text1"/>
                <w:sz w:val="16"/>
                <w:szCs w:val="16"/>
              </w:rPr>
            </w:pPr>
            <w:r w:rsidRPr="00FB69FC">
              <w:rPr>
                <w:color w:val="000000" w:themeColor="text1"/>
                <w:sz w:val="16"/>
                <w:szCs w:val="16"/>
              </w:rPr>
              <w:t>7.91</w:t>
            </w:r>
          </w:p>
        </w:tc>
        <w:tc>
          <w:tcPr>
            <w:tcW w:w="776" w:type="dxa"/>
            <w:shd w:val="clear" w:color="auto" w:fill="EEECE1" w:themeFill="background2"/>
            <w:vAlign w:val="center"/>
          </w:tcPr>
          <w:p w14:paraId="28A52A3A" w14:textId="4975EDD7" w:rsidR="007E3DAD" w:rsidRPr="00FB69FC" w:rsidRDefault="007E3DAD" w:rsidP="002B165D">
            <w:pPr>
              <w:jc w:val="center"/>
              <w:rPr>
                <w:b/>
                <w:bCs/>
                <w:color w:val="000000" w:themeColor="text1"/>
                <w:sz w:val="16"/>
                <w:szCs w:val="16"/>
              </w:rPr>
            </w:pPr>
            <w:r w:rsidRPr="00FB69FC">
              <w:rPr>
                <w:color w:val="000000" w:themeColor="text1"/>
                <w:sz w:val="16"/>
                <w:szCs w:val="16"/>
              </w:rPr>
              <w:t>5.18</w:t>
            </w:r>
          </w:p>
        </w:tc>
        <w:tc>
          <w:tcPr>
            <w:tcW w:w="669" w:type="dxa"/>
            <w:gridSpan w:val="2"/>
            <w:shd w:val="clear" w:color="auto" w:fill="EEECE1" w:themeFill="background2"/>
            <w:vAlign w:val="center"/>
          </w:tcPr>
          <w:p w14:paraId="6351C7F6" w14:textId="64E013D2" w:rsidR="007E3DAD" w:rsidRPr="00FB69FC" w:rsidRDefault="007E3DAD" w:rsidP="002B165D">
            <w:pPr>
              <w:jc w:val="center"/>
              <w:rPr>
                <w:b/>
                <w:bCs/>
                <w:color w:val="000000" w:themeColor="text1"/>
                <w:sz w:val="16"/>
                <w:szCs w:val="16"/>
              </w:rPr>
            </w:pPr>
            <w:r w:rsidRPr="00FB69FC">
              <w:rPr>
                <w:color w:val="000000" w:themeColor="text1"/>
                <w:sz w:val="16"/>
                <w:szCs w:val="16"/>
              </w:rPr>
              <w:t>5.57</w:t>
            </w:r>
          </w:p>
        </w:tc>
        <w:tc>
          <w:tcPr>
            <w:tcW w:w="563" w:type="dxa"/>
            <w:shd w:val="clear" w:color="auto" w:fill="EEECE1" w:themeFill="background2"/>
            <w:vAlign w:val="center"/>
          </w:tcPr>
          <w:p w14:paraId="537120DA" w14:textId="2ABE671A" w:rsidR="007E3DAD" w:rsidRPr="00FB69FC" w:rsidRDefault="007E3DAD" w:rsidP="002B165D">
            <w:pPr>
              <w:jc w:val="center"/>
              <w:rPr>
                <w:b/>
                <w:bCs/>
                <w:color w:val="000000" w:themeColor="text1"/>
                <w:sz w:val="16"/>
                <w:szCs w:val="16"/>
              </w:rPr>
            </w:pPr>
            <w:r w:rsidRPr="00FB69FC">
              <w:rPr>
                <w:color w:val="000000" w:themeColor="text1"/>
                <w:sz w:val="16"/>
                <w:szCs w:val="16"/>
              </w:rPr>
              <w:t>0.13</w:t>
            </w:r>
          </w:p>
        </w:tc>
        <w:tc>
          <w:tcPr>
            <w:tcW w:w="781" w:type="dxa"/>
            <w:shd w:val="clear" w:color="auto" w:fill="EEECE1" w:themeFill="background2"/>
            <w:vAlign w:val="center"/>
          </w:tcPr>
          <w:p w14:paraId="36062808" w14:textId="527FD277" w:rsidR="007E3DAD" w:rsidRPr="00FB69FC" w:rsidRDefault="007E3DAD" w:rsidP="002B165D">
            <w:pPr>
              <w:jc w:val="center"/>
              <w:rPr>
                <w:b/>
                <w:bCs/>
                <w:color w:val="000000" w:themeColor="text1"/>
                <w:sz w:val="16"/>
                <w:szCs w:val="16"/>
              </w:rPr>
            </w:pPr>
            <w:r w:rsidRPr="00FB69FC">
              <w:rPr>
                <w:b/>
                <w:bCs/>
                <w:color w:val="000000" w:themeColor="text1"/>
                <w:sz w:val="16"/>
                <w:szCs w:val="16"/>
              </w:rPr>
              <w:t>0.18</w:t>
            </w:r>
          </w:p>
        </w:tc>
        <w:tc>
          <w:tcPr>
            <w:tcW w:w="671" w:type="dxa"/>
            <w:shd w:val="clear" w:color="auto" w:fill="EEECE1" w:themeFill="background2"/>
            <w:vAlign w:val="center"/>
          </w:tcPr>
          <w:p w14:paraId="253A96C5" w14:textId="0DFC1D41" w:rsidR="007E3DAD" w:rsidRPr="00FB69FC" w:rsidRDefault="007E3DAD" w:rsidP="002B165D">
            <w:pPr>
              <w:jc w:val="center"/>
              <w:rPr>
                <w:b/>
                <w:bCs/>
                <w:color w:val="000000" w:themeColor="text1"/>
                <w:sz w:val="16"/>
                <w:szCs w:val="16"/>
              </w:rPr>
            </w:pPr>
            <w:r w:rsidRPr="00FB69FC">
              <w:rPr>
                <w:color w:val="000000" w:themeColor="text1"/>
                <w:sz w:val="16"/>
                <w:szCs w:val="16"/>
              </w:rPr>
              <w:t>0.18</w:t>
            </w:r>
          </w:p>
        </w:tc>
        <w:tc>
          <w:tcPr>
            <w:tcW w:w="680" w:type="dxa"/>
            <w:gridSpan w:val="2"/>
            <w:shd w:val="clear" w:color="auto" w:fill="EEECE1" w:themeFill="background2"/>
            <w:vAlign w:val="center"/>
          </w:tcPr>
          <w:p w14:paraId="53B6D191" w14:textId="6829E856" w:rsidR="007E3DAD" w:rsidRPr="00FB69FC" w:rsidRDefault="007E3DAD" w:rsidP="002B165D">
            <w:pPr>
              <w:jc w:val="center"/>
              <w:rPr>
                <w:b/>
                <w:bCs/>
                <w:color w:val="000000" w:themeColor="text1"/>
                <w:sz w:val="16"/>
                <w:szCs w:val="16"/>
              </w:rPr>
            </w:pPr>
            <w:r w:rsidRPr="00FB69FC">
              <w:rPr>
                <w:color w:val="000000" w:themeColor="text1"/>
                <w:sz w:val="16"/>
                <w:szCs w:val="16"/>
              </w:rPr>
              <w:t>72.40</w:t>
            </w:r>
          </w:p>
        </w:tc>
        <w:tc>
          <w:tcPr>
            <w:tcW w:w="791" w:type="dxa"/>
            <w:shd w:val="clear" w:color="auto" w:fill="EEECE1" w:themeFill="background2"/>
            <w:vAlign w:val="center"/>
          </w:tcPr>
          <w:p w14:paraId="279284E3" w14:textId="5BF84843" w:rsidR="007E3DAD" w:rsidRPr="00FB69FC" w:rsidRDefault="007E3DAD" w:rsidP="002B165D">
            <w:pPr>
              <w:jc w:val="center"/>
              <w:rPr>
                <w:b/>
                <w:bCs/>
                <w:color w:val="000000" w:themeColor="text1"/>
                <w:sz w:val="16"/>
                <w:szCs w:val="16"/>
              </w:rPr>
            </w:pPr>
            <w:r w:rsidRPr="00FB69FC">
              <w:rPr>
                <w:color w:val="000000" w:themeColor="text1"/>
                <w:sz w:val="16"/>
                <w:szCs w:val="16"/>
              </w:rPr>
              <w:t>55.40</w:t>
            </w:r>
          </w:p>
        </w:tc>
        <w:tc>
          <w:tcPr>
            <w:tcW w:w="680" w:type="dxa"/>
            <w:shd w:val="clear" w:color="auto" w:fill="EEECE1" w:themeFill="background2"/>
            <w:vAlign w:val="center"/>
          </w:tcPr>
          <w:p w14:paraId="3B00D0CE" w14:textId="1BE2622A" w:rsidR="007E3DAD" w:rsidRPr="00FB69FC" w:rsidRDefault="007E3DAD" w:rsidP="002B165D">
            <w:pPr>
              <w:jc w:val="center"/>
              <w:rPr>
                <w:color w:val="000000" w:themeColor="text1"/>
                <w:sz w:val="16"/>
                <w:szCs w:val="16"/>
              </w:rPr>
            </w:pPr>
            <w:r w:rsidRPr="00FB69FC">
              <w:rPr>
                <w:color w:val="000000" w:themeColor="text1"/>
                <w:sz w:val="16"/>
                <w:szCs w:val="16"/>
              </w:rPr>
              <w:t>57.40</w:t>
            </w:r>
          </w:p>
        </w:tc>
        <w:tc>
          <w:tcPr>
            <w:tcW w:w="624" w:type="dxa"/>
            <w:gridSpan w:val="2"/>
            <w:shd w:val="clear" w:color="auto" w:fill="EEECE1" w:themeFill="background2"/>
            <w:vAlign w:val="center"/>
          </w:tcPr>
          <w:p w14:paraId="29574E99" w14:textId="32DDB9E7" w:rsidR="007E3DAD" w:rsidRPr="00FB69FC" w:rsidRDefault="007E3DAD" w:rsidP="002B165D">
            <w:pPr>
              <w:jc w:val="center"/>
              <w:rPr>
                <w:b/>
                <w:bCs/>
                <w:color w:val="000000" w:themeColor="text1"/>
                <w:sz w:val="16"/>
                <w:szCs w:val="16"/>
              </w:rPr>
            </w:pPr>
            <w:r w:rsidRPr="00FB69FC">
              <w:rPr>
                <w:b/>
                <w:bCs/>
                <w:color w:val="000000" w:themeColor="text1"/>
                <w:sz w:val="16"/>
                <w:szCs w:val="16"/>
              </w:rPr>
              <w:t>0.027</w:t>
            </w:r>
          </w:p>
        </w:tc>
        <w:tc>
          <w:tcPr>
            <w:tcW w:w="794" w:type="dxa"/>
            <w:shd w:val="clear" w:color="auto" w:fill="EEECE1" w:themeFill="background2"/>
            <w:vAlign w:val="center"/>
          </w:tcPr>
          <w:p w14:paraId="156EFC4E" w14:textId="2B263649" w:rsidR="007E3DAD" w:rsidRPr="00FB69FC" w:rsidRDefault="007E3DAD" w:rsidP="002B165D">
            <w:pPr>
              <w:jc w:val="center"/>
              <w:rPr>
                <w:color w:val="000000" w:themeColor="text1"/>
                <w:sz w:val="16"/>
                <w:szCs w:val="16"/>
              </w:rPr>
            </w:pPr>
            <w:r w:rsidRPr="00FB69FC">
              <w:rPr>
                <w:color w:val="000000" w:themeColor="text1"/>
                <w:sz w:val="16"/>
                <w:szCs w:val="16"/>
              </w:rPr>
              <w:t>0.007</w:t>
            </w:r>
          </w:p>
        </w:tc>
        <w:tc>
          <w:tcPr>
            <w:tcW w:w="680" w:type="dxa"/>
            <w:gridSpan w:val="3"/>
            <w:shd w:val="clear" w:color="auto" w:fill="EEECE1" w:themeFill="background2"/>
            <w:vAlign w:val="center"/>
          </w:tcPr>
          <w:p w14:paraId="5DD20311" w14:textId="320450FD" w:rsidR="007E3DAD" w:rsidRPr="00FB69FC" w:rsidRDefault="007E3DAD" w:rsidP="002B165D">
            <w:pPr>
              <w:jc w:val="center"/>
              <w:rPr>
                <w:color w:val="000000" w:themeColor="text1"/>
                <w:sz w:val="16"/>
                <w:szCs w:val="16"/>
              </w:rPr>
            </w:pPr>
            <w:r w:rsidRPr="00FB69FC">
              <w:rPr>
                <w:color w:val="000000" w:themeColor="text1"/>
                <w:sz w:val="16"/>
                <w:szCs w:val="16"/>
              </w:rPr>
              <w:t>0.010</w:t>
            </w:r>
          </w:p>
        </w:tc>
      </w:tr>
      <w:tr w:rsidR="00FB69FC" w:rsidRPr="00FB69FC" w14:paraId="34BCC336" w14:textId="77777777" w:rsidTr="00183B20">
        <w:trPr>
          <w:trHeight w:val="340"/>
        </w:trPr>
        <w:tc>
          <w:tcPr>
            <w:tcW w:w="667" w:type="dxa"/>
            <w:vAlign w:val="center"/>
          </w:tcPr>
          <w:p w14:paraId="0ABA717D" w14:textId="5BCE1217" w:rsidR="007E3DAD" w:rsidRPr="00FB69FC" w:rsidRDefault="007E3DAD" w:rsidP="007E3DAD">
            <w:pPr>
              <w:jc w:val="center"/>
              <w:rPr>
                <w:color w:val="000000" w:themeColor="text1"/>
                <w:sz w:val="16"/>
                <w:szCs w:val="16"/>
              </w:rPr>
            </w:pPr>
            <w:r w:rsidRPr="00FB69FC">
              <w:rPr>
                <w:color w:val="000000" w:themeColor="text1"/>
                <w:sz w:val="16"/>
                <w:szCs w:val="16"/>
              </w:rPr>
              <w:t>500</w:t>
            </w:r>
          </w:p>
        </w:tc>
        <w:tc>
          <w:tcPr>
            <w:tcW w:w="556" w:type="dxa"/>
            <w:vAlign w:val="center"/>
          </w:tcPr>
          <w:p w14:paraId="2DA08B8C" w14:textId="315F647B" w:rsidR="007E3DAD" w:rsidRPr="00FB69FC" w:rsidRDefault="007E3DAD" w:rsidP="002B165D">
            <w:pPr>
              <w:jc w:val="center"/>
              <w:rPr>
                <w:b/>
                <w:bCs/>
                <w:color w:val="000000" w:themeColor="text1"/>
                <w:sz w:val="16"/>
                <w:szCs w:val="16"/>
              </w:rPr>
            </w:pPr>
            <w:r w:rsidRPr="00FB69FC">
              <w:rPr>
                <w:b/>
                <w:bCs/>
                <w:color w:val="000000" w:themeColor="text1"/>
                <w:sz w:val="16"/>
                <w:szCs w:val="16"/>
              </w:rPr>
              <w:t>6.31</w:t>
            </w:r>
          </w:p>
        </w:tc>
        <w:tc>
          <w:tcPr>
            <w:tcW w:w="776" w:type="dxa"/>
            <w:vAlign w:val="center"/>
          </w:tcPr>
          <w:p w14:paraId="03164A1D" w14:textId="62B606D2" w:rsidR="007E3DAD" w:rsidRPr="00FB69FC" w:rsidRDefault="007E3DAD" w:rsidP="002B165D">
            <w:pPr>
              <w:jc w:val="center"/>
              <w:rPr>
                <w:b/>
                <w:bCs/>
                <w:color w:val="000000" w:themeColor="text1"/>
                <w:sz w:val="16"/>
                <w:szCs w:val="16"/>
              </w:rPr>
            </w:pPr>
            <w:r w:rsidRPr="00FB69FC">
              <w:rPr>
                <w:color w:val="000000" w:themeColor="text1"/>
                <w:sz w:val="16"/>
                <w:szCs w:val="16"/>
              </w:rPr>
              <w:t>4.79</w:t>
            </w:r>
          </w:p>
        </w:tc>
        <w:tc>
          <w:tcPr>
            <w:tcW w:w="669" w:type="dxa"/>
            <w:gridSpan w:val="2"/>
            <w:vAlign w:val="center"/>
          </w:tcPr>
          <w:p w14:paraId="0925DC42" w14:textId="3CC02A39" w:rsidR="007E3DAD" w:rsidRPr="00FB69FC" w:rsidRDefault="007E3DAD" w:rsidP="002B165D">
            <w:pPr>
              <w:jc w:val="center"/>
              <w:rPr>
                <w:b/>
                <w:bCs/>
                <w:color w:val="000000" w:themeColor="text1"/>
                <w:sz w:val="16"/>
                <w:szCs w:val="16"/>
              </w:rPr>
            </w:pPr>
            <w:r w:rsidRPr="00FB69FC">
              <w:rPr>
                <w:color w:val="000000" w:themeColor="text1"/>
                <w:sz w:val="16"/>
                <w:szCs w:val="16"/>
              </w:rPr>
              <w:t>4.66</w:t>
            </w:r>
          </w:p>
        </w:tc>
        <w:tc>
          <w:tcPr>
            <w:tcW w:w="563" w:type="dxa"/>
            <w:vAlign w:val="center"/>
          </w:tcPr>
          <w:p w14:paraId="0C7F796B" w14:textId="3F25A894" w:rsidR="007E3DAD" w:rsidRPr="00FB69FC" w:rsidRDefault="007E3DAD" w:rsidP="002B165D">
            <w:pPr>
              <w:jc w:val="center"/>
              <w:rPr>
                <w:b/>
                <w:bCs/>
                <w:color w:val="000000" w:themeColor="text1"/>
                <w:sz w:val="16"/>
                <w:szCs w:val="16"/>
              </w:rPr>
            </w:pPr>
            <w:r w:rsidRPr="00FB69FC">
              <w:rPr>
                <w:color w:val="000000" w:themeColor="text1"/>
                <w:sz w:val="16"/>
                <w:szCs w:val="16"/>
              </w:rPr>
              <w:t>0.12</w:t>
            </w:r>
          </w:p>
        </w:tc>
        <w:tc>
          <w:tcPr>
            <w:tcW w:w="781" w:type="dxa"/>
            <w:vAlign w:val="center"/>
          </w:tcPr>
          <w:p w14:paraId="1161B324" w14:textId="7FBD3684" w:rsidR="007E3DAD" w:rsidRPr="00FB69FC" w:rsidRDefault="007E3DAD" w:rsidP="002B165D">
            <w:pPr>
              <w:jc w:val="center"/>
              <w:rPr>
                <w:b/>
                <w:bCs/>
                <w:color w:val="000000" w:themeColor="text1"/>
                <w:sz w:val="16"/>
                <w:szCs w:val="16"/>
              </w:rPr>
            </w:pPr>
            <w:r w:rsidRPr="00FB69FC">
              <w:rPr>
                <w:color w:val="000000" w:themeColor="text1"/>
                <w:sz w:val="16"/>
                <w:szCs w:val="16"/>
              </w:rPr>
              <w:t>0.21</w:t>
            </w:r>
          </w:p>
        </w:tc>
        <w:tc>
          <w:tcPr>
            <w:tcW w:w="671" w:type="dxa"/>
            <w:vAlign w:val="center"/>
          </w:tcPr>
          <w:p w14:paraId="6C2215EA" w14:textId="0698A311" w:rsidR="007E3DAD" w:rsidRPr="00FB69FC" w:rsidRDefault="007E3DAD" w:rsidP="002B165D">
            <w:pPr>
              <w:jc w:val="center"/>
              <w:rPr>
                <w:b/>
                <w:bCs/>
                <w:color w:val="000000" w:themeColor="text1"/>
                <w:sz w:val="16"/>
                <w:szCs w:val="16"/>
              </w:rPr>
            </w:pPr>
            <w:r w:rsidRPr="00FB69FC">
              <w:rPr>
                <w:color w:val="000000" w:themeColor="text1"/>
                <w:sz w:val="16"/>
                <w:szCs w:val="16"/>
              </w:rPr>
              <w:t>0.19</w:t>
            </w:r>
          </w:p>
        </w:tc>
        <w:tc>
          <w:tcPr>
            <w:tcW w:w="680" w:type="dxa"/>
            <w:gridSpan w:val="2"/>
            <w:vAlign w:val="center"/>
          </w:tcPr>
          <w:p w14:paraId="72AFA0E6" w14:textId="57BE29AA" w:rsidR="007E3DAD" w:rsidRPr="00FB69FC" w:rsidRDefault="007E3DAD" w:rsidP="002B165D">
            <w:pPr>
              <w:jc w:val="center"/>
              <w:rPr>
                <w:b/>
                <w:bCs/>
                <w:color w:val="000000" w:themeColor="text1"/>
                <w:sz w:val="16"/>
                <w:szCs w:val="16"/>
              </w:rPr>
            </w:pPr>
            <w:r w:rsidRPr="00FB69FC">
              <w:rPr>
                <w:color w:val="000000" w:themeColor="text1"/>
                <w:sz w:val="16"/>
                <w:szCs w:val="16"/>
              </w:rPr>
              <w:t>48.</w:t>
            </w:r>
            <w:r w:rsidR="002B165D" w:rsidRPr="00FB69FC">
              <w:rPr>
                <w:color w:val="000000" w:themeColor="text1"/>
                <w:sz w:val="16"/>
                <w:szCs w:val="16"/>
              </w:rPr>
              <w:t>9</w:t>
            </w:r>
            <w:r w:rsidRPr="00FB69FC">
              <w:rPr>
                <w:color w:val="000000" w:themeColor="text1"/>
                <w:sz w:val="16"/>
                <w:szCs w:val="16"/>
              </w:rPr>
              <w:t>0</w:t>
            </w:r>
          </w:p>
        </w:tc>
        <w:tc>
          <w:tcPr>
            <w:tcW w:w="791" w:type="dxa"/>
            <w:vAlign w:val="center"/>
          </w:tcPr>
          <w:p w14:paraId="56BC912A" w14:textId="4A69E80E" w:rsidR="007E3DAD" w:rsidRPr="00FB69FC" w:rsidRDefault="007E3DAD" w:rsidP="002B165D">
            <w:pPr>
              <w:jc w:val="center"/>
              <w:rPr>
                <w:b/>
                <w:bCs/>
                <w:color w:val="000000" w:themeColor="text1"/>
                <w:sz w:val="16"/>
                <w:szCs w:val="16"/>
              </w:rPr>
            </w:pPr>
            <w:r w:rsidRPr="00FB69FC">
              <w:rPr>
                <w:color w:val="000000" w:themeColor="text1"/>
                <w:sz w:val="16"/>
                <w:szCs w:val="16"/>
              </w:rPr>
              <w:t>39.20</w:t>
            </w:r>
          </w:p>
        </w:tc>
        <w:tc>
          <w:tcPr>
            <w:tcW w:w="680" w:type="dxa"/>
            <w:vAlign w:val="center"/>
          </w:tcPr>
          <w:p w14:paraId="1B19CA9B" w14:textId="56DC937D" w:rsidR="007E3DAD" w:rsidRPr="00FB69FC" w:rsidRDefault="007E3DAD" w:rsidP="002B165D">
            <w:pPr>
              <w:jc w:val="center"/>
              <w:rPr>
                <w:color w:val="000000" w:themeColor="text1"/>
                <w:sz w:val="16"/>
                <w:szCs w:val="16"/>
              </w:rPr>
            </w:pPr>
            <w:r w:rsidRPr="00FB69FC">
              <w:rPr>
                <w:color w:val="000000" w:themeColor="text1"/>
                <w:sz w:val="16"/>
                <w:szCs w:val="16"/>
              </w:rPr>
              <w:t>37.50</w:t>
            </w:r>
          </w:p>
        </w:tc>
        <w:tc>
          <w:tcPr>
            <w:tcW w:w="624" w:type="dxa"/>
            <w:gridSpan w:val="2"/>
            <w:vAlign w:val="center"/>
          </w:tcPr>
          <w:p w14:paraId="477E67B0" w14:textId="714E877C" w:rsidR="007E3DAD" w:rsidRPr="00FB69FC" w:rsidRDefault="007E3DAD" w:rsidP="002B165D">
            <w:pPr>
              <w:jc w:val="center"/>
              <w:rPr>
                <w:color w:val="000000" w:themeColor="text1"/>
                <w:sz w:val="16"/>
                <w:szCs w:val="16"/>
              </w:rPr>
            </w:pPr>
            <w:r w:rsidRPr="00FB69FC">
              <w:rPr>
                <w:color w:val="000000" w:themeColor="text1"/>
                <w:sz w:val="16"/>
                <w:szCs w:val="16"/>
              </w:rPr>
              <w:t>0.039</w:t>
            </w:r>
          </w:p>
        </w:tc>
        <w:tc>
          <w:tcPr>
            <w:tcW w:w="794" w:type="dxa"/>
            <w:vAlign w:val="center"/>
          </w:tcPr>
          <w:p w14:paraId="575C9A6F" w14:textId="092841B0" w:rsidR="007E3DAD" w:rsidRPr="00FB69FC" w:rsidRDefault="007E3DAD" w:rsidP="002B165D">
            <w:pPr>
              <w:jc w:val="center"/>
              <w:rPr>
                <w:color w:val="000000" w:themeColor="text1"/>
                <w:sz w:val="16"/>
                <w:szCs w:val="16"/>
              </w:rPr>
            </w:pPr>
            <w:r w:rsidRPr="00FB69FC">
              <w:rPr>
                <w:color w:val="000000" w:themeColor="text1"/>
                <w:sz w:val="16"/>
                <w:szCs w:val="16"/>
              </w:rPr>
              <w:t>0.008</w:t>
            </w:r>
          </w:p>
        </w:tc>
        <w:tc>
          <w:tcPr>
            <w:tcW w:w="680" w:type="dxa"/>
            <w:gridSpan w:val="3"/>
            <w:vAlign w:val="center"/>
          </w:tcPr>
          <w:p w14:paraId="169D89D1" w14:textId="050A0300" w:rsidR="007E3DAD" w:rsidRPr="00FB69FC" w:rsidRDefault="007E3DAD" w:rsidP="002B165D">
            <w:pPr>
              <w:jc w:val="center"/>
              <w:rPr>
                <w:color w:val="000000" w:themeColor="text1"/>
                <w:sz w:val="16"/>
                <w:szCs w:val="16"/>
              </w:rPr>
            </w:pPr>
            <w:r w:rsidRPr="00FB69FC">
              <w:rPr>
                <w:color w:val="000000" w:themeColor="text1"/>
                <w:sz w:val="16"/>
                <w:szCs w:val="16"/>
              </w:rPr>
              <w:t>0.009</w:t>
            </w:r>
          </w:p>
        </w:tc>
      </w:tr>
      <w:tr w:rsidR="00FB69FC" w:rsidRPr="00FB69FC" w14:paraId="3C42CD78" w14:textId="77777777" w:rsidTr="00183B20">
        <w:trPr>
          <w:trHeight w:val="340"/>
        </w:trPr>
        <w:tc>
          <w:tcPr>
            <w:tcW w:w="667" w:type="dxa"/>
            <w:shd w:val="clear" w:color="auto" w:fill="EEECE1" w:themeFill="background2"/>
            <w:vAlign w:val="center"/>
          </w:tcPr>
          <w:p w14:paraId="564A161C" w14:textId="0B98EACE" w:rsidR="007E3DAD" w:rsidRPr="00FB69FC" w:rsidRDefault="007E3DAD" w:rsidP="007E3DAD">
            <w:pPr>
              <w:jc w:val="center"/>
              <w:rPr>
                <w:color w:val="000000" w:themeColor="text1"/>
                <w:sz w:val="16"/>
                <w:szCs w:val="16"/>
              </w:rPr>
            </w:pPr>
            <w:r w:rsidRPr="00FB69FC">
              <w:rPr>
                <w:color w:val="000000" w:themeColor="text1"/>
                <w:sz w:val="16"/>
                <w:szCs w:val="16"/>
              </w:rPr>
              <w:t>1000</w:t>
            </w:r>
          </w:p>
        </w:tc>
        <w:tc>
          <w:tcPr>
            <w:tcW w:w="556" w:type="dxa"/>
            <w:shd w:val="clear" w:color="auto" w:fill="EEECE1" w:themeFill="background2"/>
            <w:vAlign w:val="center"/>
          </w:tcPr>
          <w:p w14:paraId="733F091C" w14:textId="02B17222" w:rsidR="007E3DAD" w:rsidRPr="00FB69FC" w:rsidRDefault="007E3DAD" w:rsidP="002B165D">
            <w:pPr>
              <w:jc w:val="center"/>
              <w:rPr>
                <w:b/>
                <w:bCs/>
                <w:color w:val="000000" w:themeColor="text1"/>
                <w:sz w:val="16"/>
                <w:szCs w:val="16"/>
              </w:rPr>
            </w:pPr>
            <w:r w:rsidRPr="00FB69FC">
              <w:rPr>
                <w:color w:val="000000" w:themeColor="text1"/>
                <w:sz w:val="16"/>
                <w:szCs w:val="16"/>
              </w:rPr>
              <w:t>6.46</w:t>
            </w:r>
          </w:p>
        </w:tc>
        <w:tc>
          <w:tcPr>
            <w:tcW w:w="776" w:type="dxa"/>
            <w:shd w:val="clear" w:color="auto" w:fill="EEECE1" w:themeFill="background2"/>
            <w:vAlign w:val="center"/>
          </w:tcPr>
          <w:p w14:paraId="544D6850" w14:textId="4C26E5D6" w:rsidR="007E3DAD" w:rsidRPr="00FB69FC" w:rsidRDefault="007E3DAD" w:rsidP="002B165D">
            <w:pPr>
              <w:jc w:val="center"/>
              <w:rPr>
                <w:b/>
                <w:bCs/>
                <w:color w:val="000000" w:themeColor="text1"/>
                <w:sz w:val="16"/>
                <w:szCs w:val="16"/>
              </w:rPr>
            </w:pPr>
            <w:r w:rsidRPr="00FB69FC">
              <w:rPr>
                <w:color w:val="000000" w:themeColor="text1"/>
                <w:sz w:val="16"/>
                <w:szCs w:val="16"/>
              </w:rPr>
              <w:t>4.10</w:t>
            </w:r>
          </w:p>
        </w:tc>
        <w:tc>
          <w:tcPr>
            <w:tcW w:w="669" w:type="dxa"/>
            <w:gridSpan w:val="2"/>
            <w:shd w:val="clear" w:color="auto" w:fill="EEECE1" w:themeFill="background2"/>
            <w:vAlign w:val="center"/>
          </w:tcPr>
          <w:p w14:paraId="38A7A9B1" w14:textId="72E54360" w:rsidR="007E3DAD" w:rsidRPr="00FB69FC" w:rsidRDefault="007E3DAD" w:rsidP="002B165D">
            <w:pPr>
              <w:jc w:val="center"/>
              <w:rPr>
                <w:b/>
                <w:bCs/>
                <w:color w:val="000000" w:themeColor="text1"/>
                <w:sz w:val="16"/>
                <w:szCs w:val="16"/>
              </w:rPr>
            </w:pPr>
            <w:r w:rsidRPr="00FB69FC">
              <w:rPr>
                <w:color w:val="000000" w:themeColor="text1"/>
                <w:sz w:val="16"/>
                <w:szCs w:val="16"/>
              </w:rPr>
              <w:t>3.41</w:t>
            </w:r>
          </w:p>
        </w:tc>
        <w:tc>
          <w:tcPr>
            <w:tcW w:w="563" w:type="dxa"/>
            <w:shd w:val="clear" w:color="auto" w:fill="EEECE1" w:themeFill="background2"/>
            <w:vAlign w:val="center"/>
          </w:tcPr>
          <w:p w14:paraId="1325C2F8" w14:textId="01C52A40" w:rsidR="007E3DAD" w:rsidRPr="00FB69FC" w:rsidRDefault="007E3DAD" w:rsidP="002B165D">
            <w:pPr>
              <w:jc w:val="center"/>
              <w:rPr>
                <w:b/>
                <w:bCs/>
                <w:color w:val="000000" w:themeColor="text1"/>
                <w:sz w:val="16"/>
                <w:szCs w:val="16"/>
              </w:rPr>
            </w:pPr>
            <w:r w:rsidRPr="00FB69FC">
              <w:rPr>
                <w:color w:val="000000" w:themeColor="text1"/>
                <w:sz w:val="16"/>
                <w:szCs w:val="16"/>
              </w:rPr>
              <w:t>0.13</w:t>
            </w:r>
          </w:p>
        </w:tc>
        <w:tc>
          <w:tcPr>
            <w:tcW w:w="781" w:type="dxa"/>
            <w:shd w:val="clear" w:color="auto" w:fill="EEECE1" w:themeFill="background2"/>
            <w:vAlign w:val="center"/>
          </w:tcPr>
          <w:p w14:paraId="2AB56B81" w14:textId="79816AAB" w:rsidR="007E3DAD" w:rsidRPr="00FB69FC" w:rsidRDefault="007E3DAD" w:rsidP="002B165D">
            <w:pPr>
              <w:jc w:val="center"/>
              <w:rPr>
                <w:b/>
                <w:bCs/>
                <w:color w:val="000000" w:themeColor="text1"/>
                <w:sz w:val="16"/>
                <w:szCs w:val="16"/>
              </w:rPr>
            </w:pPr>
            <w:r w:rsidRPr="00FB69FC">
              <w:rPr>
                <w:color w:val="000000" w:themeColor="text1"/>
                <w:sz w:val="16"/>
                <w:szCs w:val="16"/>
              </w:rPr>
              <w:t>0.19</w:t>
            </w:r>
          </w:p>
        </w:tc>
        <w:tc>
          <w:tcPr>
            <w:tcW w:w="671" w:type="dxa"/>
            <w:shd w:val="clear" w:color="auto" w:fill="EEECE1" w:themeFill="background2"/>
            <w:vAlign w:val="center"/>
          </w:tcPr>
          <w:p w14:paraId="0CE9EB50" w14:textId="6ACBBF38" w:rsidR="007E3DAD" w:rsidRPr="00FB69FC" w:rsidRDefault="007E3DAD" w:rsidP="002B165D">
            <w:pPr>
              <w:jc w:val="center"/>
              <w:rPr>
                <w:b/>
                <w:bCs/>
                <w:color w:val="000000" w:themeColor="text1"/>
                <w:sz w:val="16"/>
                <w:szCs w:val="16"/>
              </w:rPr>
            </w:pPr>
            <w:r w:rsidRPr="00FB69FC">
              <w:rPr>
                <w:b/>
                <w:bCs/>
                <w:color w:val="000000" w:themeColor="text1"/>
                <w:sz w:val="16"/>
                <w:szCs w:val="16"/>
              </w:rPr>
              <w:t>0.13</w:t>
            </w:r>
          </w:p>
        </w:tc>
        <w:tc>
          <w:tcPr>
            <w:tcW w:w="680" w:type="dxa"/>
            <w:gridSpan w:val="2"/>
            <w:shd w:val="clear" w:color="auto" w:fill="EEECE1" w:themeFill="background2"/>
            <w:vAlign w:val="center"/>
          </w:tcPr>
          <w:p w14:paraId="04F51F6D" w14:textId="188F7251" w:rsidR="007E3DAD" w:rsidRPr="00FB69FC" w:rsidRDefault="007E3DAD" w:rsidP="002B165D">
            <w:pPr>
              <w:jc w:val="center"/>
              <w:rPr>
                <w:b/>
                <w:bCs/>
                <w:color w:val="000000" w:themeColor="text1"/>
                <w:sz w:val="16"/>
                <w:szCs w:val="16"/>
              </w:rPr>
            </w:pPr>
            <w:r w:rsidRPr="00FB69FC">
              <w:rPr>
                <w:color w:val="000000" w:themeColor="text1"/>
                <w:sz w:val="16"/>
                <w:szCs w:val="16"/>
              </w:rPr>
              <w:t>65.20</w:t>
            </w:r>
          </w:p>
        </w:tc>
        <w:tc>
          <w:tcPr>
            <w:tcW w:w="791" w:type="dxa"/>
            <w:shd w:val="clear" w:color="auto" w:fill="EEECE1" w:themeFill="background2"/>
            <w:vAlign w:val="center"/>
          </w:tcPr>
          <w:p w14:paraId="4AC35763" w14:textId="68B0318D" w:rsidR="007E3DAD" w:rsidRPr="00FB69FC" w:rsidRDefault="007E3DAD" w:rsidP="002B165D">
            <w:pPr>
              <w:jc w:val="center"/>
              <w:rPr>
                <w:b/>
                <w:bCs/>
                <w:color w:val="000000" w:themeColor="text1"/>
                <w:sz w:val="16"/>
                <w:szCs w:val="16"/>
              </w:rPr>
            </w:pPr>
            <w:r w:rsidRPr="00FB69FC">
              <w:rPr>
                <w:color w:val="000000" w:themeColor="text1"/>
                <w:sz w:val="16"/>
                <w:szCs w:val="16"/>
              </w:rPr>
              <w:t>33.00</w:t>
            </w:r>
          </w:p>
        </w:tc>
        <w:tc>
          <w:tcPr>
            <w:tcW w:w="680" w:type="dxa"/>
            <w:shd w:val="clear" w:color="auto" w:fill="EEECE1" w:themeFill="background2"/>
            <w:vAlign w:val="center"/>
          </w:tcPr>
          <w:p w14:paraId="42FC530C" w14:textId="6712FF05" w:rsidR="007E3DAD" w:rsidRPr="00FB69FC" w:rsidRDefault="007E3DAD" w:rsidP="002B165D">
            <w:pPr>
              <w:jc w:val="center"/>
              <w:rPr>
                <w:color w:val="000000" w:themeColor="text1"/>
                <w:sz w:val="16"/>
                <w:szCs w:val="16"/>
              </w:rPr>
            </w:pPr>
            <w:r w:rsidRPr="00FB69FC">
              <w:rPr>
                <w:color w:val="000000" w:themeColor="text1"/>
                <w:sz w:val="16"/>
                <w:szCs w:val="16"/>
              </w:rPr>
              <w:t>33.20</w:t>
            </w:r>
          </w:p>
        </w:tc>
        <w:tc>
          <w:tcPr>
            <w:tcW w:w="624" w:type="dxa"/>
            <w:gridSpan w:val="2"/>
            <w:shd w:val="clear" w:color="auto" w:fill="EEECE1" w:themeFill="background2"/>
            <w:vAlign w:val="center"/>
          </w:tcPr>
          <w:p w14:paraId="650AC448" w14:textId="70BBA764" w:rsidR="007E3DAD" w:rsidRPr="00FB69FC" w:rsidRDefault="007E3DAD" w:rsidP="002B165D">
            <w:pPr>
              <w:jc w:val="center"/>
              <w:rPr>
                <w:color w:val="000000" w:themeColor="text1"/>
                <w:sz w:val="16"/>
                <w:szCs w:val="16"/>
              </w:rPr>
            </w:pPr>
            <w:r w:rsidRPr="00FB69FC">
              <w:rPr>
                <w:color w:val="000000" w:themeColor="text1"/>
                <w:sz w:val="16"/>
                <w:szCs w:val="16"/>
              </w:rPr>
              <w:t>0.026</w:t>
            </w:r>
          </w:p>
        </w:tc>
        <w:tc>
          <w:tcPr>
            <w:tcW w:w="794" w:type="dxa"/>
            <w:shd w:val="clear" w:color="auto" w:fill="EEECE1" w:themeFill="background2"/>
            <w:vAlign w:val="center"/>
          </w:tcPr>
          <w:p w14:paraId="6918DE96" w14:textId="79241557" w:rsidR="007E3DAD" w:rsidRPr="00FB69FC" w:rsidRDefault="007E3DAD" w:rsidP="002B165D">
            <w:pPr>
              <w:jc w:val="center"/>
              <w:rPr>
                <w:color w:val="000000" w:themeColor="text1"/>
                <w:sz w:val="16"/>
                <w:szCs w:val="16"/>
              </w:rPr>
            </w:pPr>
            <w:r w:rsidRPr="00FB69FC">
              <w:rPr>
                <w:color w:val="000000" w:themeColor="text1"/>
                <w:sz w:val="16"/>
                <w:szCs w:val="16"/>
              </w:rPr>
              <w:t>0.013</w:t>
            </w:r>
          </w:p>
        </w:tc>
        <w:tc>
          <w:tcPr>
            <w:tcW w:w="680" w:type="dxa"/>
            <w:gridSpan w:val="3"/>
            <w:shd w:val="clear" w:color="auto" w:fill="EEECE1" w:themeFill="background2"/>
            <w:vAlign w:val="center"/>
          </w:tcPr>
          <w:p w14:paraId="7A2017ED" w14:textId="430D8992" w:rsidR="007E3DAD" w:rsidRPr="00FB69FC" w:rsidRDefault="007E3DAD" w:rsidP="002B165D">
            <w:pPr>
              <w:jc w:val="center"/>
              <w:rPr>
                <w:color w:val="000000" w:themeColor="text1"/>
                <w:sz w:val="16"/>
                <w:szCs w:val="16"/>
              </w:rPr>
            </w:pPr>
            <w:r w:rsidRPr="00FB69FC">
              <w:rPr>
                <w:color w:val="000000" w:themeColor="text1"/>
                <w:sz w:val="16"/>
                <w:szCs w:val="16"/>
              </w:rPr>
              <w:t>0.018</w:t>
            </w:r>
          </w:p>
        </w:tc>
      </w:tr>
      <w:tr w:rsidR="00FB69FC" w:rsidRPr="00FB69FC" w14:paraId="0F8D1B50" w14:textId="77777777" w:rsidTr="00183B20">
        <w:trPr>
          <w:trHeight w:val="340"/>
        </w:trPr>
        <w:tc>
          <w:tcPr>
            <w:tcW w:w="667" w:type="dxa"/>
            <w:tcBorders>
              <w:bottom w:val="single" w:sz="4" w:space="0" w:color="auto"/>
            </w:tcBorders>
            <w:vAlign w:val="center"/>
          </w:tcPr>
          <w:p w14:paraId="7A2D69BB" w14:textId="04748A46" w:rsidR="007E3DAD" w:rsidRPr="00FB69FC" w:rsidRDefault="007E3DAD" w:rsidP="007E3DAD">
            <w:pPr>
              <w:jc w:val="center"/>
              <w:rPr>
                <w:color w:val="000000" w:themeColor="text1"/>
                <w:sz w:val="16"/>
                <w:szCs w:val="16"/>
              </w:rPr>
            </w:pPr>
            <w:r w:rsidRPr="00FB69FC">
              <w:rPr>
                <w:color w:val="000000" w:themeColor="text1"/>
                <w:sz w:val="16"/>
                <w:szCs w:val="16"/>
              </w:rPr>
              <w:t>2000</w:t>
            </w:r>
          </w:p>
        </w:tc>
        <w:tc>
          <w:tcPr>
            <w:tcW w:w="556" w:type="dxa"/>
            <w:tcBorders>
              <w:bottom w:val="single" w:sz="4" w:space="0" w:color="auto"/>
            </w:tcBorders>
            <w:vAlign w:val="center"/>
          </w:tcPr>
          <w:p w14:paraId="3B3E230C" w14:textId="74E1E1EF" w:rsidR="007E3DAD" w:rsidRPr="00FB69FC" w:rsidRDefault="007E3DAD" w:rsidP="002B165D">
            <w:pPr>
              <w:jc w:val="center"/>
              <w:rPr>
                <w:b/>
                <w:bCs/>
                <w:color w:val="000000" w:themeColor="text1"/>
                <w:sz w:val="16"/>
                <w:szCs w:val="16"/>
              </w:rPr>
            </w:pPr>
            <w:r w:rsidRPr="00FB69FC">
              <w:rPr>
                <w:color w:val="000000" w:themeColor="text1"/>
                <w:sz w:val="16"/>
                <w:szCs w:val="16"/>
              </w:rPr>
              <w:t>7.14</w:t>
            </w:r>
          </w:p>
        </w:tc>
        <w:tc>
          <w:tcPr>
            <w:tcW w:w="776" w:type="dxa"/>
            <w:tcBorders>
              <w:bottom w:val="single" w:sz="4" w:space="0" w:color="auto"/>
            </w:tcBorders>
            <w:vAlign w:val="center"/>
          </w:tcPr>
          <w:p w14:paraId="59D348F7" w14:textId="7D15FBEB" w:rsidR="007E3DAD" w:rsidRPr="00FB69FC" w:rsidRDefault="007E3DAD" w:rsidP="002B165D">
            <w:pPr>
              <w:jc w:val="center"/>
              <w:rPr>
                <w:b/>
                <w:bCs/>
                <w:color w:val="000000" w:themeColor="text1"/>
                <w:sz w:val="16"/>
                <w:szCs w:val="16"/>
              </w:rPr>
            </w:pPr>
            <w:r w:rsidRPr="00FB69FC">
              <w:rPr>
                <w:b/>
                <w:bCs/>
                <w:color w:val="000000" w:themeColor="text1"/>
                <w:sz w:val="16"/>
                <w:szCs w:val="16"/>
              </w:rPr>
              <w:t>3.22</w:t>
            </w:r>
          </w:p>
        </w:tc>
        <w:tc>
          <w:tcPr>
            <w:tcW w:w="669" w:type="dxa"/>
            <w:gridSpan w:val="2"/>
            <w:tcBorders>
              <w:bottom w:val="single" w:sz="4" w:space="0" w:color="auto"/>
            </w:tcBorders>
            <w:vAlign w:val="center"/>
          </w:tcPr>
          <w:p w14:paraId="19A3221F" w14:textId="01404F83" w:rsidR="007E3DAD" w:rsidRPr="00FB69FC" w:rsidRDefault="007E3DAD" w:rsidP="002B165D">
            <w:pPr>
              <w:jc w:val="center"/>
              <w:rPr>
                <w:b/>
                <w:bCs/>
                <w:color w:val="000000" w:themeColor="text1"/>
                <w:sz w:val="16"/>
                <w:szCs w:val="16"/>
              </w:rPr>
            </w:pPr>
            <w:r w:rsidRPr="00FB69FC">
              <w:rPr>
                <w:b/>
                <w:bCs/>
                <w:color w:val="000000" w:themeColor="text1"/>
                <w:sz w:val="16"/>
                <w:szCs w:val="16"/>
              </w:rPr>
              <w:t>2.93</w:t>
            </w:r>
          </w:p>
        </w:tc>
        <w:tc>
          <w:tcPr>
            <w:tcW w:w="563" w:type="dxa"/>
            <w:tcBorders>
              <w:bottom w:val="single" w:sz="4" w:space="0" w:color="auto"/>
            </w:tcBorders>
            <w:vAlign w:val="center"/>
          </w:tcPr>
          <w:p w14:paraId="2260B271" w14:textId="46EEBA2A" w:rsidR="007E3DAD" w:rsidRPr="00FB69FC" w:rsidRDefault="007E3DAD" w:rsidP="002B165D">
            <w:pPr>
              <w:jc w:val="center"/>
              <w:rPr>
                <w:b/>
                <w:bCs/>
                <w:color w:val="000000" w:themeColor="text1"/>
                <w:sz w:val="16"/>
                <w:szCs w:val="16"/>
              </w:rPr>
            </w:pPr>
            <w:r w:rsidRPr="00FB69FC">
              <w:rPr>
                <w:b/>
                <w:bCs/>
                <w:color w:val="000000" w:themeColor="text1"/>
                <w:sz w:val="16"/>
                <w:szCs w:val="16"/>
              </w:rPr>
              <w:t>0.11</w:t>
            </w:r>
          </w:p>
        </w:tc>
        <w:tc>
          <w:tcPr>
            <w:tcW w:w="781" w:type="dxa"/>
            <w:tcBorders>
              <w:bottom w:val="single" w:sz="4" w:space="0" w:color="auto"/>
            </w:tcBorders>
            <w:vAlign w:val="center"/>
          </w:tcPr>
          <w:p w14:paraId="72AA4ED9" w14:textId="4D3787C1" w:rsidR="007E3DAD" w:rsidRPr="00FB69FC" w:rsidRDefault="007E3DAD" w:rsidP="002B165D">
            <w:pPr>
              <w:jc w:val="center"/>
              <w:rPr>
                <w:b/>
                <w:bCs/>
                <w:color w:val="000000" w:themeColor="text1"/>
                <w:sz w:val="16"/>
                <w:szCs w:val="16"/>
              </w:rPr>
            </w:pPr>
            <w:r w:rsidRPr="00FB69FC">
              <w:rPr>
                <w:b/>
                <w:bCs/>
                <w:color w:val="000000" w:themeColor="text1"/>
                <w:sz w:val="16"/>
                <w:szCs w:val="16"/>
              </w:rPr>
              <w:t>0.18</w:t>
            </w:r>
          </w:p>
        </w:tc>
        <w:tc>
          <w:tcPr>
            <w:tcW w:w="671" w:type="dxa"/>
            <w:tcBorders>
              <w:bottom w:val="single" w:sz="4" w:space="0" w:color="auto"/>
            </w:tcBorders>
            <w:vAlign w:val="center"/>
          </w:tcPr>
          <w:p w14:paraId="0A9FC4B6" w14:textId="0017AC01" w:rsidR="007E3DAD" w:rsidRPr="00FB69FC" w:rsidRDefault="007E3DAD" w:rsidP="002B165D">
            <w:pPr>
              <w:jc w:val="center"/>
              <w:rPr>
                <w:b/>
                <w:bCs/>
                <w:color w:val="000000" w:themeColor="text1"/>
                <w:sz w:val="16"/>
                <w:szCs w:val="16"/>
              </w:rPr>
            </w:pPr>
            <w:r w:rsidRPr="00FB69FC">
              <w:rPr>
                <w:color w:val="000000" w:themeColor="text1"/>
                <w:sz w:val="16"/>
                <w:szCs w:val="16"/>
              </w:rPr>
              <w:t>0.14</w:t>
            </w:r>
          </w:p>
        </w:tc>
        <w:tc>
          <w:tcPr>
            <w:tcW w:w="680" w:type="dxa"/>
            <w:gridSpan w:val="2"/>
            <w:tcBorders>
              <w:bottom w:val="single" w:sz="4" w:space="0" w:color="auto"/>
            </w:tcBorders>
            <w:vAlign w:val="center"/>
          </w:tcPr>
          <w:p w14:paraId="2E4A208F" w14:textId="52215CC6" w:rsidR="007E3DAD" w:rsidRPr="00FB69FC" w:rsidRDefault="007E3DAD" w:rsidP="002B165D">
            <w:pPr>
              <w:jc w:val="center"/>
              <w:rPr>
                <w:b/>
                <w:bCs/>
                <w:color w:val="000000" w:themeColor="text1"/>
                <w:sz w:val="16"/>
                <w:szCs w:val="16"/>
              </w:rPr>
            </w:pPr>
            <w:r w:rsidRPr="00FB69FC">
              <w:rPr>
                <w:b/>
                <w:bCs/>
                <w:color w:val="000000" w:themeColor="text1"/>
                <w:sz w:val="16"/>
                <w:szCs w:val="16"/>
              </w:rPr>
              <w:t>48.10</w:t>
            </w:r>
          </w:p>
        </w:tc>
        <w:tc>
          <w:tcPr>
            <w:tcW w:w="791" w:type="dxa"/>
            <w:tcBorders>
              <w:bottom w:val="single" w:sz="4" w:space="0" w:color="auto"/>
            </w:tcBorders>
            <w:vAlign w:val="center"/>
          </w:tcPr>
          <w:p w14:paraId="6CCFC864" w14:textId="64F0FF7B" w:rsidR="007E3DAD" w:rsidRPr="00FB69FC" w:rsidRDefault="007E3DAD" w:rsidP="002B165D">
            <w:pPr>
              <w:jc w:val="center"/>
              <w:rPr>
                <w:b/>
                <w:bCs/>
                <w:color w:val="000000" w:themeColor="text1"/>
                <w:sz w:val="16"/>
                <w:szCs w:val="16"/>
              </w:rPr>
            </w:pPr>
            <w:r w:rsidRPr="00FB69FC">
              <w:rPr>
                <w:b/>
                <w:bCs/>
                <w:color w:val="000000" w:themeColor="text1"/>
                <w:sz w:val="16"/>
                <w:szCs w:val="16"/>
              </w:rPr>
              <w:t>25.50</w:t>
            </w:r>
          </w:p>
        </w:tc>
        <w:tc>
          <w:tcPr>
            <w:tcW w:w="680" w:type="dxa"/>
            <w:tcBorders>
              <w:bottom w:val="single" w:sz="4" w:space="0" w:color="auto"/>
            </w:tcBorders>
            <w:vAlign w:val="center"/>
          </w:tcPr>
          <w:p w14:paraId="7A47983D" w14:textId="5ECE5023" w:rsidR="007E3DAD" w:rsidRPr="00FB69FC" w:rsidRDefault="007E3DAD" w:rsidP="002B165D">
            <w:pPr>
              <w:jc w:val="center"/>
              <w:rPr>
                <w:b/>
                <w:bCs/>
                <w:color w:val="000000" w:themeColor="text1"/>
                <w:sz w:val="16"/>
                <w:szCs w:val="16"/>
              </w:rPr>
            </w:pPr>
            <w:r w:rsidRPr="00FB69FC">
              <w:rPr>
                <w:b/>
                <w:bCs/>
                <w:color w:val="000000" w:themeColor="text1"/>
                <w:sz w:val="16"/>
                <w:szCs w:val="16"/>
              </w:rPr>
              <w:t>27.50</w:t>
            </w:r>
          </w:p>
        </w:tc>
        <w:tc>
          <w:tcPr>
            <w:tcW w:w="624" w:type="dxa"/>
            <w:gridSpan w:val="2"/>
            <w:tcBorders>
              <w:bottom w:val="single" w:sz="4" w:space="0" w:color="auto"/>
            </w:tcBorders>
            <w:vAlign w:val="center"/>
          </w:tcPr>
          <w:p w14:paraId="27A85C5D" w14:textId="784A5230" w:rsidR="007E3DAD" w:rsidRPr="00FB69FC" w:rsidRDefault="007E3DAD" w:rsidP="002B165D">
            <w:pPr>
              <w:jc w:val="center"/>
              <w:rPr>
                <w:color w:val="000000" w:themeColor="text1"/>
                <w:sz w:val="16"/>
                <w:szCs w:val="16"/>
              </w:rPr>
            </w:pPr>
            <w:r w:rsidRPr="00FB69FC">
              <w:rPr>
                <w:color w:val="000000" w:themeColor="text1"/>
                <w:sz w:val="16"/>
                <w:szCs w:val="16"/>
              </w:rPr>
              <w:t>0.046</w:t>
            </w:r>
          </w:p>
        </w:tc>
        <w:tc>
          <w:tcPr>
            <w:tcW w:w="794" w:type="dxa"/>
            <w:tcBorders>
              <w:bottom w:val="single" w:sz="4" w:space="0" w:color="auto"/>
            </w:tcBorders>
            <w:vAlign w:val="center"/>
          </w:tcPr>
          <w:p w14:paraId="00EC2D89" w14:textId="7B4CE739" w:rsidR="007E3DAD" w:rsidRPr="00FB69FC" w:rsidRDefault="007E3DAD" w:rsidP="002B165D">
            <w:pPr>
              <w:jc w:val="center"/>
              <w:rPr>
                <w:color w:val="000000" w:themeColor="text1"/>
                <w:sz w:val="16"/>
                <w:szCs w:val="16"/>
              </w:rPr>
            </w:pPr>
            <w:r w:rsidRPr="00FB69FC">
              <w:rPr>
                <w:color w:val="000000" w:themeColor="text1"/>
                <w:sz w:val="16"/>
                <w:szCs w:val="16"/>
              </w:rPr>
              <w:t>0.016</w:t>
            </w:r>
          </w:p>
        </w:tc>
        <w:tc>
          <w:tcPr>
            <w:tcW w:w="680" w:type="dxa"/>
            <w:gridSpan w:val="3"/>
            <w:tcBorders>
              <w:bottom w:val="single" w:sz="4" w:space="0" w:color="auto"/>
            </w:tcBorders>
            <w:vAlign w:val="center"/>
          </w:tcPr>
          <w:p w14:paraId="7F9B9AC3" w14:textId="4C45588A" w:rsidR="007E3DAD" w:rsidRPr="00FB69FC" w:rsidRDefault="007E3DAD" w:rsidP="002B165D">
            <w:pPr>
              <w:jc w:val="center"/>
              <w:rPr>
                <w:color w:val="000000" w:themeColor="text1"/>
                <w:sz w:val="16"/>
                <w:szCs w:val="16"/>
              </w:rPr>
            </w:pPr>
            <w:r w:rsidRPr="00FB69FC">
              <w:rPr>
                <w:color w:val="000000" w:themeColor="text1"/>
                <w:sz w:val="16"/>
                <w:szCs w:val="16"/>
              </w:rPr>
              <w:t>0.015</w:t>
            </w:r>
          </w:p>
        </w:tc>
      </w:tr>
    </w:tbl>
    <w:p w14:paraId="44423A85" w14:textId="77777777" w:rsidR="00386940" w:rsidRPr="00FB69FC" w:rsidRDefault="00386940" w:rsidP="00386940">
      <w:pPr>
        <w:jc w:val="both"/>
        <w:rPr>
          <w:rFonts w:ascii="Times New Roman" w:hAnsi="Times New Roman" w:cs="Times New Roman"/>
          <w:color w:val="000000" w:themeColor="text1"/>
          <w:sz w:val="16"/>
          <w:szCs w:val="16"/>
        </w:rPr>
      </w:pPr>
      <w:r w:rsidRPr="00FB69FC">
        <w:rPr>
          <w:rFonts w:ascii="Times New Roman" w:hAnsi="Times New Roman" w:cs="Times New Roman"/>
          <w:color w:val="000000" w:themeColor="text1"/>
          <w:sz w:val="16"/>
          <w:szCs w:val="16"/>
        </w:rPr>
        <w:t>best (smallest) values are bolded for each case</w:t>
      </w:r>
    </w:p>
    <w:p w14:paraId="29893A1D" w14:textId="3FF4C081" w:rsidR="00AD3A7C" w:rsidRPr="00FB69FC" w:rsidRDefault="002530C9" w:rsidP="00375ACE">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Results presented above confirm the improvement in the closed loop control performance over the on-line learning period for the considered closed loop systems with the processes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1</w:t>
      </w:r>
      <w:r w:rsidRPr="00FB69FC">
        <w:rPr>
          <w:rFonts w:ascii="Times New Roman" w:hAnsi="Times New Roman" w:cs="Times New Roman"/>
          <w:color w:val="000000" w:themeColor="text1"/>
          <w:sz w:val="20"/>
          <w:szCs w:val="20"/>
        </w:rPr>
        <w:t xml:space="preserve">,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2</w:t>
      </w:r>
      <w:r w:rsidRPr="00FB69FC">
        <w:rPr>
          <w:rFonts w:ascii="Times New Roman" w:hAnsi="Times New Roman" w:cs="Times New Roman"/>
          <w:color w:val="000000" w:themeColor="text1"/>
          <w:sz w:val="20"/>
          <w:szCs w:val="20"/>
        </w:rPr>
        <w:t xml:space="preserve"> and </w:t>
      </w:r>
      <w:r w:rsidRPr="00FB69FC">
        <w:rPr>
          <w:rFonts w:ascii="Times New Roman" w:hAnsi="Times New Roman" w:cs="Times New Roman"/>
          <w:i/>
          <w:iCs/>
          <w:color w:val="000000" w:themeColor="text1"/>
          <w:sz w:val="20"/>
          <w:szCs w:val="20"/>
        </w:rPr>
        <w:t>K</w:t>
      </w:r>
      <w:r w:rsidRPr="00FB69FC">
        <w:rPr>
          <w:rFonts w:ascii="Times New Roman" w:hAnsi="Times New Roman" w:cs="Times New Roman"/>
          <w:i/>
          <w:iCs/>
          <w:color w:val="000000" w:themeColor="text1"/>
          <w:sz w:val="20"/>
          <w:szCs w:val="20"/>
          <w:vertAlign w:val="subscript"/>
        </w:rPr>
        <w:t>3</w:t>
      </w:r>
      <w:r w:rsidRPr="00FB69FC">
        <w:rPr>
          <w:rFonts w:ascii="Times New Roman" w:hAnsi="Times New Roman" w:cs="Times New Roman"/>
          <w:color w:val="000000" w:themeColor="text1"/>
          <w:sz w:val="20"/>
          <w:szCs w:val="20"/>
        </w:rPr>
        <w:t xml:space="preserve"> quantified by the validation experiment including rejection of two consecutive disturbance step changes with the amplitude </w:t>
      </w:r>
      <w:r w:rsidRPr="00FB69FC">
        <w:rPr>
          <w:rFonts w:ascii="Times New Roman" w:hAnsi="Times New Roman" w:cs="Times New Roman"/>
          <w:i/>
          <w:iCs/>
          <w:color w:val="000000" w:themeColor="text1"/>
          <w:sz w:val="20"/>
          <w:szCs w:val="20"/>
        </w:rPr>
        <w:t>d</w:t>
      </w:r>
      <w:r w:rsidRPr="00FB69FC">
        <w:rPr>
          <w:rFonts w:ascii="Times New Roman" w:hAnsi="Times New Roman" w:cs="Times New Roman"/>
          <w:color w:val="000000" w:themeColor="text1"/>
          <w:sz w:val="20"/>
          <w:szCs w:val="20"/>
        </w:rPr>
        <w:t xml:space="preserve"> = ± 0.3 </w:t>
      </w:r>
      <w:r w:rsidR="002A77AA" w:rsidRPr="00FB69FC">
        <w:rPr>
          <w:rFonts w:ascii="Times New Roman" w:hAnsi="Times New Roman" w:cs="Times New Roman"/>
          <w:color w:val="000000" w:themeColor="text1"/>
          <w:sz w:val="20"/>
          <w:szCs w:val="20"/>
        </w:rPr>
        <w:t xml:space="preserve">that remains </w:t>
      </w:r>
      <w:r w:rsidRPr="00FB69FC">
        <w:rPr>
          <w:rFonts w:ascii="Times New Roman" w:hAnsi="Times New Roman" w:cs="Times New Roman"/>
          <w:color w:val="000000" w:themeColor="text1"/>
          <w:sz w:val="20"/>
          <w:szCs w:val="20"/>
        </w:rPr>
        <w:t xml:space="preserve">within the range of the amplitudes of the disturbance changes applied during </w:t>
      </w:r>
      <w:r w:rsidR="003D6903" w:rsidRPr="00FB69FC">
        <w:rPr>
          <w:rFonts w:ascii="Times New Roman" w:hAnsi="Times New Roman" w:cs="Times New Roman"/>
          <w:color w:val="000000" w:themeColor="text1"/>
          <w:sz w:val="20"/>
          <w:szCs w:val="20"/>
        </w:rPr>
        <w:t xml:space="preserve">the </w:t>
      </w:r>
      <w:r w:rsidRPr="00FB69FC">
        <w:rPr>
          <w:rFonts w:ascii="Times New Roman" w:hAnsi="Times New Roman" w:cs="Times New Roman"/>
          <w:color w:val="000000" w:themeColor="text1"/>
          <w:sz w:val="20"/>
          <w:szCs w:val="20"/>
        </w:rPr>
        <w:t xml:space="preserve">on-line learning process. Figs. 8-10 show the results when </w:t>
      </w:r>
      <w:r w:rsidR="003D6903" w:rsidRPr="00FB69FC">
        <w:rPr>
          <w:rFonts w:ascii="Times New Roman" w:hAnsi="Times New Roman" w:cs="Times New Roman"/>
          <w:color w:val="000000" w:themeColor="text1"/>
          <w:sz w:val="20"/>
          <w:szCs w:val="20"/>
        </w:rPr>
        <w:t xml:space="preserve">the </w:t>
      </w:r>
      <w:r w:rsidRPr="00FB69FC">
        <w:rPr>
          <w:rFonts w:ascii="Times New Roman" w:hAnsi="Times New Roman" w:cs="Times New Roman"/>
          <w:color w:val="000000" w:themeColor="text1"/>
          <w:sz w:val="20"/>
          <w:szCs w:val="20"/>
        </w:rPr>
        <w:t xml:space="preserve">validation was made using two consecutive step changes of the disturbance with the amplitude </w:t>
      </w:r>
      <w:r w:rsidR="00FB69FC">
        <w:rPr>
          <w:rFonts w:ascii="Times New Roman" w:hAnsi="Times New Roman" w:cs="Times New Roman"/>
          <w:color w:val="000000" w:themeColor="text1"/>
          <w:sz w:val="20"/>
          <w:szCs w:val="20"/>
        </w:rPr>
        <w:br/>
      </w:r>
      <w:r w:rsidRPr="00FB69FC">
        <w:rPr>
          <w:rFonts w:ascii="Times New Roman" w:hAnsi="Times New Roman" w:cs="Times New Roman"/>
          <w:i/>
          <w:iCs/>
          <w:color w:val="000000" w:themeColor="text1"/>
          <w:sz w:val="20"/>
          <w:szCs w:val="20"/>
        </w:rPr>
        <w:t>d</w:t>
      </w:r>
      <w:r w:rsidRPr="00FB69FC">
        <w:rPr>
          <w:rFonts w:ascii="Times New Roman" w:hAnsi="Times New Roman" w:cs="Times New Roman"/>
          <w:color w:val="000000" w:themeColor="text1"/>
          <w:sz w:val="20"/>
          <w:szCs w:val="20"/>
        </w:rPr>
        <w:t xml:space="preserve"> = ± 0.7 that is higher than the amplitude of changes of </w:t>
      </w:r>
      <w:r w:rsidRPr="00FB69FC">
        <w:rPr>
          <w:rFonts w:ascii="Times New Roman" w:hAnsi="Times New Roman" w:cs="Times New Roman"/>
          <w:i/>
          <w:iCs/>
          <w:color w:val="000000" w:themeColor="text1"/>
          <w:sz w:val="20"/>
          <w:szCs w:val="20"/>
        </w:rPr>
        <w:t>d</w:t>
      </w:r>
      <w:r w:rsidRPr="00FB69FC">
        <w:rPr>
          <w:rFonts w:ascii="Times New Roman" w:hAnsi="Times New Roman" w:cs="Times New Roman"/>
          <w:color w:val="000000" w:themeColor="text1"/>
          <w:sz w:val="20"/>
          <w:szCs w:val="20"/>
        </w:rPr>
        <w:t xml:space="preserve"> = ± 0.5 used during </w:t>
      </w:r>
      <w:r w:rsidR="002A77AA" w:rsidRPr="00FB69FC">
        <w:rPr>
          <w:rFonts w:ascii="Times New Roman" w:hAnsi="Times New Roman" w:cs="Times New Roman"/>
          <w:color w:val="000000" w:themeColor="text1"/>
          <w:sz w:val="20"/>
          <w:szCs w:val="20"/>
        </w:rPr>
        <w:t>the learning period</w:t>
      </w:r>
      <w:r w:rsidRPr="00FB69FC">
        <w:rPr>
          <w:rFonts w:ascii="Times New Roman" w:hAnsi="Times New Roman" w:cs="Times New Roman"/>
          <w:color w:val="000000" w:themeColor="text1"/>
          <w:sz w:val="20"/>
          <w:szCs w:val="20"/>
        </w:rPr>
        <w:t xml:space="preserve">. Consequently, these results show how the closed loop systems cope with disturbances with the amplitude exceeding the range of amplitudes of the disturbances applied during </w:t>
      </w:r>
      <w:r w:rsidR="003D6903" w:rsidRPr="00FB69FC">
        <w:rPr>
          <w:rFonts w:ascii="Times New Roman" w:hAnsi="Times New Roman" w:cs="Times New Roman"/>
          <w:color w:val="000000" w:themeColor="text1"/>
          <w:sz w:val="20"/>
          <w:szCs w:val="20"/>
        </w:rPr>
        <w:t xml:space="preserve">the </w:t>
      </w:r>
      <w:r w:rsidRPr="00FB69FC">
        <w:rPr>
          <w:rFonts w:ascii="Times New Roman" w:hAnsi="Times New Roman" w:cs="Times New Roman"/>
          <w:color w:val="000000" w:themeColor="text1"/>
          <w:sz w:val="20"/>
          <w:szCs w:val="20"/>
        </w:rPr>
        <w:t>on-line learning.</w:t>
      </w:r>
      <w:r w:rsidR="00375ACE" w:rsidRPr="00FB69FC">
        <w:rPr>
          <w:rFonts w:ascii="Times New Roman" w:hAnsi="Times New Roman" w:cs="Times New Roman"/>
          <w:color w:val="000000" w:themeColor="text1"/>
          <w:sz w:val="20"/>
          <w:szCs w:val="20"/>
        </w:rPr>
        <w:t xml:space="preserve"> Such cases can take place in practice when occasionally the disturbances with a larger amplitude than usually occur in the closed loop system</w:t>
      </w:r>
      <w:r w:rsidR="002A77AA" w:rsidRPr="00FB69FC">
        <w:rPr>
          <w:rFonts w:ascii="Times New Roman" w:hAnsi="Times New Roman" w:cs="Times New Roman"/>
          <w:color w:val="000000" w:themeColor="text1"/>
          <w:sz w:val="20"/>
          <w:szCs w:val="20"/>
        </w:rPr>
        <w:t>s</w:t>
      </w:r>
      <w:r w:rsidR="00375ACE" w:rsidRPr="00FB69FC">
        <w:rPr>
          <w:rFonts w:ascii="Times New Roman" w:hAnsi="Times New Roman" w:cs="Times New Roman"/>
          <w:color w:val="000000" w:themeColor="text1"/>
          <w:sz w:val="20"/>
          <w:szCs w:val="20"/>
        </w:rPr>
        <w:t>.</w:t>
      </w:r>
      <w:r w:rsidR="00AD3A7C" w:rsidRPr="00FB69FC">
        <w:rPr>
          <w:rFonts w:ascii="Times New Roman" w:hAnsi="Times New Roman" w:cs="Times New Roman"/>
          <w:color w:val="000000" w:themeColor="text1"/>
          <w:sz w:val="20"/>
          <w:szCs w:val="20"/>
        </w:rPr>
        <w:br w:type="page"/>
      </w:r>
    </w:p>
    <w:p w14:paraId="0CF4CA58" w14:textId="05A954A2" w:rsidR="00A27AC6" w:rsidRDefault="00AD3A7C" w:rsidP="00AD3A7C">
      <w:pPr>
        <w:spacing w:after="0"/>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t>A.</w:t>
      </w:r>
    </w:p>
    <w:p w14:paraId="2E432079" w14:textId="36F06CEF" w:rsidR="00A27AC6" w:rsidRDefault="007744D0" w:rsidP="004D4842">
      <w:pPr>
        <w:jc w:val="center"/>
        <w:rPr>
          <w:rFonts w:ascii="Times New Roman" w:hAnsi="Times New Roman" w:cs="Times New Roman"/>
          <w:sz w:val="20"/>
          <w:szCs w:val="20"/>
        </w:rPr>
      </w:pPr>
      <w:r w:rsidRPr="00C217F5">
        <w:rPr>
          <w:noProof/>
        </w:rPr>
        <w:drawing>
          <wp:inline distT="0" distB="0" distL="0" distR="0" wp14:anchorId="408FED2F" wp14:editId="4216B233">
            <wp:extent cx="3204000" cy="1980000"/>
            <wp:effectExtent l="0" t="0" r="0" b="0"/>
            <wp:docPr id="34286770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717" t="5721" r="9074" b="3232"/>
                    <a:stretch/>
                  </pic:blipFill>
                  <pic:spPr bwMode="auto">
                    <a:xfrm>
                      <a:off x="0" y="0"/>
                      <a:ext cx="3204000"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14703BA4" w14:textId="7BC36A92" w:rsidR="00AD3A7C" w:rsidRDefault="00AD3A7C" w:rsidP="00AD3A7C">
      <w:pPr>
        <w:spacing w:after="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B.</w:t>
      </w:r>
    </w:p>
    <w:p w14:paraId="6824E7CE" w14:textId="4CACDB6D" w:rsidR="004D4842" w:rsidRDefault="007744D0" w:rsidP="004D4842">
      <w:pPr>
        <w:jc w:val="center"/>
        <w:rPr>
          <w:rFonts w:ascii="Times New Roman" w:hAnsi="Times New Roman" w:cs="Times New Roman"/>
          <w:sz w:val="20"/>
          <w:szCs w:val="20"/>
        </w:rPr>
      </w:pPr>
      <w:r w:rsidRPr="00C217F5">
        <w:rPr>
          <w:noProof/>
        </w:rPr>
        <w:drawing>
          <wp:inline distT="0" distB="0" distL="0" distR="0" wp14:anchorId="56A23E17" wp14:editId="6A79579A">
            <wp:extent cx="3204000" cy="1980000"/>
            <wp:effectExtent l="0" t="0" r="0" b="0"/>
            <wp:docPr id="1888077897"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350" t="5889" r="8799" b="3407"/>
                    <a:stretch/>
                  </pic:blipFill>
                  <pic:spPr bwMode="auto">
                    <a:xfrm>
                      <a:off x="0" y="0"/>
                      <a:ext cx="3204000"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7C052AB3" w14:textId="0D0A9E22" w:rsidR="00353961" w:rsidRPr="00FB69FC" w:rsidRDefault="00353961" w:rsidP="00353961">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Fig. 8. Improvement in the control performance after a different number of learning epochs for the Q2d and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1</w:t>
      </w:r>
      <w:r w:rsidRPr="00FB69FC">
        <w:rPr>
          <w:rFonts w:ascii="Times New Roman" w:hAnsi="Times New Roman" w:cs="Times New Roman"/>
          <w:color w:val="000000" w:themeColor="text1"/>
          <w:sz w:val="20"/>
          <w:szCs w:val="20"/>
        </w:rPr>
        <w:t xml:space="preserve"> processes for large variation of </w:t>
      </w:r>
      <w:r w:rsidRPr="00FB69FC">
        <w:rPr>
          <w:rFonts w:ascii="Times New Roman" w:hAnsi="Times New Roman" w:cs="Times New Roman"/>
          <w:i/>
          <w:iCs/>
          <w:color w:val="000000" w:themeColor="text1"/>
          <w:sz w:val="20"/>
          <w:szCs w:val="20"/>
        </w:rPr>
        <w:t>d</w:t>
      </w:r>
      <w:r w:rsidRPr="00FB69FC">
        <w:rPr>
          <w:rFonts w:ascii="Times New Roman" w:hAnsi="Times New Roman" w:cs="Times New Roman"/>
          <w:color w:val="000000" w:themeColor="text1"/>
          <w:sz w:val="20"/>
          <w:szCs w:val="20"/>
        </w:rPr>
        <w:t xml:space="preserve"> = ± 0.7. “</w:t>
      </w:r>
      <w:r w:rsidRPr="00FB69FC">
        <w:rPr>
          <w:rFonts w:ascii="Times New Roman" w:hAnsi="Times New Roman" w:cs="Times New Roman"/>
          <w:i/>
          <w:iCs/>
          <w:color w:val="000000" w:themeColor="text1"/>
          <w:sz w:val="20"/>
          <w:szCs w:val="20"/>
        </w:rPr>
        <w:t>Initialization</w:t>
      </w:r>
      <w:r w:rsidRPr="00FB69FC">
        <w:rPr>
          <w:rFonts w:ascii="Times New Roman" w:hAnsi="Times New Roman" w:cs="Times New Roman"/>
          <w:color w:val="000000" w:themeColor="text1"/>
          <w:sz w:val="20"/>
          <w:szCs w:val="20"/>
        </w:rPr>
        <w:t>” represents the performance of the Q2d method after initialization based on the existing PI tunings, without learning. Next, the learning results are shown after the listed number of the learning epochs.</w:t>
      </w:r>
      <w:r w:rsidR="00AD3A7C" w:rsidRPr="00FB69FC">
        <w:rPr>
          <w:rFonts w:ascii="Times New Roman" w:hAnsi="Times New Roman" w:cs="Times New Roman"/>
          <w:color w:val="000000" w:themeColor="text1"/>
          <w:sz w:val="20"/>
          <w:szCs w:val="20"/>
        </w:rPr>
        <w:t xml:space="preserve"> Diagram (A) represents variations of the controlled variable </w:t>
      </w:r>
      <w:r w:rsidR="00AD3A7C" w:rsidRPr="00FB69FC">
        <w:rPr>
          <w:rFonts w:ascii="Times New Roman" w:hAnsi="Times New Roman" w:cs="Times New Roman"/>
          <w:i/>
          <w:iCs/>
          <w:color w:val="000000" w:themeColor="text1"/>
          <w:sz w:val="20"/>
          <w:szCs w:val="20"/>
        </w:rPr>
        <w:t>Y</w:t>
      </w:r>
      <w:r w:rsidR="00AD3A7C" w:rsidRPr="00FB69FC">
        <w:rPr>
          <w:rFonts w:ascii="Times New Roman" w:hAnsi="Times New Roman" w:cs="Times New Roman"/>
          <w:color w:val="000000" w:themeColor="text1"/>
          <w:sz w:val="20"/>
          <w:szCs w:val="20"/>
        </w:rPr>
        <w:t xml:space="preserve"> while diagram (B) variations of the manipulating variable </w:t>
      </w:r>
      <w:r w:rsidR="00AD3A7C" w:rsidRPr="00FB69FC">
        <w:rPr>
          <w:rFonts w:ascii="Times New Roman" w:hAnsi="Times New Roman" w:cs="Times New Roman"/>
          <w:i/>
          <w:iCs/>
          <w:color w:val="000000" w:themeColor="text1"/>
          <w:sz w:val="20"/>
          <w:szCs w:val="20"/>
        </w:rPr>
        <w:t>U</w:t>
      </w:r>
      <w:r w:rsidR="00AD3A7C" w:rsidRPr="00FB69FC">
        <w:rPr>
          <w:rFonts w:ascii="Times New Roman" w:hAnsi="Times New Roman" w:cs="Times New Roman"/>
          <w:color w:val="000000" w:themeColor="text1"/>
          <w:sz w:val="20"/>
          <w:szCs w:val="20"/>
        </w:rPr>
        <w:t>.</w:t>
      </w:r>
    </w:p>
    <w:p w14:paraId="2E73F844" w14:textId="4C0698AC" w:rsidR="00AD3A7C" w:rsidRDefault="00AD3A7C">
      <w:pPr>
        <w:rPr>
          <w:rFonts w:ascii="Times New Roman" w:hAnsi="Times New Roman" w:cs="Times New Roman"/>
          <w:sz w:val="20"/>
          <w:szCs w:val="20"/>
        </w:rPr>
      </w:pPr>
      <w:r>
        <w:rPr>
          <w:rFonts w:ascii="Times New Roman" w:hAnsi="Times New Roman" w:cs="Times New Roman"/>
          <w:sz w:val="20"/>
          <w:szCs w:val="20"/>
        </w:rPr>
        <w:br w:type="page"/>
      </w:r>
    </w:p>
    <w:p w14:paraId="341BDFE4" w14:textId="1ED6866D" w:rsidR="007744D0" w:rsidRDefault="00AD3A7C" w:rsidP="00AD3A7C">
      <w:pPr>
        <w:spacing w:after="0"/>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t>A</w:t>
      </w:r>
      <w:r w:rsidR="0034277D">
        <w:rPr>
          <w:rFonts w:ascii="Times New Roman" w:hAnsi="Times New Roman" w:cs="Times New Roman"/>
          <w:sz w:val="20"/>
          <w:szCs w:val="20"/>
        </w:rPr>
        <w:t>.</w:t>
      </w:r>
    </w:p>
    <w:p w14:paraId="7A3C6188" w14:textId="6D08DFC5" w:rsidR="007744D0" w:rsidRDefault="007744D0" w:rsidP="00385E79">
      <w:pPr>
        <w:jc w:val="center"/>
        <w:rPr>
          <w:rFonts w:ascii="Times New Roman" w:hAnsi="Times New Roman" w:cs="Times New Roman"/>
          <w:sz w:val="20"/>
          <w:szCs w:val="20"/>
        </w:rPr>
      </w:pPr>
      <w:r w:rsidRPr="004B0609">
        <w:rPr>
          <w:noProof/>
        </w:rPr>
        <w:drawing>
          <wp:inline distT="0" distB="0" distL="0" distR="0" wp14:anchorId="087D8B05" wp14:editId="60B1A281">
            <wp:extent cx="3204000" cy="1980000"/>
            <wp:effectExtent l="0" t="0" r="0" b="0"/>
            <wp:docPr id="69406554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625" t="5888" r="9075" b="3592"/>
                    <a:stretch/>
                  </pic:blipFill>
                  <pic:spPr bwMode="auto">
                    <a:xfrm>
                      <a:off x="0" y="0"/>
                      <a:ext cx="3204000"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4138849A" w14:textId="4D276B42" w:rsidR="00AD3A7C" w:rsidRDefault="00AD3A7C" w:rsidP="00AD3A7C">
      <w:pPr>
        <w:spacing w:after="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B.</w:t>
      </w:r>
    </w:p>
    <w:p w14:paraId="6A708ED1" w14:textId="656BE74A" w:rsidR="007744D0" w:rsidRDefault="007744D0" w:rsidP="00637CED">
      <w:pPr>
        <w:jc w:val="center"/>
        <w:rPr>
          <w:rFonts w:ascii="Times New Roman" w:hAnsi="Times New Roman" w:cs="Times New Roman"/>
          <w:sz w:val="20"/>
          <w:szCs w:val="20"/>
        </w:rPr>
      </w:pPr>
      <w:r w:rsidRPr="004B0609">
        <w:rPr>
          <w:noProof/>
        </w:rPr>
        <w:drawing>
          <wp:inline distT="0" distB="0" distL="0" distR="0" wp14:anchorId="7794E396" wp14:editId="3AD8D55A">
            <wp:extent cx="3204000" cy="1980000"/>
            <wp:effectExtent l="0" t="0" r="0" b="0"/>
            <wp:docPr id="153762663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8442" t="5888" r="8982" b="3425"/>
                    <a:stretch/>
                  </pic:blipFill>
                  <pic:spPr bwMode="auto">
                    <a:xfrm>
                      <a:off x="0" y="0"/>
                      <a:ext cx="3204000"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79EB3DBD" w14:textId="54101F60" w:rsidR="00353961" w:rsidRPr="00FB69FC" w:rsidRDefault="00353961" w:rsidP="00353961">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Fig. 9. Improvement in the control performance after a different number of learning epochs for the Q2d and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2</w:t>
      </w:r>
      <w:r w:rsidRPr="00FB69FC">
        <w:rPr>
          <w:rFonts w:ascii="Times New Roman" w:hAnsi="Times New Roman" w:cs="Times New Roman"/>
          <w:color w:val="000000" w:themeColor="text1"/>
          <w:sz w:val="20"/>
          <w:szCs w:val="20"/>
        </w:rPr>
        <w:t xml:space="preserve"> processes for large variation of </w:t>
      </w:r>
      <w:r w:rsidRPr="00FB69FC">
        <w:rPr>
          <w:rFonts w:ascii="Times New Roman" w:hAnsi="Times New Roman" w:cs="Times New Roman"/>
          <w:i/>
          <w:iCs/>
          <w:color w:val="000000" w:themeColor="text1"/>
          <w:sz w:val="20"/>
          <w:szCs w:val="20"/>
        </w:rPr>
        <w:t>d</w:t>
      </w:r>
      <w:r w:rsidRPr="00FB69FC">
        <w:rPr>
          <w:rFonts w:ascii="Times New Roman" w:hAnsi="Times New Roman" w:cs="Times New Roman"/>
          <w:color w:val="000000" w:themeColor="text1"/>
          <w:sz w:val="20"/>
          <w:szCs w:val="20"/>
        </w:rPr>
        <w:t xml:space="preserve"> = ± 0.7. “</w:t>
      </w:r>
      <w:r w:rsidRPr="00FB69FC">
        <w:rPr>
          <w:rFonts w:ascii="Times New Roman" w:hAnsi="Times New Roman" w:cs="Times New Roman"/>
          <w:i/>
          <w:iCs/>
          <w:color w:val="000000" w:themeColor="text1"/>
          <w:sz w:val="20"/>
          <w:szCs w:val="20"/>
        </w:rPr>
        <w:t>Initialization</w:t>
      </w:r>
      <w:r w:rsidRPr="00FB69FC">
        <w:rPr>
          <w:rFonts w:ascii="Times New Roman" w:hAnsi="Times New Roman" w:cs="Times New Roman"/>
          <w:color w:val="000000" w:themeColor="text1"/>
          <w:sz w:val="20"/>
          <w:szCs w:val="20"/>
        </w:rPr>
        <w:t>” represents the performance of the Q2d method after initialization based on the existing PI tunings, without learning. Next, the learning results are shown after the listed number of the learning epochs.</w:t>
      </w:r>
      <w:r w:rsidR="00AD3A7C" w:rsidRPr="00FB69FC">
        <w:rPr>
          <w:rFonts w:ascii="Times New Roman" w:hAnsi="Times New Roman" w:cs="Times New Roman"/>
          <w:color w:val="000000" w:themeColor="text1"/>
          <w:sz w:val="20"/>
          <w:szCs w:val="20"/>
        </w:rPr>
        <w:t xml:space="preserve"> Diagram (A) represents variations of the controlled variable </w:t>
      </w:r>
      <w:r w:rsidR="00AD3A7C" w:rsidRPr="00FB69FC">
        <w:rPr>
          <w:rFonts w:ascii="Times New Roman" w:hAnsi="Times New Roman" w:cs="Times New Roman"/>
          <w:i/>
          <w:iCs/>
          <w:color w:val="000000" w:themeColor="text1"/>
          <w:sz w:val="20"/>
          <w:szCs w:val="20"/>
        </w:rPr>
        <w:t>Y</w:t>
      </w:r>
      <w:r w:rsidR="00AD3A7C" w:rsidRPr="00FB69FC">
        <w:rPr>
          <w:rFonts w:ascii="Times New Roman" w:hAnsi="Times New Roman" w:cs="Times New Roman"/>
          <w:color w:val="000000" w:themeColor="text1"/>
          <w:sz w:val="20"/>
          <w:szCs w:val="20"/>
        </w:rPr>
        <w:t xml:space="preserve"> while diagram (B) variations of the manipulating variable </w:t>
      </w:r>
      <w:r w:rsidR="00AD3A7C" w:rsidRPr="00FB69FC">
        <w:rPr>
          <w:rFonts w:ascii="Times New Roman" w:hAnsi="Times New Roman" w:cs="Times New Roman"/>
          <w:i/>
          <w:iCs/>
          <w:color w:val="000000" w:themeColor="text1"/>
          <w:sz w:val="20"/>
          <w:szCs w:val="20"/>
        </w:rPr>
        <w:t>U</w:t>
      </w:r>
      <w:r w:rsidR="00AD3A7C" w:rsidRPr="00FB69FC">
        <w:rPr>
          <w:rFonts w:ascii="Times New Roman" w:hAnsi="Times New Roman" w:cs="Times New Roman"/>
          <w:color w:val="000000" w:themeColor="text1"/>
          <w:sz w:val="20"/>
          <w:szCs w:val="20"/>
        </w:rPr>
        <w:t>.</w:t>
      </w:r>
    </w:p>
    <w:p w14:paraId="66906BAB" w14:textId="09908350" w:rsidR="00AD3A7C" w:rsidRDefault="00AD3A7C">
      <w:pPr>
        <w:rPr>
          <w:rFonts w:ascii="Times New Roman" w:hAnsi="Times New Roman" w:cs="Times New Roman"/>
          <w:sz w:val="20"/>
          <w:szCs w:val="20"/>
        </w:rPr>
      </w:pPr>
      <w:r>
        <w:rPr>
          <w:rFonts w:ascii="Times New Roman" w:hAnsi="Times New Roman" w:cs="Times New Roman"/>
          <w:sz w:val="20"/>
          <w:szCs w:val="20"/>
        </w:rPr>
        <w:br w:type="page"/>
      </w:r>
    </w:p>
    <w:p w14:paraId="080A5AF3" w14:textId="65B6E438" w:rsidR="00CF2AEF" w:rsidRDefault="00AD3A7C" w:rsidP="00AD3A7C">
      <w:pPr>
        <w:spacing w:after="0"/>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t>A.</w:t>
      </w:r>
    </w:p>
    <w:p w14:paraId="2A08E117" w14:textId="37BBEF78" w:rsidR="00CF2AEF" w:rsidRDefault="007744D0" w:rsidP="00376108">
      <w:pPr>
        <w:jc w:val="center"/>
        <w:rPr>
          <w:rFonts w:ascii="Times New Roman" w:hAnsi="Times New Roman" w:cs="Times New Roman"/>
          <w:sz w:val="20"/>
          <w:szCs w:val="20"/>
        </w:rPr>
      </w:pPr>
      <w:r w:rsidRPr="00D87E18">
        <w:rPr>
          <w:noProof/>
        </w:rPr>
        <w:drawing>
          <wp:inline distT="0" distB="0" distL="0" distR="0" wp14:anchorId="3FDEA489" wp14:editId="326D7CE7">
            <wp:extent cx="3204000" cy="1980000"/>
            <wp:effectExtent l="0" t="0" r="0" b="0"/>
            <wp:docPr id="251341727" name="Picture 1" descr="A graph of a graph of a graph&#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341727" name="Picture 1" descr="A graph of a graph of a graph&#10;&#10;Description automatically generated with medium confidence"/>
                    <pic:cNvPicPr/>
                  </pic:nvPicPr>
                  <pic:blipFill rotWithShape="1">
                    <a:blip r:embed="rId27"/>
                    <a:srcRect l="9086" t="6055" r="9065" b="3616"/>
                    <a:stretch/>
                  </pic:blipFill>
                  <pic:spPr bwMode="auto">
                    <a:xfrm>
                      <a:off x="0" y="0"/>
                      <a:ext cx="3204000" cy="1980000"/>
                    </a:xfrm>
                    <a:prstGeom prst="rect">
                      <a:avLst/>
                    </a:prstGeom>
                    <a:ln>
                      <a:noFill/>
                    </a:ln>
                    <a:extLst>
                      <a:ext uri="{53640926-AAD7-44D8-BBD7-CCE9431645EC}">
                        <a14:shadowObscured xmlns:a14="http://schemas.microsoft.com/office/drawing/2010/main"/>
                      </a:ext>
                    </a:extLst>
                  </pic:spPr>
                </pic:pic>
              </a:graphicData>
            </a:graphic>
          </wp:inline>
        </w:drawing>
      </w:r>
    </w:p>
    <w:p w14:paraId="1964F5CF" w14:textId="45138B43" w:rsidR="00AD3A7C" w:rsidRDefault="00AD3A7C" w:rsidP="00AD3A7C">
      <w:pPr>
        <w:spacing w:after="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B.</w:t>
      </w:r>
    </w:p>
    <w:p w14:paraId="178CAB7C" w14:textId="2A6EDDFF" w:rsidR="007744D0" w:rsidRDefault="007744D0" w:rsidP="00376108">
      <w:pPr>
        <w:jc w:val="center"/>
        <w:rPr>
          <w:rFonts w:ascii="Times New Roman" w:hAnsi="Times New Roman" w:cs="Times New Roman"/>
          <w:sz w:val="20"/>
          <w:szCs w:val="20"/>
        </w:rPr>
      </w:pPr>
      <w:r w:rsidRPr="00D87E18">
        <w:rPr>
          <w:noProof/>
        </w:rPr>
        <w:drawing>
          <wp:inline distT="0" distB="0" distL="0" distR="0" wp14:anchorId="7A4756B3" wp14:editId="1EA3D569">
            <wp:extent cx="3204000" cy="1980000"/>
            <wp:effectExtent l="0" t="0" r="0" b="0"/>
            <wp:docPr id="53877637" name="Picture 1" descr="A graph of a grap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877637" name="Picture 1" descr="A graph of a graph&#10;&#10;Description automatically generated"/>
                    <pic:cNvPicPr/>
                  </pic:nvPicPr>
                  <pic:blipFill rotWithShape="1">
                    <a:blip r:embed="rId28"/>
                    <a:srcRect l="8534" t="6224" r="9075" b="3615"/>
                    <a:stretch/>
                  </pic:blipFill>
                  <pic:spPr bwMode="auto">
                    <a:xfrm>
                      <a:off x="0" y="0"/>
                      <a:ext cx="3204000" cy="1980000"/>
                    </a:xfrm>
                    <a:prstGeom prst="rect">
                      <a:avLst/>
                    </a:prstGeom>
                    <a:ln>
                      <a:noFill/>
                    </a:ln>
                    <a:extLst>
                      <a:ext uri="{53640926-AAD7-44D8-BBD7-CCE9431645EC}">
                        <a14:shadowObscured xmlns:a14="http://schemas.microsoft.com/office/drawing/2010/main"/>
                      </a:ext>
                    </a:extLst>
                  </pic:spPr>
                </pic:pic>
              </a:graphicData>
            </a:graphic>
          </wp:inline>
        </w:drawing>
      </w:r>
    </w:p>
    <w:p w14:paraId="4C5D2AA2" w14:textId="0CD4DCBD" w:rsidR="00353961" w:rsidRPr="00FB69FC" w:rsidRDefault="00353961" w:rsidP="00353961">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Fig. 10. Improvement in the control performance after a different number of learning epochs for the Q2d and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3</w:t>
      </w:r>
      <w:r w:rsidRPr="00FB69FC">
        <w:rPr>
          <w:rFonts w:ascii="Times New Roman" w:hAnsi="Times New Roman" w:cs="Times New Roman"/>
          <w:color w:val="000000" w:themeColor="text1"/>
          <w:sz w:val="20"/>
          <w:szCs w:val="20"/>
        </w:rPr>
        <w:t xml:space="preserve"> processes for large variation of </w:t>
      </w:r>
      <w:r w:rsidRPr="00FB69FC">
        <w:rPr>
          <w:rFonts w:ascii="Times New Roman" w:hAnsi="Times New Roman" w:cs="Times New Roman"/>
          <w:i/>
          <w:iCs/>
          <w:color w:val="000000" w:themeColor="text1"/>
          <w:sz w:val="20"/>
          <w:szCs w:val="20"/>
        </w:rPr>
        <w:t>d</w:t>
      </w:r>
      <w:r w:rsidRPr="00FB69FC">
        <w:rPr>
          <w:rFonts w:ascii="Times New Roman" w:hAnsi="Times New Roman" w:cs="Times New Roman"/>
          <w:color w:val="000000" w:themeColor="text1"/>
          <w:sz w:val="20"/>
          <w:szCs w:val="20"/>
        </w:rPr>
        <w:t xml:space="preserve"> = ± 0.7. “</w:t>
      </w:r>
      <w:r w:rsidRPr="00FB69FC">
        <w:rPr>
          <w:rFonts w:ascii="Times New Roman" w:hAnsi="Times New Roman" w:cs="Times New Roman"/>
          <w:i/>
          <w:iCs/>
          <w:color w:val="000000" w:themeColor="text1"/>
          <w:sz w:val="20"/>
          <w:szCs w:val="20"/>
        </w:rPr>
        <w:t>Initialization</w:t>
      </w:r>
      <w:r w:rsidRPr="00FB69FC">
        <w:rPr>
          <w:rFonts w:ascii="Times New Roman" w:hAnsi="Times New Roman" w:cs="Times New Roman"/>
          <w:color w:val="000000" w:themeColor="text1"/>
          <w:sz w:val="20"/>
          <w:szCs w:val="20"/>
        </w:rPr>
        <w:t>” represents the performance of the Q2d method after initialization based on the existing PI tunings, without learning. Next, the learning results are shown after the listed number of the learning epochs.</w:t>
      </w:r>
      <w:r w:rsidR="00AD3A7C" w:rsidRPr="00FB69FC">
        <w:rPr>
          <w:rFonts w:ascii="Times New Roman" w:hAnsi="Times New Roman" w:cs="Times New Roman"/>
          <w:color w:val="000000" w:themeColor="text1"/>
          <w:sz w:val="20"/>
          <w:szCs w:val="20"/>
        </w:rPr>
        <w:t xml:space="preserve"> Diagram (A) represents variations of the controlled variable </w:t>
      </w:r>
      <w:r w:rsidR="00AD3A7C" w:rsidRPr="00FB69FC">
        <w:rPr>
          <w:rFonts w:ascii="Times New Roman" w:hAnsi="Times New Roman" w:cs="Times New Roman"/>
          <w:i/>
          <w:iCs/>
          <w:color w:val="000000" w:themeColor="text1"/>
          <w:sz w:val="20"/>
          <w:szCs w:val="20"/>
        </w:rPr>
        <w:t>Y</w:t>
      </w:r>
      <w:r w:rsidR="00AD3A7C" w:rsidRPr="00FB69FC">
        <w:rPr>
          <w:rFonts w:ascii="Times New Roman" w:hAnsi="Times New Roman" w:cs="Times New Roman"/>
          <w:color w:val="000000" w:themeColor="text1"/>
          <w:sz w:val="20"/>
          <w:szCs w:val="20"/>
        </w:rPr>
        <w:t xml:space="preserve"> while diagram (B) variations of the manipulating variable </w:t>
      </w:r>
      <w:r w:rsidR="00AD3A7C" w:rsidRPr="00FB69FC">
        <w:rPr>
          <w:rFonts w:ascii="Times New Roman" w:hAnsi="Times New Roman" w:cs="Times New Roman"/>
          <w:i/>
          <w:iCs/>
          <w:color w:val="000000" w:themeColor="text1"/>
          <w:sz w:val="20"/>
          <w:szCs w:val="20"/>
        </w:rPr>
        <w:t>U</w:t>
      </w:r>
      <w:r w:rsidR="00AD3A7C" w:rsidRPr="00FB69FC">
        <w:rPr>
          <w:rFonts w:ascii="Times New Roman" w:hAnsi="Times New Roman" w:cs="Times New Roman"/>
          <w:color w:val="000000" w:themeColor="text1"/>
          <w:sz w:val="20"/>
          <w:szCs w:val="20"/>
        </w:rPr>
        <w:t>.</w:t>
      </w:r>
    </w:p>
    <w:p w14:paraId="18F36457" w14:textId="77777777" w:rsidR="00353961" w:rsidRDefault="00353961" w:rsidP="00FB1A4D">
      <w:pPr>
        <w:jc w:val="both"/>
        <w:rPr>
          <w:rFonts w:ascii="Times New Roman" w:hAnsi="Times New Roman" w:cs="Times New Roman"/>
          <w:sz w:val="20"/>
          <w:szCs w:val="20"/>
        </w:rPr>
      </w:pPr>
    </w:p>
    <w:p w14:paraId="5C374C33" w14:textId="357AFFA0" w:rsidR="00375ACE" w:rsidRPr="00FB69FC" w:rsidRDefault="00375ACE" w:rsidP="00FB1A4D">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For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1</w:t>
      </w:r>
      <w:r w:rsidRPr="00FB69FC">
        <w:rPr>
          <w:rFonts w:ascii="Times New Roman" w:hAnsi="Times New Roman" w:cs="Times New Roman"/>
          <w:color w:val="000000" w:themeColor="text1"/>
          <w:sz w:val="20"/>
          <w:szCs w:val="20"/>
        </w:rPr>
        <w:t xml:space="preserve"> process</w:t>
      </w:r>
      <w:r w:rsidR="0034277D" w:rsidRPr="00FB69FC">
        <w:rPr>
          <w:rFonts w:ascii="Times New Roman" w:hAnsi="Times New Roman" w:cs="Times New Roman"/>
          <w:color w:val="000000" w:themeColor="text1"/>
          <w:sz w:val="20"/>
          <w:szCs w:val="20"/>
        </w:rPr>
        <w:t xml:space="preserve"> (Fig. 8)</w:t>
      </w:r>
      <w:r w:rsidRPr="00FB69FC">
        <w:rPr>
          <w:rFonts w:ascii="Times New Roman" w:hAnsi="Times New Roman" w:cs="Times New Roman"/>
          <w:color w:val="000000" w:themeColor="text1"/>
          <w:sz w:val="20"/>
          <w:szCs w:val="20"/>
        </w:rPr>
        <w:t xml:space="preserve">, practically the same improvement in the control performance is </w:t>
      </w:r>
      <w:r w:rsidR="002E2047" w:rsidRPr="00FB69FC">
        <w:rPr>
          <w:rFonts w:ascii="Times New Roman" w:hAnsi="Times New Roman" w:cs="Times New Roman"/>
          <w:color w:val="000000" w:themeColor="text1"/>
          <w:sz w:val="20"/>
          <w:szCs w:val="20"/>
        </w:rPr>
        <w:t>observed</w:t>
      </w:r>
      <w:r w:rsidRPr="00FB69FC">
        <w:rPr>
          <w:rFonts w:ascii="Times New Roman" w:hAnsi="Times New Roman" w:cs="Times New Roman"/>
          <w:color w:val="000000" w:themeColor="text1"/>
          <w:sz w:val="20"/>
          <w:szCs w:val="20"/>
        </w:rPr>
        <w:t xml:space="preserve"> as for the case with smaller disturbances changes (</w:t>
      </w:r>
      <w:r w:rsidRPr="00FB69FC">
        <w:rPr>
          <w:rFonts w:ascii="Times New Roman" w:hAnsi="Times New Roman" w:cs="Times New Roman"/>
          <w:i/>
          <w:iCs/>
          <w:color w:val="000000" w:themeColor="text1"/>
          <w:sz w:val="20"/>
          <w:szCs w:val="20"/>
        </w:rPr>
        <w:t>d</w:t>
      </w:r>
      <w:r w:rsidRPr="00FB69FC">
        <w:rPr>
          <w:rFonts w:ascii="Times New Roman" w:hAnsi="Times New Roman" w:cs="Times New Roman"/>
          <w:color w:val="000000" w:themeColor="text1"/>
          <w:sz w:val="20"/>
          <w:szCs w:val="20"/>
        </w:rPr>
        <w:t xml:space="preserve"> = ± 0.3, see Fig. 5). The influence of the larger amplitude of </w:t>
      </w:r>
      <w:r w:rsidRPr="00FB69FC">
        <w:rPr>
          <w:rFonts w:ascii="Times New Roman" w:hAnsi="Times New Roman" w:cs="Times New Roman"/>
          <w:i/>
          <w:iCs/>
          <w:color w:val="000000" w:themeColor="text1"/>
          <w:sz w:val="20"/>
          <w:szCs w:val="20"/>
        </w:rPr>
        <w:t>d</w:t>
      </w:r>
      <w:r w:rsidRPr="00FB69FC">
        <w:rPr>
          <w:rFonts w:ascii="Times New Roman" w:hAnsi="Times New Roman" w:cs="Times New Roman"/>
          <w:color w:val="000000" w:themeColor="text1"/>
          <w:sz w:val="20"/>
          <w:szCs w:val="20"/>
        </w:rPr>
        <w:t xml:space="preserve"> = ± 0.7 results in larger changes in the controlled output </w:t>
      </w:r>
      <w:r w:rsidRPr="00FB69FC">
        <w:rPr>
          <w:rFonts w:ascii="Times New Roman" w:hAnsi="Times New Roman" w:cs="Times New Roman"/>
          <w:i/>
          <w:iCs/>
          <w:color w:val="000000" w:themeColor="text1"/>
          <w:sz w:val="20"/>
          <w:szCs w:val="20"/>
        </w:rPr>
        <w:t>Y</w:t>
      </w:r>
      <w:r w:rsidRPr="00FB69FC">
        <w:rPr>
          <w:rFonts w:ascii="Times New Roman" w:hAnsi="Times New Roman" w:cs="Times New Roman"/>
          <w:color w:val="000000" w:themeColor="text1"/>
          <w:sz w:val="20"/>
          <w:szCs w:val="20"/>
        </w:rPr>
        <w:t xml:space="preserve"> but the </w:t>
      </w:r>
      <w:r w:rsidR="0034277D" w:rsidRPr="00FB69FC">
        <w:rPr>
          <w:rFonts w:ascii="Times New Roman" w:hAnsi="Times New Roman" w:cs="Times New Roman"/>
          <w:color w:val="000000" w:themeColor="text1"/>
          <w:sz w:val="20"/>
          <w:szCs w:val="20"/>
        </w:rPr>
        <w:t xml:space="preserve">trend in the improvement in the closed loop control performance is preserved. </w:t>
      </w:r>
      <w:r w:rsidR="002E2047" w:rsidRPr="00FB69FC">
        <w:rPr>
          <w:rFonts w:ascii="Times New Roman" w:hAnsi="Times New Roman" w:cs="Times New Roman"/>
          <w:color w:val="000000" w:themeColor="text1"/>
          <w:sz w:val="20"/>
          <w:szCs w:val="20"/>
        </w:rPr>
        <w:t xml:space="preserve">At the same time, </w:t>
      </w:r>
      <w:r w:rsidR="0034277D" w:rsidRPr="00FB69FC">
        <w:rPr>
          <w:rFonts w:ascii="Times New Roman" w:hAnsi="Times New Roman" w:cs="Times New Roman"/>
          <w:color w:val="000000" w:themeColor="text1"/>
          <w:sz w:val="20"/>
          <w:szCs w:val="20"/>
        </w:rPr>
        <w:t xml:space="preserve">variations of the corresponding changes of the manipulating variable </w:t>
      </w:r>
      <w:r w:rsidR="0034277D" w:rsidRPr="00FB69FC">
        <w:rPr>
          <w:rFonts w:ascii="Times New Roman" w:hAnsi="Times New Roman" w:cs="Times New Roman"/>
          <w:i/>
          <w:iCs/>
          <w:color w:val="000000" w:themeColor="text1"/>
          <w:sz w:val="20"/>
          <w:szCs w:val="20"/>
        </w:rPr>
        <w:t>U</w:t>
      </w:r>
      <w:r w:rsidR="0034277D" w:rsidRPr="00FB69FC">
        <w:rPr>
          <w:rFonts w:ascii="Times New Roman" w:hAnsi="Times New Roman" w:cs="Times New Roman"/>
          <w:color w:val="000000" w:themeColor="text1"/>
          <w:sz w:val="20"/>
          <w:szCs w:val="20"/>
        </w:rPr>
        <w:t xml:space="preserve"> </w:t>
      </w:r>
      <w:r w:rsidR="002E2047" w:rsidRPr="00FB69FC">
        <w:rPr>
          <w:rFonts w:ascii="Times New Roman" w:hAnsi="Times New Roman" w:cs="Times New Roman"/>
          <w:color w:val="000000" w:themeColor="text1"/>
          <w:sz w:val="20"/>
          <w:szCs w:val="20"/>
        </w:rPr>
        <w:t xml:space="preserve">for </w:t>
      </w:r>
      <w:r w:rsidR="002E2047" w:rsidRPr="00FB69FC">
        <w:rPr>
          <w:rFonts w:ascii="Times New Roman" w:hAnsi="Times New Roman" w:cs="Times New Roman"/>
          <w:i/>
          <w:iCs/>
          <w:color w:val="000000" w:themeColor="text1"/>
          <w:sz w:val="20"/>
          <w:szCs w:val="20"/>
        </w:rPr>
        <w:t>K</w:t>
      </w:r>
      <w:r w:rsidR="002E2047" w:rsidRPr="00FB69FC">
        <w:rPr>
          <w:rFonts w:ascii="Times New Roman" w:hAnsi="Times New Roman"/>
          <w:color w:val="000000" w:themeColor="text1"/>
          <w:sz w:val="20"/>
          <w:vertAlign w:val="subscript"/>
        </w:rPr>
        <w:t>1</w:t>
      </w:r>
      <w:r w:rsidR="002E2047" w:rsidRPr="00FB69FC">
        <w:rPr>
          <w:rFonts w:ascii="Times New Roman" w:hAnsi="Times New Roman" w:cs="Times New Roman"/>
          <w:color w:val="000000" w:themeColor="text1"/>
          <w:sz w:val="20"/>
          <w:szCs w:val="20"/>
        </w:rPr>
        <w:t xml:space="preserve"> process </w:t>
      </w:r>
      <w:r w:rsidR="0034277D" w:rsidRPr="00FB69FC">
        <w:rPr>
          <w:rFonts w:ascii="Times New Roman" w:hAnsi="Times New Roman" w:cs="Times New Roman"/>
          <w:color w:val="000000" w:themeColor="text1"/>
          <w:sz w:val="20"/>
          <w:szCs w:val="20"/>
        </w:rPr>
        <w:t xml:space="preserve">become </w:t>
      </w:r>
      <w:r w:rsidR="002E2047" w:rsidRPr="00FB69FC">
        <w:rPr>
          <w:rFonts w:ascii="Times New Roman" w:hAnsi="Times New Roman" w:cs="Times New Roman"/>
          <w:color w:val="000000" w:themeColor="text1"/>
          <w:sz w:val="20"/>
          <w:szCs w:val="20"/>
        </w:rPr>
        <w:t xml:space="preserve">more </w:t>
      </w:r>
      <w:r w:rsidR="0034277D" w:rsidRPr="00FB69FC">
        <w:rPr>
          <w:rFonts w:ascii="Times New Roman" w:hAnsi="Times New Roman" w:cs="Times New Roman"/>
          <w:color w:val="000000" w:themeColor="text1"/>
          <w:sz w:val="20"/>
          <w:szCs w:val="20"/>
        </w:rPr>
        <w:t xml:space="preserve">oscillatory, especially after a longer period of the on-line learning. Oscillatory behavior increased </w:t>
      </w:r>
      <w:r w:rsidR="002E2047" w:rsidRPr="00FB69FC">
        <w:rPr>
          <w:rFonts w:ascii="Times New Roman" w:hAnsi="Times New Roman" w:cs="Times New Roman"/>
          <w:color w:val="000000" w:themeColor="text1"/>
          <w:sz w:val="20"/>
          <w:szCs w:val="20"/>
        </w:rPr>
        <w:t xml:space="preserve">significantly </w:t>
      </w:r>
      <w:r w:rsidR="0034277D" w:rsidRPr="00FB69FC">
        <w:rPr>
          <w:rFonts w:ascii="Times New Roman" w:hAnsi="Times New Roman" w:cs="Times New Roman"/>
          <w:color w:val="000000" w:themeColor="text1"/>
          <w:sz w:val="20"/>
          <w:szCs w:val="20"/>
        </w:rPr>
        <w:t xml:space="preserve">for the closed loop system with </w:t>
      </w:r>
      <w:r w:rsidR="0034277D" w:rsidRPr="00FB69FC">
        <w:rPr>
          <w:rFonts w:ascii="Times New Roman" w:hAnsi="Times New Roman" w:cs="Times New Roman"/>
          <w:i/>
          <w:iCs/>
          <w:color w:val="000000" w:themeColor="text1"/>
          <w:sz w:val="20"/>
          <w:szCs w:val="20"/>
        </w:rPr>
        <w:t>K</w:t>
      </w:r>
      <w:r w:rsidR="0034277D" w:rsidRPr="00FB69FC">
        <w:rPr>
          <w:rFonts w:ascii="Times New Roman" w:hAnsi="Times New Roman"/>
          <w:color w:val="000000" w:themeColor="text1"/>
          <w:sz w:val="20"/>
          <w:vertAlign w:val="subscript"/>
        </w:rPr>
        <w:t>2</w:t>
      </w:r>
      <w:r w:rsidR="0034277D" w:rsidRPr="00FB69FC">
        <w:rPr>
          <w:rFonts w:ascii="Times New Roman" w:hAnsi="Times New Roman" w:cs="Times New Roman"/>
          <w:color w:val="000000" w:themeColor="text1"/>
          <w:sz w:val="20"/>
          <w:szCs w:val="20"/>
        </w:rPr>
        <w:t xml:space="preserve"> process (Fig. 9), which is particularly visible in the variations of the manipulating variable </w:t>
      </w:r>
      <w:r w:rsidR="0034277D" w:rsidRPr="00FB69FC">
        <w:rPr>
          <w:rFonts w:ascii="Times New Roman" w:hAnsi="Times New Roman" w:cs="Times New Roman"/>
          <w:i/>
          <w:iCs/>
          <w:color w:val="000000" w:themeColor="text1"/>
          <w:sz w:val="20"/>
          <w:szCs w:val="20"/>
        </w:rPr>
        <w:t>U</w:t>
      </w:r>
      <w:r w:rsidR="0034277D" w:rsidRPr="00FB69FC">
        <w:rPr>
          <w:rFonts w:ascii="Times New Roman" w:hAnsi="Times New Roman" w:cs="Times New Roman"/>
          <w:color w:val="000000" w:themeColor="text1"/>
          <w:sz w:val="20"/>
          <w:szCs w:val="20"/>
        </w:rPr>
        <w:t xml:space="preserve">. Its oscillatory behavior increases with the learning period but the corresponding variations of the controlled output </w:t>
      </w:r>
      <w:r w:rsidR="0034277D" w:rsidRPr="00FB69FC">
        <w:rPr>
          <w:rFonts w:ascii="Times New Roman" w:hAnsi="Times New Roman" w:cs="Times New Roman"/>
          <w:i/>
          <w:iCs/>
          <w:color w:val="000000" w:themeColor="text1"/>
          <w:sz w:val="20"/>
          <w:szCs w:val="20"/>
        </w:rPr>
        <w:t>Y</w:t>
      </w:r>
      <w:r w:rsidR="0034277D" w:rsidRPr="00FB69FC">
        <w:rPr>
          <w:rFonts w:ascii="Times New Roman" w:hAnsi="Times New Roman" w:cs="Times New Roman"/>
          <w:color w:val="000000" w:themeColor="text1"/>
          <w:sz w:val="20"/>
          <w:szCs w:val="20"/>
        </w:rPr>
        <w:t xml:space="preserve"> are still acceptable and</w:t>
      </w:r>
      <w:r w:rsidR="002B77B4" w:rsidRPr="00FB69FC">
        <w:rPr>
          <w:rFonts w:ascii="Times New Roman" w:hAnsi="Times New Roman" w:cs="Times New Roman"/>
          <w:color w:val="000000" w:themeColor="text1"/>
          <w:sz w:val="20"/>
          <w:szCs w:val="20"/>
        </w:rPr>
        <w:t>,</w:t>
      </w:r>
      <w:r w:rsidR="0034277D" w:rsidRPr="00FB69FC">
        <w:rPr>
          <w:rFonts w:ascii="Times New Roman" w:hAnsi="Times New Roman" w:cs="Times New Roman"/>
          <w:color w:val="000000" w:themeColor="text1"/>
          <w:sz w:val="20"/>
          <w:szCs w:val="20"/>
        </w:rPr>
        <w:t xml:space="preserve"> in these terms</w:t>
      </w:r>
      <w:r w:rsidR="002B77B4" w:rsidRPr="00FB69FC">
        <w:rPr>
          <w:rFonts w:ascii="Times New Roman" w:hAnsi="Times New Roman" w:cs="Times New Roman"/>
          <w:color w:val="000000" w:themeColor="text1"/>
          <w:sz w:val="20"/>
          <w:szCs w:val="20"/>
        </w:rPr>
        <w:t>,</w:t>
      </w:r>
      <w:r w:rsidR="0034277D" w:rsidRPr="00FB69FC">
        <w:rPr>
          <w:rFonts w:ascii="Times New Roman" w:hAnsi="Times New Roman" w:cs="Times New Roman"/>
          <w:color w:val="000000" w:themeColor="text1"/>
          <w:sz w:val="20"/>
          <w:szCs w:val="20"/>
        </w:rPr>
        <w:t xml:space="preserve"> </w:t>
      </w:r>
      <w:r w:rsidR="002E2047" w:rsidRPr="00FB69FC">
        <w:rPr>
          <w:rFonts w:ascii="Times New Roman" w:hAnsi="Times New Roman" w:cs="Times New Roman"/>
          <w:color w:val="000000" w:themeColor="text1"/>
          <w:sz w:val="20"/>
          <w:szCs w:val="20"/>
        </w:rPr>
        <w:t xml:space="preserve">they are </w:t>
      </w:r>
      <w:r w:rsidR="0034277D" w:rsidRPr="00FB69FC">
        <w:rPr>
          <w:rFonts w:ascii="Times New Roman" w:hAnsi="Times New Roman" w:cs="Times New Roman"/>
          <w:color w:val="000000" w:themeColor="text1"/>
          <w:sz w:val="20"/>
          <w:szCs w:val="20"/>
        </w:rPr>
        <w:t xml:space="preserve">not very different from those observed in Fig. 5 for </w:t>
      </w:r>
      <w:r w:rsidR="0034277D" w:rsidRPr="00FB69FC">
        <w:rPr>
          <w:rFonts w:ascii="Times New Roman" w:hAnsi="Times New Roman" w:cs="Times New Roman"/>
          <w:i/>
          <w:iCs/>
          <w:color w:val="000000" w:themeColor="text1"/>
          <w:sz w:val="20"/>
          <w:szCs w:val="20"/>
        </w:rPr>
        <w:t>d</w:t>
      </w:r>
      <w:r w:rsidR="0034277D" w:rsidRPr="00FB69FC">
        <w:rPr>
          <w:rFonts w:ascii="Times New Roman" w:hAnsi="Times New Roman" w:cs="Times New Roman"/>
          <w:color w:val="000000" w:themeColor="text1"/>
          <w:sz w:val="20"/>
          <w:szCs w:val="20"/>
        </w:rPr>
        <w:t xml:space="preserve"> = ± 0.3. </w:t>
      </w:r>
      <w:r w:rsidR="003A6CBD" w:rsidRPr="00FB69FC">
        <w:rPr>
          <w:rFonts w:ascii="Times New Roman" w:hAnsi="Times New Roman" w:cs="Times New Roman"/>
          <w:color w:val="000000" w:themeColor="text1"/>
          <w:sz w:val="20"/>
          <w:szCs w:val="20"/>
        </w:rPr>
        <w:t xml:space="preserve">For </w:t>
      </w:r>
      <w:r w:rsidR="003A6CBD" w:rsidRPr="00FB69FC">
        <w:rPr>
          <w:rFonts w:ascii="Times New Roman" w:hAnsi="Times New Roman" w:cs="Times New Roman"/>
          <w:i/>
          <w:iCs/>
          <w:color w:val="000000" w:themeColor="text1"/>
          <w:sz w:val="20"/>
          <w:szCs w:val="20"/>
        </w:rPr>
        <w:t>K</w:t>
      </w:r>
      <w:r w:rsidR="003A6CBD" w:rsidRPr="00FB69FC">
        <w:rPr>
          <w:rFonts w:ascii="Times New Roman" w:hAnsi="Times New Roman" w:cs="Times New Roman"/>
          <w:i/>
          <w:iCs/>
          <w:color w:val="000000" w:themeColor="text1"/>
          <w:sz w:val="20"/>
          <w:szCs w:val="20"/>
          <w:vertAlign w:val="subscript"/>
        </w:rPr>
        <w:t>3</w:t>
      </w:r>
      <w:r w:rsidR="003A6CBD" w:rsidRPr="00FB69FC">
        <w:rPr>
          <w:rFonts w:ascii="Times New Roman" w:hAnsi="Times New Roman" w:cs="Times New Roman"/>
          <w:color w:val="000000" w:themeColor="text1"/>
          <w:sz w:val="20"/>
          <w:szCs w:val="20"/>
        </w:rPr>
        <w:t xml:space="preserve"> process</w:t>
      </w:r>
      <w:r w:rsidR="002A77AA" w:rsidRPr="00FB69FC">
        <w:rPr>
          <w:rFonts w:ascii="Times New Roman" w:hAnsi="Times New Roman" w:cs="Times New Roman"/>
          <w:color w:val="000000" w:themeColor="text1"/>
          <w:sz w:val="20"/>
          <w:szCs w:val="20"/>
        </w:rPr>
        <w:t xml:space="preserve"> (Fig. 10)</w:t>
      </w:r>
      <w:r w:rsidR="003A6CBD" w:rsidRPr="00FB69FC">
        <w:rPr>
          <w:rFonts w:ascii="Times New Roman" w:hAnsi="Times New Roman" w:cs="Times New Roman"/>
          <w:color w:val="000000" w:themeColor="text1"/>
          <w:sz w:val="20"/>
          <w:szCs w:val="20"/>
        </w:rPr>
        <w:t xml:space="preserve">, again, the trend in the improvement in the control performance is preserved comparing to the case shown in Fig. 7 for </w:t>
      </w:r>
      <w:r w:rsidR="003A6CBD" w:rsidRPr="00FB69FC">
        <w:rPr>
          <w:rFonts w:ascii="Times New Roman" w:hAnsi="Times New Roman" w:cs="Times New Roman"/>
          <w:i/>
          <w:iCs/>
          <w:color w:val="000000" w:themeColor="text1"/>
          <w:sz w:val="20"/>
          <w:szCs w:val="20"/>
        </w:rPr>
        <w:t>d</w:t>
      </w:r>
      <w:r w:rsidR="003A6CBD" w:rsidRPr="00FB69FC">
        <w:rPr>
          <w:rFonts w:ascii="Times New Roman" w:hAnsi="Times New Roman" w:cs="Times New Roman"/>
          <w:color w:val="000000" w:themeColor="text1"/>
          <w:sz w:val="20"/>
          <w:szCs w:val="20"/>
        </w:rPr>
        <w:t xml:space="preserve"> = ± 0.3. The variations of the controlled variable </w:t>
      </w:r>
      <w:r w:rsidR="003A6CBD" w:rsidRPr="00FB69FC">
        <w:rPr>
          <w:rFonts w:ascii="Times New Roman" w:hAnsi="Times New Roman" w:cs="Times New Roman"/>
          <w:i/>
          <w:iCs/>
          <w:color w:val="000000" w:themeColor="text1"/>
          <w:sz w:val="20"/>
          <w:szCs w:val="20"/>
        </w:rPr>
        <w:t>Y</w:t>
      </w:r>
      <w:r w:rsidR="003A6CBD" w:rsidRPr="00FB69FC">
        <w:rPr>
          <w:rFonts w:ascii="Times New Roman" w:hAnsi="Times New Roman" w:cs="Times New Roman"/>
          <w:color w:val="000000" w:themeColor="text1"/>
          <w:sz w:val="20"/>
          <w:szCs w:val="20"/>
        </w:rPr>
        <w:t xml:space="preserve"> remain acceptable over the learning period even if for 2000 learning epochs, the variations of the manipulating variable </w:t>
      </w:r>
      <w:r w:rsidR="003A6CBD" w:rsidRPr="00FB69FC">
        <w:rPr>
          <w:rFonts w:ascii="Times New Roman" w:hAnsi="Times New Roman" w:cs="Times New Roman"/>
          <w:i/>
          <w:iCs/>
          <w:color w:val="000000" w:themeColor="text1"/>
          <w:sz w:val="20"/>
          <w:szCs w:val="20"/>
        </w:rPr>
        <w:t>U</w:t>
      </w:r>
      <w:r w:rsidR="003A6CBD" w:rsidRPr="00FB69FC">
        <w:rPr>
          <w:rFonts w:ascii="Times New Roman" w:hAnsi="Times New Roman" w:cs="Times New Roman"/>
          <w:color w:val="000000" w:themeColor="text1"/>
          <w:sz w:val="20"/>
          <w:szCs w:val="20"/>
        </w:rPr>
        <w:t xml:space="preserve"> show a highly oscillatory character.</w:t>
      </w:r>
    </w:p>
    <w:p w14:paraId="6E25B305" w14:textId="77777777" w:rsidR="00375ACE" w:rsidRPr="00FB69FC" w:rsidRDefault="00375ACE" w:rsidP="00FB1A4D">
      <w:pPr>
        <w:jc w:val="both"/>
        <w:rPr>
          <w:rFonts w:ascii="Times New Roman" w:hAnsi="Times New Roman" w:cs="Times New Roman"/>
          <w:color w:val="000000" w:themeColor="text1"/>
          <w:sz w:val="20"/>
          <w:szCs w:val="20"/>
        </w:rPr>
      </w:pPr>
    </w:p>
    <w:p w14:paraId="4A174FB4" w14:textId="3BCBB2C1" w:rsidR="00CF2AEF" w:rsidRPr="00FB69FC" w:rsidRDefault="00CF2AEF" w:rsidP="00200577">
      <w:pPr>
        <w:pStyle w:val="TableTitle"/>
        <w:spacing w:line="276" w:lineRule="auto"/>
        <w:ind w:right="567"/>
        <w:rPr>
          <w:rFonts w:ascii="Times New Roman" w:hAnsi="Times New Roman"/>
          <w:color w:val="000000" w:themeColor="text1"/>
          <w:sz w:val="20"/>
          <w:szCs w:val="20"/>
        </w:rPr>
      </w:pPr>
      <w:r w:rsidRPr="00FB69FC">
        <w:rPr>
          <w:rFonts w:ascii="Times New Roman" w:hAnsi="Times New Roman"/>
          <w:color w:val="000000" w:themeColor="text1"/>
          <w:sz w:val="20"/>
          <w:szCs w:val="20"/>
        </w:rPr>
        <w:lastRenderedPageBreak/>
        <w:t>TABLE II</w:t>
      </w:r>
    </w:p>
    <w:p w14:paraId="7B598819" w14:textId="0BD4204B" w:rsidR="00CF2AEF" w:rsidRPr="00FB69FC" w:rsidRDefault="00CF2AEF" w:rsidP="00200577">
      <w:pPr>
        <w:pStyle w:val="TableTitle"/>
        <w:spacing w:line="276" w:lineRule="auto"/>
        <w:ind w:right="567"/>
        <w:rPr>
          <w:rFonts w:ascii="Times New Roman" w:hAnsi="Times New Roman"/>
          <w:color w:val="000000" w:themeColor="text1"/>
          <w:sz w:val="20"/>
          <w:szCs w:val="20"/>
        </w:rPr>
      </w:pPr>
      <w:r w:rsidRPr="00FB69FC">
        <w:rPr>
          <w:rFonts w:ascii="Times New Roman" w:hAnsi="Times New Roman"/>
          <w:color w:val="000000" w:themeColor="text1"/>
          <w:sz w:val="20"/>
          <w:szCs w:val="20"/>
        </w:rPr>
        <w:t xml:space="preserve">Quality </w:t>
      </w:r>
      <w:r w:rsidR="002B77B4" w:rsidRPr="00FB69FC">
        <w:rPr>
          <w:rFonts w:ascii="Times New Roman" w:hAnsi="Times New Roman"/>
          <w:color w:val="000000" w:themeColor="text1"/>
          <w:sz w:val="20"/>
          <w:szCs w:val="20"/>
        </w:rPr>
        <w:t>indicators</w:t>
      </w:r>
      <w:r w:rsidRPr="00FB69FC">
        <w:rPr>
          <w:rFonts w:ascii="Times New Roman" w:hAnsi="Times New Roman"/>
          <w:color w:val="000000" w:themeColor="text1"/>
          <w:sz w:val="20"/>
          <w:szCs w:val="20"/>
        </w:rPr>
        <w:t xml:space="preserve"> for Quantitative Measure of Improvement in Control Performance for Q2d and </w:t>
      </w:r>
      <w:r w:rsidR="00353961" w:rsidRPr="00FB69FC">
        <w:rPr>
          <w:rFonts w:ascii="Times New Roman" w:hAnsi="Times New Roman"/>
          <w:color w:val="000000" w:themeColor="text1"/>
          <w:sz w:val="20"/>
          <w:szCs w:val="20"/>
        </w:rPr>
        <w:t>Three</w:t>
      </w:r>
      <w:r w:rsidRPr="00FB69FC">
        <w:rPr>
          <w:rFonts w:ascii="Times New Roman" w:hAnsi="Times New Roman"/>
          <w:color w:val="000000" w:themeColor="text1"/>
          <w:sz w:val="20"/>
          <w:szCs w:val="20"/>
        </w:rPr>
        <w:t xml:space="preserve"> Considered Processes</w:t>
      </w:r>
      <w:r w:rsidR="00353961" w:rsidRPr="00FB69FC">
        <w:rPr>
          <w:rFonts w:ascii="Times New Roman" w:hAnsi="Times New Roman"/>
          <w:color w:val="000000" w:themeColor="text1"/>
          <w:sz w:val="20"/>
          <w:szCs w:val="20"/>
        </w:rPr>
        <w:t>, for Large Variation of Disturbance (± 0.7)</w:t>
      </w:r>
    </w:p>
    <w:p w14:paraId="34C733E0" w14:textId="77777777" w:rsidR="00CF2AEF" w:rsidRPr="00FB69FC" w:rsidRDefault="00CF2AEF" w:rsidP="00CF2AEF">
      <w:pPr>
        <w:pStyle w:val="TableTitle"/>
        <w:rPr>
          <w:rFonts w:ascii="Times New Roman" w:hAnsi="Times New Roman"/>
          <w:color w:val="000000" w:themeColor="text1"/>
          <w:sz w:val="20"/>
          <w:szCs w:val="20"/>
        </w:rPr>
      </w:pPr>
    </w:p>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553"/>
        <w:gridCol w:w="794"/>
        <w:gridCol w:w="674"/>
        <w:gridCol w:w="20"/>
        <w:gridCol w:w="543"/>
        <w:gridCol w:w="794"/>
        <w:gridCol w:w="661"/>
        <w:gridCol w:w="43"/>
        <w:gridCol w:w="542"/>
        <w:gridCol w:w="9"/>
        <w:gridCol w:w="779"/>
        <w:gridCol w:w="8"/>
        <w:gridCol w:w="673"/>
        <w:gridCol w:w="9"/>
        <w:gridCol w:w="78"/>
        <w:gridCol w:w="571"/>
        <w:gridCol w:w="16"/>
        <w:gridCol w:w="769"/>
        <w:gridCol w:w="16"/>
        <w:gridCol w:w="556"/>
        <w:gridCol w:w="65"/>
        <w:gridCol w:w="38"/>
        <w:gridCol w:w="16"/>
      </w:tblGrid>
      <w:tr w:rsidR="00FB69FC" w:rsidRPr="00FB69FC" w14:paraId="68E2A7B1" w14:textId="77777777" w:rsidTr="00FF36A8">
        <w:trPr>
          <w:gridAfter w:val="2"/>
          <w:wAfter w:w="54" w:type="dxa"/>
          <w:trHeight w:val="567"/>
        </w:trPr>
        <w:tc>
          <w:tcPr>
            <w:tcW w:w="8727" w:type="dxa"/>
            <w:gridSpan w:val="22"/>
            <w:tcBorders>
              <w:top w:val="double" w:sz="4" w:space="0" w:color="auto"/>
              <w:bottom w:val="single" w:sz="4" w:space="0" w:color="auto"/>
            </w:tcBorders>
            <w:vAlign w:val="center"/>
          </w:tcPr>
          <w:p w14:paraId="591DD78A" w14:textId="77777777" w:rsidR="00CF2AEF" w:rsidRPr="00FB69FC" w:rsidRDefault="00CF2AEF" w:rsidP="00811D9F">
            <w:pPr>
              <w:jc w:val="center"/>
              <w:rPr>
                <w:i/>
                <w:color w:val="000000" w:themeColor="text1"/>
                <w:vertAlign w:val="subscript"/>
              </w:rPr>
            </w:pPr>
            <w:r w:rsidRPr="00FB69FC">
              <w:rPr>
                <w:iCs/>
                <w:color w:val="000000" w:themeColor="text1"/>
              </w:rPr>
              <w:t xml:space="preserve">process </w:t>
            </w:r>
            <w:r w:rsidRPr="00FB69FC">
              <w:rPr>
                <w:i/>
                <w:color w:val="000000" w:themeColor="text1"/>
              </w:rPr>
              <w:t>K</w:t>
            </w:r>
            <w:r w:rsidRPr="00FB69FC">
              <w:rPr>
                <w:i/>
                <w:color w:val="000000" w:themeColor="text1"/>
                <w:vertAlign w:val="subscript"/>
              </w:rPr>
              <w:t>1</w:t>
            </w:r>
          </w:p>
        </w:tc>
      </w:tr>
      <w:tr w:rsidR="00FB69FC" w:rsidRPr="00FB69FC" w14:paraId="590BCF64" w14:textId="77777777" w:rsidTr="00FF36A8">
        <w:trPr>
          <w:gridAfter w:val="3"/>
          <w:wAfter w:w="119" w:type="dxa"/>
          <w:trHeight w:val="567"/>
        </w:trPr>
        <w:tc>
          <w:tcPr>
            <w:tcW w:w="554" w:type="dxa"/>
            <w:tcBorders>
              <w:top w:val="single" w:sz="4" w:space="0" w:color="auto"/>
            </w:tcBorders>
            <w:vAlign w:val="center"/>
          </w:tcPr>
          <w:p w14:paraId="5A4813FB" w14:textId="77777777" w:rsidR="00CF2AEF" w:rsidRPr="00FB69FC" w:rsidRDefault="00CF2AEF" w:rsidP="00811D9F">
            <w:pPr>
              <w:jc w:val="center"/>
              <w:rPr>
                <w:color w:val="000000" w:themeColor="text1"/>
              </w:rPr>
            </w:pPr>
          </w:p>
        </w:tc>
        <w:tc>
          <w:tcPr>
            <w:tcW w:w="2041" w:type="dxa"/>
            <w:gridSpan w:val="4"/>
            <w:tcBorders>
              <w:top w:val="single" w:sz="4" w:space="0" w:color="auto"/>
            </w:tcBorders>
            <w:vAlign w:val="center"/>
          </w:tcPr>
          <w:p w14:paraId="1A33667E" w14:textId="77777777" w:rsidR="00CF2AEF" w:rsidRPr="00FB69FC" w:rsidRDefault="00CF2AEF" w:rsidP="00811D9F">
            <w:pPr>
              <w:jc w:val="center"/>
              <w:rPr>
                <w:color w:val="000000" w:themeColor="text1"/>
              </w:rPr>
            </w:pPr>
            <w:r w:rsidRPr="00FB69FC">
              <w:rPr>
                <w:color w:val="000000" w:themeColor="text1"/>
              </w:rPr>
              <w:t>IAE</w:t>
            </w:r>
          </w:p>
          <w:p w14:paraId="40EFAF3D" w14:textId="77777777" w:rsidR="00CF2AEF" w:rsidRPr="00FB69FC" w:rsidRDefault="00CF2AEF" w:rsidP="00811D9F">
            <w:pPr>
              <w:jc w:val="center"/>
              <w:rPr>
                <w:color w:val="000000" w:themeColor="text1"/>
                <w:sz w:val="16"/>
                <w:szCs w:val="16"/>
              </w:rPr>
            </w:pPr>
            <w:r w:rsidRPr="00FB69FC">
              <w:rPr>
                <w:color w:val="000000" w:themeColor="text1"/>
                <w:sz w:val="16"/>
                <w:szCs w:val="16"/>
              </w:rPr>
              <w:t>for step changes of</w:t>
            </w:r>
          </w:p>
        </w:tc>
        <w:tc>
          <w:tcPr>
            <w:tcW w:w="2041" w:type="dxa"/>
            <w:gridSpan w:val="4"/>
            <w:tcBorders>
              <w:top w:val="single" w:sz="4" w:space="0" w:color="auto"/>
            </w:tcBorders>
            <w:vAlign w:val="center"/>
          </w:tcPr>
          <w:p w14:paraId="46228B3B" w14:textId="77777777" w:rsidR="00CF2AEF" w:rsidRPr="00FB69FC" w:rsidRDefault="00CF2AEF" w:rsidP="00811D9F">
            <w:pPr>
              <w:jc w:val="center"/>
              <w:rPr>
                <w:color w:val="000000" w:themeColor="text1"/>
              </w:rPr>
            </w:pPr>
            <w:r w:rsidRPr="00FB69FC">
              <w:rPr>
                <w:color w:val="000000" w:themeColor="text1"/>
              </w:rPr>
              <w:t>max. overshoot</w:t>
            </w:r>
          </w:p>
          <w:p w14:paraId="364428A1" w14:textId="77777777" w:rsidR="00CF2AEF" w:rsidRPr="00FB69FC" w:rsidRDefault="00CF2AEF" w:rsidP="00811D9F">
            <w:pPr>
              <w:jc w:val="center"/>
              <w:rPr>
                <w:color w:val="000000" w:themeColor="text1"/>
                <w:sz w:val="16"/>
                <w:szCs w:val="16"/>
              </w:rPr>
            </w:pPr>
            <w:r w:rsidRPr="00FB69FC">
              <w:rPr>
                <w:color w:val="000000" w:themeColor="text1"/>
                <w:sz w:val="16"/>
                <w:szCs w:val="16"/>
              </w:rPr>
              <w:t>for step changes of</w:t>
            </w:r>
          </w:p>
        </w:tc>
        <w:tc>
          <w:tcPr>
            <w:tcW w:w="2098" w:type="dxa"/>
            <w:gridSpan w:val="7"/>
            <w:tcBorders>
              <w:top w:val="single" w:sz="4" w:space="0" w:color="auto"/>
            </w:tcBorders>
            <w:vAlign w:val="center"/>
          </w:tcPr>
          <w:p w14:paraId="6FD78C4A" w14:textId="77777777" w:rsidR="00CF2AEF" w:rsidRPr="00FB69FC" w:rsidRDefault="00CF2AEF" w:rsidP="00811D9F">
            <w:pPr>
              <w:jc w:val="center"/>
              <w:rPr>
                <w:color w:val="000000" w:themeColor="text1"/>
              </w:rPr>
            </w:pPr>
            <w:r w:rsidRPr="00FB69FC">
              <w:rPr>
                <w:color w:val="000000" w:themeColor="text1"/>
              </w:rPr>
              <w:t>settling time</w:t>
            </w:r>
          </w:p>
          <w:p w14:paraId="3B2DF0FD" w14:textId="77777777" w:rsidR="00CF2AEF" w:rsidRPr="00FB69FC" w:rsidRDefault="00CF2AEF" w:rsidP="00811D9F">
            <w:pPr>
              <w:jc w:val="center"/>
              <w:rPr>
                <w:color w:val="000000" w:themeColor="text1"/>
                <w:sz w:val="16"/>
                <w:szCs w:val="16"/>
              </w:rPr>
            </w:pPr>
            <w:r w:rsidRPr="00FB69FC">
              <w:rPr>
                <w:color w:val="000000" w:themeColor="text1"/>
                <w:sz w:val="16"/>
                <w:szCs w:val="16"/>
              </w:rPr>
              <w:t>for step changes of</w:t>
            </w:r>
          </w:p>
        </w:tc>
        <w:tc>
          <w:tcPr>
            <w:tcW w:w="1928" w:type="dxa"/>
            <w:gridSpan w:val="5"/>
            <w:tcBorders>
              <w:top w:val="single" w:sz="4" w:space="0" w:color="auto"/>
            </w:tcBorders>
            <w:vAlign w:val="center"/>
          </w:tcPr>
          <w:p w14:paraId="6C82E85C" w14:textId="77777777" w:rsidR="00CF2AEF" w:rsidRPr="00FB69FC" w:rsidRDefault="00FB3076" w:rsidP="00811D9F">
            <w:pPr>
              <w:jc w:val="center"/>
              <w:rPr>
                <w:iCs/>
                <w:color w:val="000000" w:themeColor="text1"/>
              </w:rPr>
            </w:pPr>
            <m:oMathPara>
              <m:oMath>
                <m:d>
                  <m:dPr>
                    <m:begChr m:val="|"/>
                    <m:endChr m:val="|"/>
                    <m:ctrlPr>
                      <w:rPr>
                        <w:rFonts w:ascii="Cambria Math" w:hAnsi="Cambria Math"/>
                        <w:i/>
                        <w:iCs/>
                        <w:color w:val="000000" w:themeColor="text1"/>
                      </w:rPr>
                    </m:ctrlPr>
                  </m:dPr>
                  <m:e>
                    <m:r>
                      <w:rPr>
                        <w:rFonts w:ascii="Cambria Math" w:hAnsi="Cambria Math"/>
                        <w:color w:val="000000" w:themeColor="text1"/>
                      </w:rPr>
                      <m:t>Δ</m:t>
                    </m:r>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max</m:t>
                        </m:r>
                      </m:sub>
                    </m:sSub>
                  </m:e>
                </m:d>
              </m:oMath>
            </m:oMathPara>
          </w:p>
          <w:p w14:paraId="7518F214" w14:textId="77777777" w:rsidR="00CF2AEF" w:rsidRPr="00FB69FC" w:rsidRDefault="00CF2AEF" w:rsidP="00811D9F">
            <w:pPr>
              <w:jc w:val="center"/>
              <w:rPr>
                <w:color w:val="000000" w:themeColor="text1"/>
                <w:sz w:val="16"/>
                <w:szCs w:val="16"/>
              </w:rPr>
            </w:pPr>
            <w:r w:rsidRPr="00FB69FC">
              <w:rPr>
                <w:color w:val="000000" w:themeColor="text1"/>
                <w:sz w:val="16"/>
                <w:szCs w:val="16"/>
              </w:rPr>
              <w:t>for step changes of</w:t>
            </w:r>
          </w:p>
        </w:tc>
      </w:tr>
      <w:tr w:rsidR="00FB69FC" w:rsidRPr="00FB69FC" w14:paraId="631AAF46" w14:textId="77777777" w:rsidTr="00FF36A8">
        <w:trPr>
          <w:trHeight w:val="340"/>
        </w:trPr>
        <w:tc>
          <w:tcPr>
            <w:tcW w:w="554" w:type="dxa"/>
            <w:tcBorders>
              <w:bottom w:val="single" w:sz="4" w:space="0" w:color="auto"/>
            </w:tcBorders>
            <w:vAlign w:val="center"/>
          </w:tcPr>
          <w:p w14:paraId="35201F59" w14:textId="77777777" w:rsidR="00CF2AEF" w:rsidRPr="00FB69FC" w:rsidRDefault="00CF2AEF" w:rsidP="00811D9F">
            <w:pPr>
              <w:jc w:val="center"/>
              <w:rPr>
                <w:color w:val="000000" w:themeColor="text1"/>
              </w:rPr>
            </w:pPr>
          </w:p>
        </w:tc>
        <w:tc>
          <w:tcPr>
            <w:tcW w:w="553" w:type="dxa"/>
            <w:tcBorders>
              <w:bottom w:val="single" w:sz="4" w:space="0" w:color="auto"/>
            </w:tcBorders>
            <w:vAlign w:val="center"/>
          </w:tcPr>
          <w:p w14:paraId="2C5F6204" w14:textId="77777777" w:rsidR="00CF2AEF" w:rsidRPr="00FB69FC" w:rsidRDefault="00CF2AEF" w:rsidP="00811D9F">
            <w:pPr>
              <w:jc w:val="center"/>
              <w:rPr>
                <w:i/>
                <w:iCs/>
                <w:color w:val="000000" w:themeColor="text1"/>
              </w:rPr>
            </w:pPr>
            <w:proofErr w:type="spellStart"/>
            <w:r w:rsidRPr="00FB69FC">
              <w:rPr>
                <w:i/>
                <w:iCs/>
                <w:color w:val="000000" w:themeColor="text1"/>
              </w:rPr>
              <w:t>Y</w:t>
            </w:r>
            <w:r w:rsidRPr="00FB69FC">
              <w:rPr>
                <w:i/>
                <w:iCs/>
                <w:color w:val="000000" w:themeColor="text1"/>
                <w:vertAlign w:val="subscript"/>
              </w:rPr>
              <w:t>sp</w:t>
            </w:r>
            <w:proofErr w:type="spellEnd"/>
          </w:p>
        </w:tc>
        <w:tc>
          <w:tcPr>
            <w:tcW w:w="794" w:type="dxa"/>
            <w:tcBorders>
              <w:bottom w:val="single" w:sz="4" w:space="0" w:color="auto"/>
            </w:tcBorders>
            <w:vAlign w:val="center"/>
          </w:tcPr>
          <w:p w14:paraId="623FEE45" w14:textId="51B113F6" w:rsidR="00CF2AEF" w:rsidRPr="00FB69FC" w:rsidRDefault="00CF2AEF" w:rsidP="00811D9F">
            <w:pPr>
              <w:jc w:val="center"/>
              <w:rPr>
                <w:color w:val="000000" w:themeColor="text1"/>
              </w:rPr>
            </w:pPr>
            <w:r w:rsidRPr="00FB69FC">
              <w:rPr>
                <w:i/>
                <w:iCs/>
                <w:color w:val="000000" w:themeColor="text1"/>
              </w:rPr>
              <w:t>d</w:t>
            </w:r>
            <w:r w:rsidRPr="00FB69FC">
              <w:rPr>
                <w:color w:val="000000" w:themeColor="text1"/>
              </w:rPr>
              <w:t xml:space="preserve"> = 0.</w:t>
            </w:r>
            <w:r w:rsidR="00353961" w:rsidRPr="00FB69FC">
              <w:rPr>
                <w:color w:val="000000" w:themeColor="text1"/>
              </w:rPr>
              <w:t>7</w:t>
            </w:r>
          </w:p>
        </w:tc>
        <w:tc>
          <w:tcPr>
            <w:tcW w:w="674" w:type="dxa"/>
            <w:tcBorders>
              <w:bottom w:val="single" w:sz="4" w:space="0" w:color="auto"/>
            </w:tcBorders>
            <w:vAlign w:val="center"/>
          </w:tcPr>
          <w:p w14:paraId="49A4BD75" w14:textId="77777777" w:rsidR="00CF2AEF" w:rsidRPr="00FB69FC" w:rsidRDefault="00CF2AEF" w:rsidP="00811D9F">
            <w:pPr>
              <w:jc w:val="center"/>
              <w:rPr>
                <w:color w:val="000000" w:themeColor="text1"/>
              </w:rPr>
            </w:pPr>
            <w:r w:rsidRPr="00FB69FC">
              <w:rPr>
                <w:i/>
                <w:iCs/>
                <w:color w:val="000000" w:themeColor="text1"/>
              </w:rPr>
              <w:t>d</w:t>
            </w:r>
            <w:r w:rsidRPr="00FB69FC">
              <w:rPr>
                <w:color w:val="000000" w:themeColor="text1"/>
              </w:rPr>
              <w:t xml:space="preserve"> = 0</w:t>
            </w:r>
          </w:p>
        </w:tc>
        <w:tc>
          <w:tcPr>
            <w:tcW w:w="563" w:type="dxa"/>
            <w:gridSpan w:val="2"/>
            <w:tcBorders>
              <w:bottom w:val="single" w:sz="4" w:space="0" w:color="auto"/>
            </w:tcBorders>
            <w:vAlign w:val="center"/>
          </w:tcPr>
          <w:p w14:paraId="50051D06" w14:textId="77777777" w:rsidR="00CF2AEF" w:rsidRPr="00FB69FC" w:rsidRDefault="00CF2AEF" w:rsidP="00811D9F">
            <w:pPr>
              <w:jc w:val="center"/>
              <w:rPr>
                <w:color w:val="000000" w:themeColor="text1"/>
              </w:rPr>
            </w:pPr>
            <w:proofErr w:type="spellStart"/>
            <w:r w:rsidRPr="00FB69FC">
              <w:rPr>
                <w:i/>
                <w:iCs/>
                <w:color w:val="000000" w:themeColor="text1"/>
              </w:rPr>
              <w:t>Y</w:t>
            </w:r>
            <w:r w:rsidRPr="00FB69FC">
              <w:rPr>
                <w:i/>
                <w:iCs/>
                <w:color w:val="000000" w:themeColor="text1"/>
                <w:vertAlign w:val="subscript"/>
              </w:rPr>
              <w:t>sp</w:t>
            </w:r>
            <w:proofErr w:type="spellEnd"/>
          </w:p>
        </w:tc>
        <w:tc>
          <w:tcPr>
            <w:tcW w:w="794" w:type="dxa"/>
            <w:tcBorders>
              <w:bottom w:val="single" w:sz="4" w:space="0" w:color="auto"/>
            </w:tcBorders>
            <w:vAlign w:val="center"/>
          </w:tcPr>
          <w:p w14:paraId="6F37621E" w14:textId="6CB5C262" w:rsidR="00CF2AEF" w:rsidRPr="00FB69FC" w:rsidRDefault="00CF2AEF" w:rsidP="00811D9F">
            <w:pPr>
              <w:jc w:val="center"/>
              <w:rPr>
                <w:color w:val="000000" w:themeColor="text1"/>
              </w:rPr>
            </w:pPr>
            <w:r w:rsidRPr="00FB69FC">
              <w:rPr>
                <w:i/>
                <w:iCs/>
                <w:color w:val="000000" w:themeColor="text1"/>
              </w:rPr>
              <w:t>d</w:t>
            </w:r>
            <w:r w:rsidRPr="00FB69FC">
              <w:rPr>
                <w:color w:val="000000" w:themeColor="text1"/>
              </w:rPr>
              <w:t xml:space="preserve"> = 0.</w:t>
            </w:r>
            <w:r w:rsidR="00353961" w:rsidRPr="00FB69FC">
              <w:rPr>
                <w:color w:val="000000" w:themeColor="text1"/>
              </w:rPr>
              <w:t>7</w:t>
            </w:r>
          </w:p>
        </w:tc>
        <w:tc>
          <w:tcPr>
            <w:tcW w:w="661" w:type="dxa"/>
            <w:tcBorders>
              <w:bottom w:val="single" w:sz="4" w:space="0" w:color="auto"/>
            </w:tcBorders>
            <w:vAlign w:val="center"/>
          </w:tcPr>
          <w:p w14:paraId="3ABC0B2A" w14:textId="77777777" w:rsidR="00CF2AEF" w:rsidRPr="00FB69FC" w:rsidRDefault="00CF2AEF" w:rsidP="00811D9F">
            <w:pPr>
              <w:jc w:val="center"/>
              <w:rPr>
                <w:color w:val="000000" w:themeColor="text1"/>
              </w:rPr>
            </w:pPr>
            <w:r w:rsidRPr="00FB69FC">
              <w:rPr>
                <w:i/>
                <w:iCs/>
                <w:color w:val="000000" w:themeColor="text1"/>
              </w:rPr>
              <w:t>d</w:t>
            </w:r>
            <w:r w:rsidRPr="00FB69FC">
              <w:rPr>
                <w:color w:val="000000" w:themeColor="text1"/>
              </w:rPr>
              <w:t xml:space="preserve"> = 0</w:t>
            </w:r>
          </w:p>
        </w:tc>
        <w:tc>
          <w:tcPr>
            <w:tcW w:w="594" w:type="dxa"/>
            <w:gridSpan w:val="3"/>
            <w:tcBorders>
              <w:bottom w:val="single" w:sz="4" w:space="0" w:color="auto"/>
            </w:tcBorders>
            <w:vAlign w:val="center"/>
          </w:tcPr>
          <w:p w14:paraId="5B05243F" w14:textId="77777777" w:rsidR="00CF2AEF" w:rsidRPr="00FB69FC" w:rsidRDefault="00CF2AEF" w:rsidP="00811D9F">
            <w:pPr>
              <w:jc w:val="center"/>
              <w:rPr>
                <w:color w:val="000000" w:themeColor="text1"/>
              </w:rPr>
            </w:pPr>
            <w:proofErr w:type="spellStart"/>
            <w:r w:rsidRPr="00FB69FC">
              <w:rPr>
                <w:i/>
                <w:iCs/>
                <w:color w:val="000000" w:themeColor="text1"/>
              </w:rPr>
              <w:t>Y</w:t>
            </w:r>
            <w:r w:rsidRPr="00FB69FC">
              <w:rPr>
                <w:i/>
                <w:iCs/>
                <w:color w:val="000000" w:themeColor="text1"/>
                <w:vertAlign w:val="subscript"/>
              </w:rPr>
              <w:t>sp</w:t>
            </w:r>
            <w:proofErr w:type="spellEnd"/>
          </w:p>
        </w:tc>
        <w:tc>
          <w:tcPr>
            <w:tcW w:w="787" w:type="dxa"/>
            <w:gridSpan w:val="2"/>
            <w:tcBorders>
              <w:bottom w:val="single" w:sz="4" w:space="0" w:color="auto"/>
            </w:tcBorders>
            <w:vAlign w:val="center"/>
          </w:tcPr>
          <w:p w14:paraId="6F4C647E" w14:textId="59011722" w:rsidR="00CF2AEF" w:rsidRPr="00FB69FC" w:rsidRDefault="00CF2AEF" w:rsidP="00811D9F">
            <w:pPr>
              <w:jc w:val="center"/>
              <w:rPr>
                <w:color w:val="000000" w:themeColor="text1"/>
              </w:rPr>
            </w:pPr>
            <w:r w:rsidRPr="00FB69FC">
              <w:rPr>
                <w:i/>
                <w:iCs/>
                <w:color w:val="000000" w:themeColor="text1"/>
              </w:rPr>
              <w:t>d</w:t>
            </w:r>
            <w:r w:rsidRPr="00FB69FC">
              <w:rPr>
                <w:color w:val="000000" w:themeColor="text1"/>
              </w:rPr>
              <w:t xml:space="preserve"> = 0.</w:t>
            </w:r>
            <w:r w:rsidR="00353961" w:rsidRPr="00FB69FC">
              <w:rPr>
                <w:color w:val="000000" w:themeColor="text1"/>
              </w:rPr>
              <w:t>7</w:t>
            </w:r>
          </w:p>
        </w:tc>
        <w:tc>
          <w:tcPr>
            <w:tcW w:w="682" w:type="dxa"/>
            <w:gridSpan w:val="2"/>
            <w:tcBorders>
              <w:bottom w:val="single" w:sz="4" w:space="0" w:color="auto"/>
            </w:tcBorders>
            <w:vAlign w:val="center"/>
          </w:tcPr>
          <w:p w14:paraId="60B82D48" w14:textId="77777777" w:rsidR="00CF2AEF" w:rsidRPr="00FB69FC" w:rsidRDefault="00CF2AEF" w:rsidP="00811D9F">
            <w:pPr>
              <w:jc w:val="center"/>
              <w:rPr>
                <w:color w:val="000000" w:themeColor="text1"/>
              </w:rPr>
            </w:pPr>
            <w:r w:rsidRPr="00FB69FC">
              <w:rPr>
                <w:i/>
                <w:iCs/>
                <w:color w:val="000000" w:themeColor="text1"/>
              </w:rPr>
              <w:t>d</w:t>
            </w:r>
            <w:r w:rsidRPr="00FB69FC">
              <w:rPr>
                <w:color w:val="000000" w:themeColor="text1"/>
              </w:rPr>
              <w:t xml:space="preserve"> = 0</w:t>
            </w:r>
          </w:p>
        </w:tc>
        <w:tc>
          <w:tcPr>
            <w:tcW w:w="665" w:type="dxa"/>
            <w:gridSpan w:val="3"/>
            <w:tcBorders>
              <w:bottom w:val="single" w:sz="4" w:space="0" w:color="auto"/>
            </w:tcBorders>
            <w:vAlign w:val="center"/>
          </w:tcPr>
          <w:p w14:paraId="14AE1892" w14:textId="77777777" w:rsidR="00CF2AEF" w:rsidRPr="00FB69FC" w:rsidRDefault="00CF2AEF" w:rsidP="00811D9F">
            <w:pPr>
              <w:jc w:val="center"/>
              <w:rPr>
                <w:color w:val="000000" w:themeColor="text1"/>
              </w:rPr>
            </w:pPr>
            <w:proofErr w:type="spellStart"/>
            <w:r w:rsidRPr="00FB69FC">
              <w:rPr>
                <w:i/>
                <w:iCs/>
                <w:color w:val="000000" w:themeColor="text1"/>
              </w:rPr>
              <w:t>Y</w:t>
            </w:r>
            <w:r w:rsidRPr="00FB69FC">
              <w:rPr>
                <w:i/>
                <w:iCs/>
                <w:color w:val="000000" w:themeColor="text1"/>
                <w:vertAlign w:val="subscript"/>
              </w:rPr>
              <w:t>sp</w:t>
            </w:r>
            <w:proofErr w:type="spellEnd"/>
          </w:p>
        </w:tc>
        <w:tc>
          <w:tcPr>
            <w:tcW w:w="785" w:type="dxa"/>
            <w:gridSpan w:val="2"/>
            <w:tcBorders>
              <w:bottom w:val="single" w:sz="4" w:space="0" w:color="auto"/>
            </w:tcBorders>
            <w:vAlign w:val="center"/>
          </w:tcPr>
          <w:p w14:paraId="75F164B7" w14:textId="75FEA414" w:rsidR="00CF2AEF" w:rsidRPr="00FB69FC" w:rsidRDefault="00CF2AEF" w:rsidP="00811D9F">
            <w:pPr>
              <w:jc w:val="center"/>
              <w:rPr>
                <w:color w:val="000000" w:themeColor="text1"/>
              </w:rPr>
            </w:pPr>
            <w:r w:rsidRPr="00FB69FC">
              <w:rPr>
                <w:i/>
                <w:iCs/>
                <w:color w:val="000000" w:themeColor="text1"/>
              </w:rPr>
              <w:t>d</w:t>
            </w:r>
            <w:r w:rsidRPr="00FB69FC">
              <w:rPr>
                <w:color w:val="000000" w:themeColor="text1"/>
              </w:rPr>
              <w:t xml:space="preserve"> = 0.</w:t>
            </w:r>
            <w:r w:rsidR="00353961" w:rsidRPr="00FB69FC">
              <w:rPr>
                <w:color w:val="000000" w:themeColor="text1"/>
              </w:rPr>
              <w:t>7</w:t>
            </w:r>
          </w:p>
        </w:tc>
        <w:tc>
          <w:tcPr>
            <w:tcW w:w="675" w:type="dxa"/>
            <w:gridSpan w:val="4"/>
            <w:tcBorders>
              <w:bottom w:val="single" w:sz="4" w:space="0" w:color="auto"/>
            </w:tcBorders>
            <w:vAlign w:val="center"/>
          </w:tcPr>
          <w:p w14:paraId="48B1ABDA" w14:textId="77777777" w:rsidR="00CF2AEF" w:rsidRPr="00FB69FC" w:rsidRDefault="00CF2AEF" w:rsidP="00811D9F">
            <w:pPr>
              <w:jc w:val="center"/>
              <w:rPr>
                <w:color w:val="000000" w:themeColor="text1"/>
              </w:rPr>
            </w:pPr>
            <w:r w:rsidRPr="00FB69FC">
              <w:rPr>
                <w:i/>
                <w:iCs/>
                <w:color w:val="000000" w:themeColor="text1"/>
              </w:rPr>
              <w:t>d</w:t>
            </w:r>
            <w:r w:rsidRPr="00FB69FC">
              <w:rPr>
                <w:color w:val="000000" w:themeColor="text1"/>
              </w:rPr>
              <w:t xml:space="preserve"> = 0</w:t>
            </w:r>
          </w:p>
        </w:tc>
      </w:tr>
      <w:tr w:rsidR="00FB69FC" w:rsidRPr="00FB69FC" w14:paraId="0377B654" w14:textId="77777777" w:rsidTr="00FF36A8">
        <w:trPr>
          <w:trHeight w:val="340"/>
        </w:trPr>
        <w:tc>
          <w:tcPr>
            <w:tcW w:w="554" w:type="dxa"/>
            <w:tcBorders>
              <w:top w:val="single" w:sz="4" w:space="0" w:color="auto"/>
            </w:tcBorders>
            <w:shd w:val="clear" w:color="auto" w:fill="EEECE1" w:themeFill="background2"/>
            <w:vAlign w:val="center"/>
          </w:tcPr>
          <w:p w14:paraId="11C2EB8C" w14:textId="77777777" w:rsidR="007744D0" w:rsidRPr="00FB69FC" w:rsidRDefault="007744D0" w:rsidP="007744D0">
            <w:pPr>
              <w:jc w:val="center"/>
              <w:rPr>
                <w:color w:val="000000" w:themeColor="text1"/>
                <w:sz w:val="16"/>
                <w:szCs w:val="16"/>
              </w:rPr>
            </w:pPr>
            <w:r w:rsidRPr="00FB69FC">
              <w:rPr>
                <w:color w:val="000000" w:themeColor="text1"/>
                <w:sz w:val="16"/>
                <w:szCs w:val="16"/>
              </w:rPr>
              <w:t>PI</w:t>
            </w:r>
          </w:p>
        </w:tc>
        <w:tc>
          <w:tcPr>
            <w:tcW w:w="553" w:type="dxa"/>
            <w:tcBorders>
              <w:top w:val="single" w:sz="4" w:space="0" w:color="auto"/>
            </w:tcBorders>
            <w:shd w:val="clear" w:color="auto" w:fill="EEECE1" w:themeFill="background2"/>
            <w:vAlign w:val="center"/>
          </w:tcPr>
          <w:p w14:paraId="7DD30889" w14:textId="3564CF97" w:rsidR="007744D0" w:rsidRPr="00FB69FC" w:rsidRDefault="007744D0" w:rsidP="00454BB6">
            <w:pPr>
              <w:jc w:val="center"/>
              <w:rPr>
                <w:color w:val="000000" w:themeColor="text1"/>
                <w:sz w:val="16"/>
                <w:szCs w:val="16"/>
              </w:rPr>
            </w:pPr>
            <w:r w:rsidRPr="00FB69FC">
              <w:rPr>
                <w:color w:val="000000" w:themeColor="text1"/>
                <w:sz w:val="16"/>
                <w:szCs w:val="16"/>
              </w:rPr>
              <w:t>7.84</w:t>
            </w:r>
          </w:p>
        </w:tc>
        <w:tc>
          <w:tcPr>
            <w:tcW w:w="794" w:type="dxa"/>
            <w:tcBorders>
              <w:top w:val="single" w:sz="4" w:space="0" w:color="auto"/>
            </w:tcBorders>
            <w:shd w:val="clear" w:color="auto" w:fill="EEECE1" w:themeFill="background2"/>
            <w:vAlign w:val="center"/>
          </w:tcPr>
          <w:p w14:paraId="23FB7631" w14:textId="7BE75C3B" w:rsidR="007744D0" w:rsidRPr="00FB69FC" w:rsidRDefault="007744D0" w:rsidP="00454BB6">
            <w:pPr>
              <w:jc w:val="center"/>
              <w:rPr>
                <w:color w:val="000000" w:themeColor="text1"/>
                <w:sz w:val="16"/>
                <w:szCs w:val="16"/>
              </w:rPr>
            </w:pPr>
            <w:r w:rsidRPr="00FB69FC">
              <w:rPr>
                <w:color w:val="000000" w:themeColor="text1"/>
                <w:sz w:val="16"/>
                <w:szCs w:val="16"/>
              </w:rPr>
              <w:t>13.37</w:t>
            </w:r>
          </w:p>
        </w:tc>
        <w:tc>
          <w:tcPr>
            <w:tcW w:w="674" w:type="dxa"/>
            <w:tcBorders>
              <w:top w:val="single" w:sz="4" w:space="0" w:color="auto"/>
            </w:tcBorders>
            <w:shd w:val="clear" w:color="auto" w:fill="EEECE1" w:themeFill="background2"/>
            <w:vAlign w:val="center"/>
          </w:tcPr>
          <w:p w14:paraId="00F20A8D" w14:textId="2BEA2A47" w:rsidR="007744D0" w:rsidRPr="00FB69FC" w:rsidRDefault="007744D0" w:rsidP="00454BB6">
            <w:pPr>
              <w:jc w:val="center"/>
              <w:rPr>
                <w:color w:val="000000" w:themeColor="text1"/>
                <w:sz w:val="16"/>
                <w:szCs w:val="16"/>
              </w:rPr>
            </w:pPr>
            <w:r w:rsidRPr="00FB69FC">
              <w:rPr>
                <w:color w:val="000000" w:themeColor="text1"/>
                <w:sz w:val="16"/>
                <w:szCs w:val="16"/>
              </w:rPr>
              <w:t>13,03</w:t>
            </w:r>
          </w:p>
        </w:tc>
        <w:tc>
          <w:tcPr>
            <w:tcW w:w="563" w:type="dxa"/>
            <w:gridSpan w:val="2"/>
            <w:tcBorders>
              <w:top w:val="single" w:sz="4" w:space="0" w:color="auto"/>
            </w:tcBorders>
            <w:shd w:val="clear" w:color="auto" w:fill="EEECE1" w:themeFill="background2"/>
            <w:vAlign w:val="center"/>
          </w:tcPr>
          <w:p w14:paraId="608B610B" w14:textId="44E6467F" w:rsidR="007744D0" w:rsidRPr="00FB69FC" w:rsidRDefault="007744D0" w:rsidP="00454BB6">
            <w:pPr>
              <w:jc w:val="center"/>
              <w:rPr>
                <w:b/>
                <w:bCs/>
                <w:color w:val="000000" w:themeColor="text1"/>
                <w:sz w:val="16"/>
                <w:szCs w:val="16"/>
              </w:rPr>
            </w:pPr>
            <w:r w:rsidRPr="00FB69FC">
              <w:rPr>
                <w:b/>
                <w:bCs/>
                <w:color w:val="000000" w:themeColor="text1"/>
                <w:sz w:val="16"/>
                <w:szCs w:val="16"/>
              </w:rPr>
              <w:t>0.00</w:t>
            </w:r>
          </w:p>
        </w:tc>
        <w:tc>
          <w:tcPr>
            <w:tcW w:w="794" w:type="dxa"/>
            <w:tcBorders>
              <w:top w:val="single" w:sz="4" w:space="0" w:color="auto"/>
            </w:tcBorders>
            <w:shd w:val="clear" w:color="auto" w:fill="EEECE1" w:themeFill="background2"/>
            <w:vAlign w:val="center"/>
          </w:tcPr>
          <w:p w14:paraId="5E16C813" w14:textId="704DAC26" w:rsidR="007744D0" w:rsidRPr="00FB69FC" w:rsidRDefault="007744D0" w:rsidP="00454BB6">
            <w:pPr>
              <w:jc w:val="center"/>
              <w:rPr>
                <w:color w:val="000000" w:themeColor="text1"/>
                <w:sz w:val="16"/>
                <w:szCs w:val="16"/>
              </w:rPr>
            </w:pPr>
            <w:r w:rsidRPr="00FB69FC">
              <w:rPr>
                <w:color w:val="000000" w:themeColor="text1"/>
                <w:sz w:val="16"/>
                <w:szCs w:val="16"/>
              </w:rPr>
              <w:t>0.33</w:t>
            </w:r>
          </w:p>
        </w:tc>
        <w:tc>
          <w:tcPr>
            <w:tcW w:w="661" w:type="dxa"/>
            <w:tcBorders>
              <w:top w:val="single" w:sz="4" w:space="0" w:color="auto"/>
            </w:tcBorders>
            <w:shd w:val="clear" w:color="auto" w:fill="EEECE1" w:themeFill="background2"/>
            <w:vAlign w:val="center"/>
          </w:tcPr>
          <w:p w14:paraId="2B06677B" w14:textId="3D26D3BE" w:rsidR="007744D0" w:rsidRPr="00FB69FC" w:rsidRDefault="007744D0" w:rsidP="00454BB6">
            <w:pPr>
              <w:jc w:val="center"/>
              <w:rPr>
                <w:color w:val="000000" w:themeColor="text1"/>
                <w:sz w:val="16"/>
                <w:szCs w:val="16"/>
              </w:rPr>
            </w:pPr>
            <w:r w:rsidRPr="00FB69FC">
              <w:rPr>
                <w:color w:val="000000" w:themeColor="text1"/>
                <w:sz w:val="16"/>
                <w:szCs w:val="16"/>
              </w:rPr>
              <w:t>0.32</w:t>
            </w:r>
          </w:p>
        </w:tc>
        <w:tc>
          <w:tcPr>
            <w:tcW w:w="594" w:type="dxa"/>
            <w:gridSpan w:val="3"/>
            <w:tcBorders>
              <w:top w:val="single" w:sz="4" w:space="0" w:color="auto"/>
            </w:tcBorders>
            <w:shd w:val="clear" w:color="auto" w:fill="EEECE1" w:themeFill="background2"/>
            <w:vAlign w:val="center"/>
          </w:tcPr>
          <w:p w14:paraId="2FBCA6B6" w14:textId="14DA4066" w:rsidR="007744D0" w:rsidRPr="00FB69FC" w:rsidRDefault="007744D0" w:rsidP="00454BB6">
            <w:pPr>
              <w:jc w:val="center"/>
              <w:rPr>
                <w:color w:val="000000" w:themeColor="text1"/>
                <w:sz w:val="16"/>
                <w:szCs w:val="16"/>
              </w:rPr>
            </w:pPr>
            <w:r w:rsidRPr="00FB69FC">
              <w:rPr>
                <w:color w:val="000000" w:themeColor="text1"/>
                <w:sz w:val="16"/>
                <w:szCs w:val="16"/>
              </w:rPr>
              <w:t>83.90</w:t>
            </w:r>
          </w:p>
        </w:tc>
        <w:tc>
          <w:tcPr>
            <w:tcW w:w="787" w:type="dxa"/>
            <w:gridSpan w:val="2"/>
            <w:tcBorders>
              <w:top w:val="single" w:sz="4" w:space="0" w:color="auto"/>
            </w:tcBorders>
            <w:shd w:val="clear" w:color="auto" w:fill="EEECE1" w:themeFill="background2"/>
            <w:vAlign w:val="center"/>
          </w:tcPr>
          <w:p w14:paraId="73546377" w14:textId="4905D155" w:rsidR="007744D0" w:rsidRPr="00FB69FC" w:rsidRDefault="007744D0" w:rsidP="00454BB6">
            <w:pPr>
              <w:jc w:val="center"/>
              <w:rPr>
                <w:color w:val="000000" w:themeColor="text1"/>
                <w:sz w:val="16"/>
                <w:szCs w:val="16"/>
              </w:rPr>
            </w:pPr>
            <w:r w:rsidRPr="00FB69FC">
              <w:rPr>
                <w:color w:val="000000" w:themeColor="text1"/>
                <w:sz w:val="16"/>
                <w:szCs w:val="16"/>
              </w:rPr>
              <w:t>107.5</w:t>
            </w:r>
          </w:p>
        </w:tc>
        <w:tc>
          <w:tcPr>
            <w:tcW w:w="682" w:type="dxa"/>
            <w:gridSpan w:val="2"/>
            <w:tcBorders>
              <w:top w:val="single" w:sz="4" w:space="0" w:color="auto"/>
            </w:tcBorders>
            <w:shd w:val="clear" w:color="auto" w:fill="EEECE1" w:themeFill="background2"/>
            <w:vAlign w:val="center"/>
          </w:tcPr>
          <w:p w14:paraId="0778B3C9" w14:textId="51538778" w:rsidR="007744D0" w:rsidRPr="00FB69FC" w:rsidRDefault="007744D0" w:rsidP="00454BB6">
            <w:pPr>
              <w:jc w:val="center"/>
              <w:rPr>
                <w:color w:val="000000" w:themeColor="text1"/>
                <w:sz w:val="16"/>
                <w:szCs w:val="16"/>
              </w:rPr>
            </w:pPr>
            <w:r w:rsidRPr="00FB69FC">
              <w:rPr>
                <w:color w:val="000000" w:themeColor="text1"/>
                <w:sz w:val="16"/>
                <w:szCs w:val="16"/>
              </w:rPr>
              <w:t>106.7</w:t>
            </w:r>
          </w:p>
        </w:tc>
        <w:tc>
          <w:tcPr>
            <w:tcW w:w="665" w:type="dxa"/>
            <w:gridSpan w:val="3"/>
            <w:tcBorders>
              <w:top w:val="single" w:sz="4" w:space="0" w:color="auto"/>
            </w:tcBorders>
            <w:shd w:val="clear" w:color="auto" w:fill="EEECE1" w:themeFill="background2"/>
            <w:vAlign w:val="center"/>
          </w:tcPr>
          <w:p w14:paraId="3C95DAB2" w14:textId="755A1536" w:rsidR="007744D0" w:rsidRPr="00FB69FC" w:rsidRDefault="007744D0" w:rsidP="00454BB6">
            <w:pPr>
              <w:jc w:val="center"/>
              <w:rPr>
                <w:b/>
                <w:bCs/>
                <w:color w:val="000000" w:themeColor="text1"/>
                <w:sz w:val="16"/>
                <w:szCs w:val="16"/>
              </w:rPr>
            </w:pPr>
            <w:r w:rsidRPr="00FB69FC">
              <w:rPr>
                <w:b/>
                <w:bCs/>
                <w:color w:val="000000" w:themeColor="text1"/>
                <w:sz w:val="16"/>
                <w:szCs w:val="16"/>
              </w:rPr>
              <w:t>0.001</w:t>
            </w:r>
          </w:p>
        </w:tc>
        <w:tc>
          <w:tcPr>
            <w:tcW w:w="785" w:type="dxa"/>
            <w:gridSpan w:val="2"/>
            <w:tcBorders>
              <w:top w:val="single" w:sz="4" w:space="0" w:color="auto"/>
            </w:tcBorders>
            <w:shd w:val="clear" w:color="auto" w:fill="EEECE1" w:themeFill="background2"/>
            <w:vAlign w:val="center"/>
          </w:tcPr>
          <w:p w14:paraId="5BF3ACBD" w14:textId="3E3D9175" w:rsidR="007744D0" w:rsidRPr="00FB69FC" w:rsidRDefault="007744D0" w:rsidP="00454BB6">
            <w:pPr>
              <w:jc w:val="center"/>
              <w:rPr>
                <w:b/>
                <w:bCs/>
                <w:color w:val="000000" w:themeColor="text1"/>
                <w:sz w:val="16"/>
                <w:szCs w:val="16"/>
              </w:rPr>
            </w:pPr>
            <w:r w:rsidRPr="00FB69FC">
              <w:rPr>
                <w:b/>
                <w:bCs/>
                <w:color w:val="000000" w:themeColor="text1"/>
                <w:sz w:val="16"/>
                <w:szCs w:val="16"/>
              </w:rPr>
              <w:t>0.007</w:t>
            </w:r>
          </w:p>
        </w:tc>
        <w:tc>
          <w:tcPr>
            <w:tcW w:w="675" w:type="dxa"/>
            <w:gridSpan w:val="4"/>
            <w:tcBorders>
              <w:top w:val="single" w:sz="4" w:space="0" w:color="auto"/>
            </w:tcBorders>
            <w:shd w:val="clear" w:color="auto" w:fill="EEECE1" w:themeFill="background2"/>
            <w:vAlign w:val="center"/>
          </w:tcPr>
          <w:p w14:paraId="2E36B2D7" w14:textId="52AA24AF" w:rsidR="007744D0" w:rsidRPr="00FB69FC" w:rsidRDefault="007744D0" w:rsidP="00454BB6">
            <w:pPr>
              <w:jc w:val="center"/>
              <w:rPr>
                <w:b/>
                <w:bCs/>
                <w:color w:val="000000" w:themeColor="text1"/>
                <w:sz w:val="16"/>
                <w:szCs w:val="16"/>
              </w:rPr>
            </w:pPr>
            <w:r w:rsidRPr="00FB69FC">
              <w:rPr>
                <w:b/>
                <w:bCs/>
                <w:color w:val="000000" w:themeColor="text1"/>
                <w:sz w:val="16"/>
                <w:szCs w:val="16"/>
              </w:rPr>
              <w:t>0.007</w:t>
            </w:r>
          </w:p>
        </w:tc>
      </w:tr>
      <w:tr w:rsidR="00FB69FC" w:rsidRPr="00FB69FC" w14:paraId="4592EBD4" w14:textId="77777777" w:rsidTr="00FF36A8">
        <w:trPr>
          <w:trHeight w:val="340"/>
        </w:trPr>
        <w:tc>
          <w:tcPr>
            <w:tcW w:w="554" w:type="dxa"/>
            <w:vAlign w:val="center"/>
          </w:tcPr>
          <w:p w14:paraId="229A6E4A" w14:textId="77777777" w:rsidR="007744D0" w:rsidRPr="00FB69FC" w:rsidRDefault="007744D0" w:rsidP="007744D0">
            <w:pPr>
              <w:jc w:val="center"/>
              <w:rPr>
                <w:color w:val="000000" w:themeColor="text1"/>
                <w:sz w:val="16"/>
                <w:szCs w:val="16"/>
              </w:rPr>
            </w:pPr>
            <w:proofErr w:type="spellStart"/>
            <w:r w:rsidRPr="00FB69FC">
              <w:rPr>
                <w:color w:val="000000" w:themeColor="text1"/>
                <w:sz w:val="16"/>
                <w:szCs w:val="16"/>
              </w:rPr>
              <w:t>QwL</w:t>
            </w:r>
            <w:proofErr w:type="spellEnd"/>
          </w:p>
        </w:tc>
        <w:tc>
          <w:tcPr>
            <w:tcW w:w="553" w:type="dxa"/>
            <w:vAlign w:val="center"/>
          </w:tcPr>
          <w:p w14:paraId="1985C216" w14:textId="4AE3C996" w:rsidR="007744D0" w:rsidRPr="00FB69FC" w:rsidRDefault="007744D0" w:rsidP="00454BB6">
            <w:pPr>
              <w:jc w:val="center"/>
              <w:rPr>
                <w:color w:val="000000" w:themeColor="text1"/>
                <w:sz w:val="16"/>
                <w:szCs w:val="16"/>
              </w:rPr>
            </w:pPr>
            <w:r w:rsidRPr="00FB69FC">
              <w:rPr>
                <w:color w:val="000000" w:themeColor="text1"/>
                <w:sz w:val="16"/>
                <w:szCs w:val="16"/>
              </w:rPr>
              <w:t>7.92</w:t>
            </w:r>
          </w:p>
        </w:tc>
        <w:tc>
          <w:tcPr>
            <w:tcW w:w="794" w:type="dxa"/>
            <w:vAlign w:val="center"/>
          </w:tcPr>
          <w:p w14:paraId="3B73781F" w14:textId="62F336BD" w:rsidR="007744D0" w:rsidRPr="00FB69FC" w:rsidRDefault="007744D0" w:rsidP="00454BB6">
            <w:pPr>
              <w:jc w:val="center"/>
              <w:rPr>
                <w:color w:val="000000" w:themeColor="text1"/>
                <w:sz w:val="16"/>
                <w:szCs w:val="16"/>
              </w:rPr>
            </w:pPr>
            <w:r w:rsidRPr="00FB69FC">
              <w:rPr>
                <w:color w:val="000000" w:themeColor="text1"/>
                <w:sz w:val="16"/>
                <w:szCs w:val="16"/>
              </w:rPr>
              <w:t>12.92</w:t>
            </w:r>
          </w:p>
        </w:tc>
        <w:tc>
          <w:tcPr>
            <w:tcW w:w="674" w:type="dxa"/>
            <w:vAlign w:val="center"/>
          </w:tcPr>
          <w:p w14:paraId="57D40498" w14:textId="0197B169" w:rsidR="007744D0" w:rsidRPr="00FB69FC" w:rsidRDefault="007744D0" w:rsidP="00454BB6">
            <w:pPr>
              <w:jc w:val="center"/>
              <w:rPr>
                <w:color w:val="000000" w:themeColor="text1"/>
                <w:sz w:val="16"/>
                <w:szCs w:val="16"/>
              </w:rPr>
            </w:pPr>
            <w:r w:rsidRPr="00FB69FC">
              <w:rPr>
                <w:color w:val="000000" w:themeColor="text1"/>
                <w:sz w:val="16"/>
                <w:szCs w:val="16"/>
              </w:rPr>
              <w:t>12,85</w:t>
            </w:r>
          </w:p>
        </w:tc>
        <w:tc>
          <w:tcPr>
            <w:tcW w:w="563" w:type="dxa"/>
            <w:gridSpan w:val="2"/>
            <w:vAlign w:val="center"/>
          </w:tcPr>
          <w:p w14:paraId="7BC1120F" w14:textId="20FC037A" w:rsidR="007744D0" w:rsidRPr="00FB69FC" w:rsidRDefault="007744D0" w:rsidP="00454BB6">
            <w:pPr>
              <w:jc w:val="center"/>
              <w:rPr>
                <w:color w:val="000000" w:themeColor="text1"/>
                <w:sz w:val="16"/>
                <w:szCs w:val="16"/>
              </w:rPr>
            </w:pPr>
            <w:r w:rsidRPr="00FB69FC">
              <w:rPr>
                <w:color w:val="000000" w:themeColor="text1"/>
                <w:sz w:val="16"/>
                <w:szCs w:val="16"/>
              </w:rPr>
              <w:t>0.01</w:t>
            </w:r>
          </w:p>
        </w:tc>
        <w:tc>
          <w:tcPr>
            <w:tcW w:w="794" w:type="dxa"/>
            <w:vAlign w:val="center"/>
          </w:tcPr>
          <w:p w14:paraId="38DEB74B" w14:textId="41E05578" w:rsidR="007744D0" w:rsidRPr="00FB69FC" w:rsidRDefault="007744D0" w:rsidP="00454BB6">
            <w:pPr>
              <w:jc w:val="center"/>
              <w:rPr>
                <w:color w:val="000000" w:themeColor="text1"/>
                <w:sz w:val="16"/>
                <w:szCs w:val="16"/>
              </w:rPr>
            </w:pPr>
            <w:r w:rsidRPr="00FB69FC">
              <w:rPr>
                <w:color w:val="000000" w:themeColor="text1"/>
                <w:sz w:val="16"/>
                <w:szCs w:val="16"/>
              </w:rPr>
              <w:t>0.32</w:t>
            </w:r>
          </w:p>
        </w:tc>
        <w:tc>
          <w:tcPr>
            <w:tcW w:w="661" w:type="dxa"/>
            <w:vAlign w:val="center"/>
          </w:tcPr>
          <w:p w14:paraId="532A9D2C" w14:textId="79392A82" w:rsidR="007744D0" w:rsidRPr="00FB69FC" w:rsidRDefault="007744D0" w:rsidP="00454BB6">
            <w:pPr>
              <w:jc w:val="center"/>
              <w:rPr>
                <w:color w:val="000000" w:themeColor="text1"/>
                <w:sz w:val="16"/>
                <w:szCs w:val="16"/>
              </w:rPr>
            </w:pPr>
            <w:r w:rsidRPr="00FB69FC">
              <w:rPr>
                <w:color w:val="000000" w:themeColor="text1"/>
                <w:sz w:val="16"/>
                <w:szCs w:val="16"/>
              </w:rPr>
              <w:t>0.32</w:t>
            </w:r>
          </w:p>
        </w:tc>
        <w:tc>
          <w:tcPr>
            <w:tcW w:w="594" w:type="dxa"/>
            <w:gridSpan w:val="3"/>
            <w:vAlign w:val="center"/>
          </w:tcPr>
          <w:p w14:paraId="24DC9487" w14:textId="13E53D22" w:rsidR="007744D0" w:rsidRPr="00FB69FC" w:rsidRDefault="007744D0" w:rsidP="00454BB6">
            <w:pPr>
              <w:jc w:val="center"/>
              <w:rPr>
                <w:color w:val="000000" w:themeColor="text1"/>
                <w:sz w:val="16"/>
                <w:szCs w:val="16"/>
              </w:rPr>
            </w:pPr>
            <w:r w:rsidRPr="00FB69FC">
              <w:rPr>
                <w:color w:val="000000" w:themeColor="text1"/>
                <w:sz w:val="16"/>
                <w:szCs w:val="16"/>
              </w:rPr>
              <w:t>83.20</w:t>
            </w:r>
          </w:p>
        </w:tc>
        <w:tc>
          <w:tcPr>
            <w:tcW w:w="787" w:type="dxa"/>
            <w:gridSpan w:val="2"/>
            <w:vAlign w:val="center"/>
          </w:tcPr>
          <w:p w14:paraId="3D3AB5F7" w14:textId="3163D90D" w:rsidR="007744D0" w:rsidRPr="00FB69FC" w:rsidRDefault="007744D0" w:rsidP="00454BB6">
            <w:pPr>
              <w:jc w:val="center"/>
              <w:rPr>
                <w:color w:val="000000" w:themeColor="text1"/>
                <w:sz w:val="16"/>
                <w:szCs w:val="16"/>
              </w:rPr>
            </w:pPr>
            <w:r w:rsidRPr="00FB69FC">
              <w:rPr>
                <w:color w:val="000000" w:themeColor="text1"/>
                <w:sz w:val="16"/>
                <w:szCs w:val="16"/>
              </w:rPr>
              <w:t>105.9</w:t>
            </w:r>
          </w:p>
        </w:tc>
        <w:tc>
          <w:tcPr>
            <w:tcW w:w="682" w:type="dxa"/>
            <w:gridSpan w:val="2"/>
            <w:vAlign w:val="center"/>
          </w:tcPr>
          <w:p w14:paraId="1063A40B" w14:textId="0570B97E" w:rsidR="007744D0" w:rsidRPr="00FB69FC" w:rsidRDefault="007744D0" w:rsidP="00454BB6">
            <w:pPr>
              <w:jc w:val="center"/>
              <w:rPr>
                <w:color w:val="000000" w:themeColor="text1"/>
                <w:sz w:val="16"/>
                <w:szCs w:val="16"/>
              </w:rPr>
            </w:pPr>
            <w:r w:rsidRPr="00FB69FC">
              <w:rPr>
                <w:color w:val="000000" w:themeColor="text1"/>
                <w:sz w:val="16"/>
                <w:szCs w:val="16"/>
              </w:rPr>
              <w:t>105.8</w:t>
            </w:r>
          </w:p>
        </w:tc>
        <w:tc>
          <w:tcPr>
            <w:tcW w:w="665" w:type="dxa"/>
            <w:gridSpan w:val="3"/>
            <w:vAlign w:val="center"/>
          </w:tcPr>
          <w:p w14:paraId="5998EF45" w14:textId="1BECC051" w:rsidR="007744D0" w:rsidRPr="00FB69FC" w:rsidRDefault="007744D0" w:rsidP="00454BB6">
            <w:pPr>
              <w:jc w:val="center"/>
              <w:rPr>
                <w:color w:val="000000" w:themeColor="text1"/>
                <w:sz w:val="16"/>
                <w:szCs w:val="16"/>
              </w:rPr>
            </w:pPr>
            <w:r w:rsidRPr="00FB69FC">
              <w:rPr>
                <w:color w:val="000000" w:themeColor="text1"/>
                <w:sz w:val="16"/>
                <w:szCs w:val="16"/>
              </w:rPr>
              <w:t>0.001</w:t>
            </w:r>
          </w:p>
        </w:tc>
        <w:tc>
          <w:tcPr>
            <w:tcW w:w="785" w:type="dxa"/>
            <w:gridSpan w:val="2"/>
            <w:vAlign w:val="center"/>
          </w:tcPr>
          <w:p w14:paraId="5B200986" w14:textId="6DC9B822" w:rsidR="007744D0" w:rsidRPr="00FB69FC" w:rsidRDefault="007744D0" w:rsidP="00454BB6">
            <w:pPr>
              <w:jc w:val="center"/>
              <w:rPr>
                <w:color w:val="000000" w:themeColor="text1"/>
                <w:sz w:val="16"/>
                <w:szCs w:val="16"/>
              </w:rPr>
            </w:pPr>
            <w:r w:rsidRPr="00FB69FC">
              <w:rPr>
                <w:color w:val="000000" w:themeColor="text1"/>
                <w:sz w:val="16"/>
                <w:szCs w:val="16"/>
              </w:rPr>
              <w:t>0.008</w:t>
            </w:r>
          </w:p>
        </w:tc>
        <w:tc>
          <w:tcPr>
            <w:tcW w:w="675" w:type="dxa"/>
            <w:gridSpan w:val="4"/>
            <w:vAlign w:val="center"/>
          </w:tcPr>
          <w:p w14:paraId="771A4340" w14:textId="5C2C5AB8" w:rsidR="007744D0" w:rsidRPr="00FB69FC" w:rsidRDefault="007744D0" w:rsidP="00454BB6">
            <w:pPr>
              <w:jc w:val="center"/>
              <w:rPr>
                <w:color w:val="000000" w:themeColor="text1"/>
                <w:sz w:val="16"/>
                <w:szCs w:val="16"/>
              </w:rPr>
            </w:pPr>
            <w:r w:rsidRPr="00FB69FC">
              <w:rPr>
                <w:color w:val="000000" w:themeColor="text1"/>
                <w:sz w:val="16"/>
                <w:szCs w:val="16"/>
              </w:rPr>
              <w:t>0.008</w:t>
            </w:r>
          </w:p>
        </w:tc>
      </w:tr>
      <w:tr w:rsidR="00FB69FC" w:rsidRPr="00FB69FC" w14:paraId="556019A5" w14:textId="77777777" w:rsidTr="00FF36A8">
        <w:trPr>
          <w:trHeight w:val="340"/>
        </w:trPr>
        <w:tc>
          <w:tcPr>
            <w:tcW w:w="554" w:type="dxa"/>
            <w:shd w:val="clear" w:color="auto" w:fill="EEECE1" w:themeFill="background2"/>
            <w:vAlign w:val="center"/>
          </w:tcPr>
          <w:p w14:paraId="306E0E57" w14:textId="77777777" w:rsidR="007744D0" w:rsidRPr="00FB69FC" w:rsidRDefault="007744D0" w:rsidP="007744D0">
            <w:pPr>
              <w:jc w:val="center"/>
              <w:rPr>
                <w:color w:val="000000" w:themeColor="text1"/>
                <w:sz w:val="16"/>
                <w:szCs w:val="16"/>
              </w:rPr>
            </w:pPr>
            <w:r w:rsidRPr="00FB69FC">
              <w:rPr>
                <w:color w:val="000000" w:themeColor="text1"/>
                <w:sz w:val="16"/>
                <w:szCs w:val="16"/>
              </w:rPr>
              <w:t>100</w:t>
            </w:r>
          </w:p>
        </w:tc>
        <w:tc>
          <w:tcPr>
            <w:tcW w:w="553" w:type="dxa"/>
            <w:shd w:val="clear" w:color="auto" w:fill="EEECE1" w:themeFill="background2"/>
            <w:vAlign w:val="center"/>
          </w:tcPr>
          <w:p w14:paraId="0928EFC8" w14:textId="6F6B22B9" w:rsidR="007744D0" w:rsidRPr="00FB69FC" w:rsidRDefault="007744D0" w:rsidP="00454BB6">
            <w:pPr>
              <w:jc w:val="center"/>
              <w:rPr>
                <w:color w:val="000000" w:themeColor="text1"/>
                <w:sz w:val="16"/>
                <w:szCs w:val="16"/>
              </w:rPr>
            </w:pPr>
            <w:r w:rsidRPr="00FB69FC">
              <w:rPr>
                <w:color w:val="000000" w:themeColor="text1"/>
                <w:sz w:val="16"/>
                <w:szCs w:val="16"/>
              </w:rPr>
              <w:t>4.07</w:t>
            </w:r>
          </w:p>
        </w:tc>
        <w:tc>
          <w:tcPr>
            <w:tcW w:w="794" w:type="dxa"/>
            <w:shd w:val="clear" w:color="auto" w:fill="EEECE1" w:themeFill="background2"/>
            <w:vAlign w:val="center"/>
          </w:tcPr>
          <w:p w14:paraId="02838CC6" w14:textId="4E0C0705" w:rsidR="007744D0" w:rsidRPr="00FB69FC" w:rsidRDefault="007744D0" w:rsidP="00454BB6">
            <w:pPr>
              <w:jc w:val="center"/>
              <w:rPr>
                <w:color w:val="000000" w:themeColor="text1"/>
                <w:sz w:val="16"/>
                <w:szCs w:val="16"/>
              </w:rPr>
            </w:pPr>
            <w:r w:rsidRPr="00FB69FC">
              <w:rPr>
                <w:color w:val="000000" w:themeColor="text1"/>
                <w:sz w:val="16"/>
                <w:szCs w:val="16"/>
              </w:rPr>
              <w:t>5.45</w:t>
            </w:r>
          </w:p>
        </w:tc>
        <w:tc>
          <w:tcPr>
            <w:tcW w:w="674" w:type="dxa"/>
            <w:shd w:val="clear" w:color="auto" w:fill="EEECE1" w:themeFill="background2"/>
            <w:vAlign w:val="center"/>
          </w:tcPr>
          <w:p w14:paraId="0BBC357D" w14:textId="756974D7" w:rsidR="007744D0" w:rsidRPr="00FB69FC" w:rsidRDefault="007744D0" w:rsidP="00454BB6">
            <w:pPr>
              <w:jc w:val="center"/>
              <w:rPr>
                <w:color w:val="000000" w:themeColor="text1"/>
                <w:sz w:val="16"/>
                <w:szCs w:val="16"/>
              </w:rPr>
            </w:pPr>
            <w:r w:rsidRPr="00FB69FC">
              <w:rPr>
                <w:color w:val="000000" w:themeColor="text1"/>
                <w:sz w:val="16"/>
                <w:szCs w:val="16"/>
              </w:rPr>
              <w:t>7.68</w:t>
            </w:r>
          </w:p>
        </w:tc>
        <w:tc>
          <w:tcPr>
            <w:tcW w:w="563" w:type="dxa"/>
            <w:gridSpan w:val="2"/>
            <w:shd w:val="clear" w:color="auto" w:fill="EEECE1" w:themeFill="background2"/>
            <w:vAlign w:val="center"/>
          </w:tcPr>
          <w:p w14:paraId="4E5CC0AC" w14:textId="665AEEAE" w:rsidR="007744D0" w:rsidRPr="00FB69FC" w:rsidRDefault="007744D0" w:rsidP="00454BB6">
            <w:pPr>
              <w:jc w:val="center"/>
              <w:rPr>
                <w:color w:val="000000" w:themeColor="text1"/>
                <w:sz w:val="16"/>
                <w:szCs w:val="16"/>
              </w:rPr>
            </w:pPr>
            <w:r w:rsidRPr="00FB69FC">
              <w:rPr>
                <w:color w:val="000000" w:themeColor="text1"/>
                <w:sz w:val="16"/>
                <w:szCs w:val="16"/>
              </w:rPr>
              <w:t>0.01</w:t>
            </w:r>
          </w:p>
        </w:tc>
        <w:tc>
          <w:tcPr>
            <w:tcW w:w="794" w:type="dxa"/>
            <w:shd w:val="clear" w:color="auto" w:fill="EEECE1" w:themeFill="background2"/>
            <w:vAlign w:val="center"/>
          </w:tcPr>
          <w:p w14:paraId="57586329" w14:textId="51842F7F" w:rsidR="007744D0" w:rsidRPr="00FB69FC" w:rsidRDefault="007744D0" w:rsidP="00454BB6">
            <w:pPr>
              <w:jc w:val="center"/>
              <w:rPr>
                <w:color w:val="000000" w:themeColor="text1"/>
                <w:sz w:val="16"/>
                <w:szCs w:val="16"/>
              </w:rPr>
            </w:pPr>
            <w:r w:rsidRPr="00FB69FC">
              <w:rPr>
                <w:color w:val="000000" w:themeColor="text1"/>
                <w:sz w:val="16"/>
                <w:szCs w:val="16"/>
              </w:rPr>
              <w:t>0.29</w:t>
            </w:r>
          </w:p>
        </w:tc>
        <w:tc>
          <w:tcPr>
            <w:tcW w:w="661" w:type="dxa"/>
            <w:shd w:val="clear" w:color="auto" w:fill="EEECE1" w:themeFill="background2"/>
            <w:vAlign w:val="center"/>
          </w:tcPr>
          <w:p w14:paraId="74E100E5" w14:textId="0E89D181" w:rsidR="007744D0" w:rsidRPr="00FB69FC" w:rsidRDefault="007744D0" w:rsidP="00454BB6">
            <w:pPr>
              <w:jc w:val="center"/>
              <w:rPr>
                <w:color w:val="000000" w:themeColor="text1"/>
                <w:sz w:val="16"/>
                <w:szCs w:val="16"/>
              </w:rPr>
            </w:pPr>
            <w:r w:rsidRPr="00FB69FC">
              <w:rPr>
                <w:color w:val="000000" w:themeColor="text1"/>
                <w:sz w:val="16"/>
                <w:szCs w:val="16"/>
              </w:rPr>
              <w:t>0.32</w:t>
            </w:r>
          </w:p>
        </w:tc>
        <w:tc>
          <w:tcPr>
            <w:tcW w:w="594" w:type="dxa"/>
            <w:gridSpan w:val="3"/>
            <w:shd w:val="clear" w:color="auto" w:fill="EEECE1" w:themeFill="background2"/>
            <w:vAlign w:val="center"/>
          </w:tcPr>
          <w:p w14:paraId="76EC4BB2" w14:textId="5C66FE0B" w:rsidR="007744D0" w:rsidRPr="00FB69FC" w:rsidRDefault="007744D0" w:rsidP="00454BB6">
            <w:pPr>
              <w:jc w:val="center"/>
              <w:rPr>
                <w:color w:val="000000" w:themeColor="text1"/>
                <w:sz w:val="16"/>
                <w:szCs w:val="16"/>
              </w:rPr>
            </w:pPr>
            <w:r w:rsidRPr="00FB69FC">
              <w:rPr>
                <w:color w:val="000000" w:themeColor="text1"/>
                <w:sz w:val="16"/>
                <w:szCs w:val="16"/>
              </w:rPr>
              <w:t>32.10</w:t>
            </w:r>
          </w:p>
        </w:tc>
        <w:tc>
          <w:tcPr>
            <w:tcW w:w="787" w:type="dxa"/>
            <w:gridSpan w:val="2"/>
            <w:shd w:val="clear" w:color="auto" w:fill="EEECE1" w:themeFill="background2"/>
            <w:vAlign w:val="center"/>
          </w:tcPr>
          <w:p w14:paraId="6220EB44" w14:textId="2277C457" w:rsidR="007744D0" w:rsidRPr="00FB69FC" w:rsidRDefault="007744D0" w:rsidP="00454BB6">
            <w:pPr>
              <w:jc w:val="center"/>
              <w:rPr>
                <w:color w:val="000000" w:themeColor="text1"/>
                <w:sz w:val="16"/>
                <w:szCs w:val="16"/>
              </w:rPr>
            </w:pPr>
            <w:r w:rsidRPr="00FB69FC">
              <w:rPr>
                <w:color w:val="000000" w:themeColor="text1"/>
                <w:sz w:val="16"/>
                <w:szCs w:val="16"/>
              </w:rPr>
              <w:t>41.60</w:t>
            </w:r>
          </w:p>
        </w:tc>
        <w:tc>
          <w:tcPr>
            <w:tcW w:w="682" w:type="dxa"/>
            <w:gridSpan w:val="2"/>
            <w:shd w:val="clear" w:color="auto" w:fill="EEECE1" w:themeFill="background2"/>
            <w:vAlign w:val="center"/>
          </w:tcPr>
          <w:p w14:paraId="23EE766F" w14:textId="67B406E2" w:rsidR="007744D0" w:rsidRPr="00FB69FC" w:rsidRDefault="007744D0" w:rsidP="00454BB6">
            <w:pPr>
              <w:jc w:val="center"/>
              <w:rPr>
                <w:color w:val="000000" w:themeColor="text1"/>
                <w:sz w:val="16"/>
                <w:szCs w:val="16"/>
              </w:rPr>
            </w:pPr>
            <w:r w:rsidRPr="00FB69FC">
              <w:rPr>
                <w:color w:val="000000" w:themeColor="text1"/>
                <w:sz w:val="16"/>
                <w:szCs w:val="16"/>
              </w:rPr>
              <w:t>48.40</w:t>
            </w:r>
          </w:p>
        </w:tc>
        <w:tc>
          <w:tcPr>
            <w:tcW w:w="665" w:type="dxa"/>
            <w:gridSpan w:val="3"/>
            <w:shd w:val="clear" w:color="auto" w:fill="EEECE1" w:themeFill="background2"/>
            <w:vAlign w:val="center"/>
          </w:tcPr>
          <w:p w14:paraId="0E4234ED" w14:textId="4E8C416E" w:rsidR="007744D0" w:rsidRPr="00FB69FC" w:rsidRDefault="007744D0" w:rsidP="00454BB6">
            <w:pPr>
              <w:jc w:val="center"/>
              <w:rPr>
                <w:color w:val="000000" w:themeColor="text1"/>
                <w:sz w:val="16"/>
                <w:szCs w:val="16"/>
              </w:rPr>
            </w:pPr>
            <w:r w:rsidRPr="00FB69FC">
              <w:rPr>
                <w:color w:val="000000" w:themeColor="text1"/>
                <w:sz w:val="16"/>
                <w:szCs w:val="16"/>
              </w:rPr>
              <w:t>0.009</w:t>
            </w:r>
          </w:p>
        </w:tc>
        <w:tc>
          <w:tcPr>
            <w:tcW w:w="785" w:type="dxa"/>
            <w:gridSpan w:val="2"/>
            <w:shd w:val="clear" w:color="auto" w:fill="EEECE1" w:themeFill="background2"/>
            <w:vAlign w:val="center"/>
          </w:tcPr>
          <w:p w14:paraId="1CF52F35" w14:textId="5880FD1E" w:rsidR="007744D0" w:rsidRPr="00FB69FC" w:rsidRDefault="007744D0" w:rsidP="00454BB6">
            <w:pPr>
              <w:jc w:val="center"/>
              <w:rPr>
                <w:color w:val="000000" w:themeColor="text1"/>
                <w:sz w:val="16"/>
                <w:szCs w:val="16"/>
              </w:rPr>
            </w:pPr>
            <w:r w:rsidRPr="00FB69FC">
              <w:rPr>
                <w:color w:val="000000" w:themeColor="text1"/>
                <w:sz w:val="16"/>
                <w:szCs w:val="16"/>
              </w:rPr>
              <w:t>0.019</w:t>
            </w:r>
          </w:p>
        </w:tc>
        <w:tc>
          <w:tcPr>
            <w:tcW w:w="675" w:type="dxa"/>
            <w:gridSpan w:val="4"/>
            <w:shd w:val="clear" w:color="auto" w:fill="EEECE1" w:themeFill="background2"/>
            <w:vAlign w:val="center"/>
          </w:tcPr>
          <w:p w14:paraId="0520C632" w14:textId="141FADF2" w:rsidR="007744D0" w:rsidRPr="00FB69FC" w:rsidRDefault="007744D0" w:rsidP="00454BB6">
            <w:pPr>
              <w:jc w:val="center"/>
              <w:rPr>
                <w:color w:val="000000" w:themeColor="text1"/>
                <w:sz w:val="16"/>
                <w:szCs w:val="16"/>
              </w:rPr>
            </w:pPr>
            <w:r w:rsidRPr="00FB69FC">
              <w:rPr>
                <w:color w:val="000000" w:themeColor="text1"/>
                <w:sz w:val="16"/>
                <w:szCs w:val="16"/>
              </w:rPr>
              <w:t>0.01</w:t>
            </w:r>
            <w:r w:rsidR="00454BB6" w:rsidRPr="00FB69FC">
              <w:rPr>
                <w:color w:val="000000" w:themeColor="text1"/>
                <w:sz w:val="16"/>
                <w:szCs w:val="16"/>
              </w:rPr>
              <w:t>7</w:t>
            </w:r>
          </w:p>
        </w:tc>
      </w:tr>
      <w:tr w:rsidR="00FB69FC" w:rsidRPr="00FB69FC" w14:paraId="6B21BD38" w14:textId="77777777" w:rsidTr="00FF36A8">
        <w:trPr>
          <w:trHeight w:val="340"/>
        </w:trPr>
        <w:tc>
          <w:tcPr>
            <w:tcW w:w="554" w:type="dxa"/>
            <w:vAlign w:val="center"/>
          </w:tcPr>
          <w:p w14:paraId="62C4B298" w14:textId="77777777" w:rsidR="007744D0" w:rsidRPr="00FB69FC" w:rsidRDefault="007744D0" w:rsidP="007744D0">
            <w:pPr>
              <w:jc w:val="center"/>
              <w:rPr>
                <w:color w:val="000000" w:themeColor="text1"/>
                <w:sz w:val="16"/>
                <w:szCs w:val="16"/>
              </w:rPr>
            </w:pPr>
            <w:r w:rsidRPr="00FB69FC">
              <w:rPr>
                <w:color w:val="000000" w:themeColor="text1"/>
                <w:sz w:val="16"/>
                <w:szCs w:val="16"/>
              </w:rPr>
              <w:t>500</w:t>
            </w:r>
          </w:p>
        </w:tc>
        <w:tc>
          <w:tcPr>
            <w:tcW w:w="553" w:type="dxa"/>
            <w:vAlign w:val="center"/>
          </w:tcPr>
          <w:p w14:paraId="2F046163" w14:textId="28DA8038" w:rsidR="007744D0" w:rsidRPr="00FB69FC" w:rsidRDefault="007744D0" w:rsidP="00454BB6">
            <w:pPr>
              <w:jc w:val="center"/>
              <w:rPr>
                <w:color w:val="000000" w:themeColor="text1"/>
                <w:sz w:val="16"/>
                <w:szCs w:val="16"/>
              </w:rPr>
            </w:pPr>
            <w:r w:rsidRPr="00FB69FC">
              <w:rPr>
                <w:color w:val="000000" w:themeColor="text1"/>
                <w:sz w:val="16"/>
                <w:szCs w:val="16"/>
              </w:rPr>
              <w:t>3.02</w:t>
            </w:r>
          </w:p>
        </w:tc>
        <w:tc>
          <w:tcPr>
            <w:tcW w:w="794" w:type="dxa"/>
            <w:vAlign w:val="center"/>
          </w:tcPr>
          <w:p w14:paraId="5618E995" w14:textId="23B802E3" w:rsidR="007744D0" w:rsidRPr="00FB69FC" w:rsidRDefault="007744D0" w:rsidP="00454BB6">
            <w:pPr>
              <w:jc w:val="center"/>
              <w:rPr>
                <w:color w:val="000000" w:themeColor="text1"/>
                <w:sz w:val="16"/>
                <w:szCs w:val="16"/>
              </w:rPr>
            </w:pPr>
            <w:r w:rsidRPr="00FB69FC">
              <w:rPr>
                <w:color w:val="000000" w:themeColor="text1"/>
                <w:sz w:val="16"/>
                <w:szCs w:val="16"/>
              </w:rPr>
              <w:t>3.93</w:t>
            </w:r>
          </w:p>
        </w:tc>
        <w:tc>
          <w:tcPr>
            <w:tcW w:w="674" w:type="dxa"/>
            <w:vAlign w:val="center"/>
          </w:tcPr>
          <w:p w14:paraId="14C5D212" w14:textId="3B0C8681" w:rsidR="007744D0" w:rsidRPr="00FB69FC" w:rsidRDefault="007744D0" w:rsidP="00454BB6">
            <w:pPr>
              <w:jc w:val="center"/>
              <w:rPr>
                <w:color w:val="000000" w:themeColor="text1"/>
                <w:sz w:val="16"/>
                <w:szCs w:val="16"/>
              </w:rPr>
            </w:pPr>
            <w:r w:rsidRPr="00FB69FC">
              <w:rPr>
                <w:color w:val="000000" w:themeColor="text1"/>
                <w:sz w:val="16"/>
                <w:szCs w:val="16"/>
              </w:rPr>
              <w:t>3.28</w:t>
            </w:r>
          </w:p>
        </w:tc>
        <w:tc>
          <w:tcPr>
            <w:tcW w:w="563" w:type="dxa"/>
            <w:gridSpan w:val="2"/>
            <w:vAlign w:val="center"/>
          </w:tcPr>
          <w:p w14:paraId="0418C752" w14:textId="0D523F70" w:rsidR="007744D0" w:rsidRPr="00FB69FC" w:rsidRDefault="007744D0" w:rsidP="00454BB6">
            <w:pPr>
              <w:jc w:val="center"/>
              <w:rPr>
                <w:color w:val="000000" w:themeColor="text1"/>
                <w:sz w:val="16"/>
                <w:szCs w:val="16"/>
              </w:rPr>
            </w:pPr>
            <w:r w:rsidRPr="00FB69FC">
              <w:rPr>
                <w:color w:val="000000" w:themeColor="text1"/>
                <w:sz w:val="16"/>
                <w:szCs w:val="16"/>
              </w:rPr>
              <w:t>0.01</w:t>
            </w:r>
          </w:p>
        </w:tc>
        <w:tc>
          <w:tcPr>
            <w:tcW w:w="794" w:type="dxa"/>
            <w:vAlign w:val="center"/>
          </w:tcPr>
          <w:p w14:paraId="45A352E8" w14:textId="026A7567" w:rsidR="007744D0" w:rsidRPr="00FB69FC" w:rsidRDefault="007744D0" w:rsidP="00454BB6">
            <w:pPr>
              <w:jc w:val="center"/>
              <w:rPr>
                <w:color w:val="000000" w:themeColor="text1"/>
                <w:sz w:val="16"/>
                <w:szCs w:val="16"/>
              </w:rPr>
            </w:pPr>
            <w:r w:rsidRPr="00FB69FC">
              <w:rPr>
                <w:color w:val="000000" w:themeColor="text1"/>
                <w:sz w:val="16"/>
                <w:szCs w:val="16"/>
              </w:rPr>
              <w:t>0.26</w:t>
            </w:r>
          </w:p>
        </w:tc>
        <w:tc>
          <w:tcPr>
            <w:tcW w:w="661" w:type="dxa"/>
            <w:vAlign w:val="center"/>
          </w:tcPr>
          <w:p w14:paraId="25B05803" w14:textId="6435868B" w:rsidR="007744D0" w:rsidRPr="00FB69FC" w:rsidRDefault="007744D0" w:rsidP="00454BB6">
            <w:pPr>
              <w:jc w:val="center"/>
              <w:rPr>
                <w:color w:val="000000" w:themeColor="text1"/>
                <w:sz w:val="16"/>
                <w:szCs w:val="16"/>
              </w:rPr>
            </w:pPr>
            <w:r w:rsidRPr="00FB69FC">
              <w:rPr>
                <w:color w:val="000000" w:themeColor="text1"/>
                <w:sz w:val="16"/>
                <w:szCs w:val="16"/>
              </w:rPr>
              <w:t>0.20</w:t>
            </w:r>
          </w:p>
        </w:tc>
        <w:tc>
          <w:tcPr>
            <w:tcW w:w="594" w:type="dxa"/>
            <w:gridSpan w:val="3"/>
            <w:vAlign w:val="center"/>
          </w:tcPr>
          <w:p w14:paraId="792D3ABC" w14:textId="762CCAC7" w:rsidR="007744D0" w:rsidRPr="00FB69FC" w:rsidRDefault="007744D0" w:rsidP="00454BB6">
            <w:pPr>
              <w:jc w:val="center"/>
              <w:rPr>
                <w:color w:val="000000" w:themeColor="text1"/>
                <w:sz w:val="16"/>
                <w:szCs w:val="16"/>
              </w:rPr>
            </w:pPr>
            <w:r w:rsidRPr="00FB69FC">
              <w:rPr>
                <w:color w:val="000000" w:themeColor="text1"/>
                <w:sz w:val="16"/>
                <w:szCs w:val="16"/>
              </w:rPr>
              <w:t>22.50</w:t>
            </w:r>
          </w:p>
        </w:tc>
        <w:tc>
          <w:tcPr>
            <w:tcW w:w="787" w:type="dxa"/>
            <w:gridSpan w:val="2"/>
            <w:vAlign w:val="center"/>
          </w:tcPr>
          <w:p w14:paraId="573341B8" w14:textId="1DE983F3" w:rsidR="007744D0" w:rsidRPr="00FB69FC" w:rsidRDefault="007744D0" w:rsidP="00454BB6">
            <w:pPr>
              <w:jc w:val="center"/>
              <w:rPr>
                <w:color w:val="000000" w:themeColor="text1"/>
                <w:sz w:val="16"/>
                <w:szCs w:val="16"/>
              </w:rPr>
            </w:pPr>
            <w:r w:rsidRPr="00FB69FC">
              <w:rPr>
                <w:color w:val="000000" w:themeColor="text1"/>
                <w:sz w:val="16"/>
                <w:szCs w:val="16"/>
              </w:rPr>
              <w:t>30.30</w:t>
            </w:r>
          </w:p>
        </w:tc>
        <w:tc>
          <w:tcPr>
            <w:tcW w:w="682" w:type="dxa"/>
            <w:gridSpan w:val="2"/>
            <w:vAlign w:val="center"/>
          </w:tcPr>
          <w:p w14:paraId="646D20C2" w14:textId="0078FEAC" w:rsidR="007744D0" w:rsidRPr="00FB69FC" w:rsidRDefault="007744D0" w:rsidP="00454BB6">
            <w:pPr>
              <w:jc w:val="center"/>
              <w:rPr>
                <w:color w:val="000000" w:themeColor="text1"/>
                <w:sz w:val="16"/>
                <w:szCs w:val="16"/>
              </w:rPr>
            </w:pPr>
            <w:r w:rsidRPr="00FB69FC">
              <w:rPr>
                <w:color w:val="000000" w:themeColor="text1"/>
                <w:sz w:val="16"/>
                <w:szCs w:val="16"/>
              </w:rPr>
              <w:t>28.10</w:t>
            </w:r>
          </w:p>
        </w:tc>
        <w:tc>
          <w:tcPr>
            <w:tcW w:w="665" w:type="dxa"/>
            <w:gridSpan w:val="3"/>
            <w:vAlign w:val="center"/>
          </w:tcPr>
          <w:p w14:paraId="498EA86A" w14:textId="35F2AB36" w:rsidR="007744D0" w:rsidRPr="00FB69FC" w:rsidRDefault="007744D0" w:rsidP="00454BB6">
            <w:pPr>
              <w:jc w:val="center"/>
              <w:rPr>
                <w:color w:val="000000" w:themeColor="text1"/>
                <w:sz w:val="16"/>
                <w:szCs w:val="16"/>
              </w:rPr>
            </w:pPr>
            <w:r w:rsidRPr="00FB69FC">
              <w:rPr>
                <w:color w:val="000000" w:themeColor="text1"/>
                <w:sz w:val="16"/>
                <w:szCs w:val="16"/>
              </w:rPr>
              <w:t>0.023</w:t>
            </w:r>
          </w:p>
        </w:tc>
        <w:tc>
          <w:tcPr>
            <w:tcW w:w="785" w:type="dxa"/>
            <w:gridSpan w:val="2"/>
            <w:vAlign w:val="center"/>
          </w:tcPr>
          <w:p w14:paraId="00DFC09B" w14:textId="7F1CDB40" w:rsidR="007744D0" w:rsidRPr="00FB69FC" w:rsidRDefault="007744D0" w:rsidP="00454BB6">
            <w:pPr>
              <w:jc w:val="center"/>
              <w:rPr>
                <w:color w:val="000000" w:themeColor="text1"/>
                <w:sz w:val="16"/>
                <w:szCs w:val="16"/>
              </w:rPr>
            </w:pPr>
            <w:r w:rsidRPr="00FB69FC">
              <w:rPr>
                <w:color w:val="000000" w:themeColor="text1"/>
                <w:sz w:val="16"/>
                <w:szCs w:val="16"/>
              </w:rPr>
              <w:t>0.021</w:t>
            </w:r>
          </w:p>
        </w:tc>
        <w:tc>
          <w:tcPr>
            <w:tcW w:w="675" w:type="dxa"/>
            <w:gridSpan w:val="4"/>
            <w:vAlign w:val="center"/>
          </w:tcPr>
          <w:p w14:paraId="22ECA279" w14:textId="4E8322FB" w:rsidR="007744D0" w:rsidRPr="00FB69FC" w:rsidRDefault="007744D0" w:rsidP="00454BB6">
            <w:pPr>
              <w:jc w:val="center"/>
              <w:rPr>
                <w:color w:val="000000" w:themeColor="text1"/>
                <w:sz w:val="16"/>
                <w:szCs w:val="16"/>
              </w:rPr>
            </w:pPr>
            <w:r w:rsidRPr="00FB69FC">
              <w:rPr>
                <w:color w:val="000000" w:themeColor="text1"/>
                <w:sz w:val="16"/>
                <w:szCs w:val="16"/>
              </w:rPr>
              <w:t>0.02</w:t>
            </w:r>
            <w:r w:rsidR="00454BB6" w:rsidRPr="00FB69FC">
              <w:rPr>
                <w:color w:val="000000" w:themeColor="text1"/>
                <w:sz w:val="16"/>
                <w:szCs w:val="16"/>
              </w:rPr>
              <w:t>3</w:t>
            </w:r>
          </w:p>
        </w:tc>
      </w:tr>
      <w:tr w:rsidR="00FB69FC" w:rsidRPr="00FB69FC" w14:paraId="4E94C58D" w14:textId="77777777" w:rsidTr="00FF36A8">
        <w:trPr>
          <w:trHeight w:val="340"/>
        </w:trPr>
        <w:tc>
          <w:tcPr>
            <w:tcW w:w="554" w:type="dxa"/>
            <w:shd w:val="clear" w:color="auto" w:fill="EEECE1" w:themeFill="background2"/>
            <w:vAlign w:val="center"/>
          </w:tcPr>
          <w:p w14:paraId="0864FAB5" w14:textId="77777777" w:rsidR="007744D0" w:rsidRPr="00FB69FC" w:rsidRDefault="007744D0" w:rsidP="007744D0">
            <w:pPr>
              <w:jc w:val="center"/>
              <w:rPr>
                <w:color w:val="000000" w:themeColor="text1"/>
                <w:sz w:val="16"/>
                <w:szCs w:val="16"/>
              </w:rPr>
            </w:pPr>
            <w:r w:rsidRPr="00FB69FC">
              <w:rPr>
                <w:color w:val="000000" w:themeColor="text1"/>
                <w:sz w:val="16"/>
                <w:szCs w:val="16"/>
              </w:rPr>
              <w:t>1000</w:t>
            </w:r>
          </w:p>
        </w:tc>
        <w:tc>
          <w:tcPr>
            <w:tcW w:w="553" w:type="dxa"/>
            <w:shd w:val="clear" w:color="auto" w:fill="EEECE1" w:themeFill="background2"/>
            <w:vAlign w:val="center"/>
          </w:tcPr>
          <w:p w14:paraId="24F29619" w14:textId="24D8C81D" w:rsidR="007744D0" w:rsidRPr="00FB69FC" w:rsidRDefault="007744D0" w:rsidP="00454BB6">
            <w:pPr>
              <w:jc w:val="center"/>
              <w:rPr>
                <w:b/>
                <w:bCs/>
                <w:color w:val="000000" w:themeColor="text1"/>
                <w:sz w:val="16"/>
                <w:szCs w:val="16"/>
              </w:rPr>
            </w:pPr>
            <w:r w:rsidRPr="00FB69FC">
              <w:rPr>
                <w:b/>
                <w:bCs/>
                <w:color w:val="000000" w:themeColor="text1"/>
                <w:sz w:val="16"/>
                <w:szCs w:val="16"/>
              </w:rPr>
              <w:t>2.61</w:t>
            </w:r>
          </w:p>
        </w:tc>
        <w:tc>
          <w:tcPr>
            <w:tcW w:w="794" w:type="dxa"/>
            <w:shd w:val="clear" w:color="auto" w:fill="EEECE1" w:themeFill="background2"/>
            <w:vAlign w:val="center"/>
          </w:tcPr>
          <w:p w14:paraId="0974F43C" w14:textId="1B1FF20A" w:rsidR="007744D0" w:rsidRPr="00FB69FC" w:rsidRDefault="007744D0" w:rsidP="00454BB6">
            <w:pPr>
              <w:jc w:val="center"/>
              <w:rPr>
                <w:color w:val="000000" w:themeColor="text1"/>
                <w:sz w:val="16"/>
                <w:szCs w:val="16"/>
              </w:rPr>
            </w:pPr>
            <w:r w:rsidRPr="00FB69FC">
              <w:rPr>
                <w:color w:val="000000" w:themeColor="text1"/>
                <w:sz w:val="16"/>
                <w:szCs w:val="16"/>
              </w:rPr>
              <w:t>2.98</w:t>
            </w:r>
          </w:p>
        </w:tc>
        <w:tc>
          <w:tcPr>
            <w:tcW w:w="674" w:type="dxa"/>
            <w:shd w:val="clear" w:color="auto" w:fill="EEECE1" w:themeFill="background2"/>
            <w:vAlign w:val="center"/>
          </w:tcPr>
          <w:p w14:paraId="66CA4948" w14:textId="50766706" w:rsidR="007744D0" w:rsidRPr="00FB69FC" w:rsidRDefault="007744D0" w:rsidP="00454BB6">
            <w:pPr>
              <w:jc w:val="center"/>
              <w:rPr>
                <w:color w:val="000000" w:themeColor="text1"/>
                <w:sz w:val="16"/>
                <w:szCs w:val="16"/>
              </w:rPr>
            </w:pPr>
            <w:r w:rsidRPr="00FB69FC">
              <w:rPr>
                <w:color w:val="000000" w:themeColor="text1"/>
                <w:sz w:val="16"/>
                <w:szCs w:val="16"/>
              </w:rPr>
              <w:t>2.68</w:t>
            </w:r>
          </w:p>
        </w:tc>
        <w:tc>
          <w:tcPr>
            <w:tcW w:w="563" w:type="dxa"/>
            <w:gridSpan w:val="2"/>
            <w:shd w:val="clear" w:color="auto" w:fill="EEECE1" w:themeFill="background2"/>
            <w:vAlign w:val="center"/>
          </w:tcPr>
          <w:p w14:paraId="796A44CA" w14:textId="19BDFCB8" w:rsidR="007744D0" w:rsidRPr="00FB69FC" w:rsidRDefault="007744D0" w:rsidP="00454BB6">
            <w:pPr>
              <w:jc w:val="center"/>
              <w:rPr>
                <w:color w:val="000000" w:themeColor="text1"/>
                <w:sz w:val="16"/>
                <w:szCs w:val="16"/>
              </w:rPr>
            </w:pPr>
            <w:r w:rsidRPr="00FB69FC">
              <w:rPr>
                <w:color w:val="000000" w:themeColor="text1"/>
                <w:sz w:val="16"/>
                <w:szCs w:val="16"/>
              </w:rPr>
              <w:t>0.00</w:t>
            </w:r>
          </w:p>
        </w:tc>
        <w:tc>
          <w:tcPr>
            <w:tcW w:w="794" w:type="dxa"/>
            <w:shd w:val="clear" w:color="auto" w:fill="EEECE1" w:themeFill="background2"/>
            <w:vAlign w:val="center"/>
          </w:tcPr>
          <w:p w14:paraId="7CDE0053" w14:textId="70EADEBC" w:rsidR="007744D0" w:rsidRPr="00FB69FC" w:rsidRDefault="007744D0" w:rsidP="00454BB6">
            <w:pPr>
              <w:jc w:val="center"/>
              <w:rPr>
                <w:color w:val="000000" w:themeColor="text1"/>
                <w:sz w:val="16"/>
                <w:szCs w:val="16"/>
              </w:rPr>
            </w:pPr>
            <w:r w:rsidRPr="00FB69FC">
              <w:rPr>
                <w:color w:val="000000" w:themeColor="text1"/>
                <w:sz w:val="16"/>
                <w:szCs w:val="16"/>
              </w:rPr>
              <w:t>0.18</w:t>
            </w:r>
          </w:p>
        </w:tc>
        <w:tc>
          <w:tcPr>
            <w:tcW w:w="661" w:type="dxa"/>
            <w:shd w:val="clear" w:color="auto" w:fill="EEECE1" w:themeFill="background2"/>
            <w:vAlign w:val="center"/>
          </w:tcPr>
          <w:p w14:paraId="6BBF7599" w14:textId="3BD49B29" w:rsidR="007744D0" w:rsidRPr="00FB69FC" w:rsidRDefault="007744D0" w:rsidP="00454BB6">
            <w:pPr>
              <w:jc w:val="center"/>
              <w:rPr>
                <w:color w:val="000000" w:themeColor="text1"/>
                <w:sz w:val="16"/>
                <w:szCs w:val="16"/>
              </w:rPr>
            </w:pPr>
            <w:r w:rsidRPr="00FB69FC">
              <w:rPr>
                <w:color w:val="000000" w:themeColor="text1"/>
                <w:sz w:val="16"/>
                <w:szCs w:val="16"/>
              </w:rPr>
              <w:t>0.13</w:t>
            </w:r>
          </w:p>
        </w:tc>
        <w:tc>
          <w:tcPr>
            <w:tcW w:w="594" w:type="dxa"/>
            <w:gridSpan w:val="3"/>
            <w:shd w:val="clear" w:color="auto" w:fill="EEECE1" w:themeFill="background2"/>
            <w:vAlign w:val="center"/>
          </w:tcPr>
          <w:p w14:paraId="2B0F5BC1" w14:textId="2F6C2BE1" w:rsidR="007744D0" w:rsidRPr="00FB69FC" w:rsidRDefault="007744D0" w:rsidP="00454BB6">
            <w:pPr>
              <w:jc w:val="center"/>
              <w:rPr>
                <w:color w:val="000000" w:themeColor="text1"/>
                <w:sz w:val="16"/>
                <w:szCs w:val="16"/>
              </w:rPr>
            </w:pPr>
            <w:r w:rsidRPr="00FB69FC">
              <w:rPr>
                <w:color w:val="000000" w:themeColor="text1"/>
                <w:sz w:val="16"/>
                <w:szCs w:val="16"/>
              </w:rPr>
              <w:t>22.70</w:t>
            </w:r>
          </w:p>
        </w:tc>
        <w:tc>
          <w:tcPr>
            <w:tcW w:w="787" w:type="dxa"/>
            <w:gridSpan w:val="2"/>
            <w:shd w:val="clear" w:color="auto" w:fill="EEECE1" w:themeFill="background2"/>
            <w:vAlign w:val="center"/>
          </w:tcPr>
          <w:p w14:paraId="073FC79E" w14:textId="09B272C4" w:rsidR="007744D0" w:rsidRPr="00FB69FC" w:rsidRDefault="007744D0" w:rsidP="00454BB6">
            <w:pPr>
              <w:jc w:val="center"/>
              <w:rPr>
                <w:color w:val="000000" w:themeColor="text1"/>
                <w:sz w:val="16"/>
                <w:szCs w:val="16"/>
              </w:rPr>
            </w:pPr>
            <w:r w:rsidRPr="00FB69FC">
              <w:rPr>
                <w:color w:val="000000" w:themeColor="text1"/>
                <w:sz w:val="16"/>
                <w:szCs w:val="16"/>
              </w:rPr>
              <w:t>24.40</w:t>
            </w:r>
          </w:p>
        </w:tc>
        <w:tc>
          <w:tcPr>
            <w:tcW w:w="682" w:type="dxa"/>
            <w:gridSpan w:val="2"/>
            <w:shd w:val="clear" w:color="auto" w:fill="EEECE1" w:themeFill="background2"/>
            <w:vAlign w:val="center"/>
          </w:tcPr>
          <w:p w14:paraId="34D9BD55" w14:textId="3CCEB58C" w:rsidR="007744D0" w:rsidRPr="00FB69FC" w:rsidRDefault="007744D0" w:rsidP="00454BB6">
            <w:pPr>
              <w:jc w:val="center"/>
              <w:rPr>
                <w:color w:val="000000" w:themeColor="text1"/>
                <w:sz w:val="16"/>
                <w:szCs w:val="16"/>
              </w:rPr>
            </w:pPr>
            <w:r w:rsidRPr="00FB69FC">
              <w:rPr>
                <w:color w:val="000000" w:themeColor="text1"/>
                <w:sz w:val="16"/>
                <w:szCs w:val="16"/>
              </w:rPr>
              <w:t>18.50</w:t>
            </w:r>
          </w:p>
        </w:tc>
        <w:tc>
          <w:tcPr>
            <w:tcW w:w="665" w:type="dxa"/>
            <w:gridSpan w:val="3"/>
            <w:shd w:val="clear" w:color="auto" w:fill="EEECE1" w:themeFill="background2"/>
            <w:vAlign w:val="center"/>
          </w:tcPr>
          <w:p w14:paraId="204143EB" w14:textId="25D435EF" w:rsidR="007744D0" w:rsidRPr="00FB69FC" w:rsidRDefault="007744D0" w:rsidP="00454BB6">
            <w:pPr>
              <w:jc w:val="center"/>
              <w:rPr>
                <w:color w:val="000000" w:themeColor="text1"/>
                <w:sz w:val="16"/>
                <w:szCs w:val="16"/>
              </w:rPr>
            </w:pPr>
            <w:r w:rsidRPr="00FB69FC">
              <w:rPr>
                <w:color w:val="000000" w:themeColor="text1"/>
                <w:sz w:val="16"/>
                <w:szCs w:val="16"/>
              </w:rPr>
              <w:t>0.031</w:t>
            </w:r>
          </w:p>
        </w:tc>
        <w:tc>
          <w:tcPr>
            <w:tcW w:w="785" w:type="dxa"/>
            <w:gridSpan w:val="2"/>
            <w:shd w:val="clear" w:color="auto" w:fill="EEECE1" w:themeFill="background2"/>
            <w:vAlign w:val="center"/>
          </w:tcPr>
          <w:p w14:paraId="02D74047" w14:textId="000F653A" w:rsidR="007744D0" w:rsidRPr="00FB69FC" w:rsidRDefault="007744D0" w:rsidP="00454BB6">
            <w:pPr>
              <w:jc w:val="center"/>
              <w:rPr>
                <w:color w:val="000000" w:themeColor="text1"/>
                <w:sz w:val="16"/>
                <w:szCs w:val="16"/>
              </w:rPr>
            </w:pPr>
            <w:r w:rsidRPr="00FB69FC">
              <w:rPr>
                <w:color w:val="000000" w:themeColor="text1"/>
                <w:sz w:val="16"/>
                <w:szCs w:val="16"/>
              </w:rPr>
              <w:t>0.08</w:t>
            </w:r>
            <w:r w:rsidR="00454BB6" w:rsidRPr="00FB69FC">
              <w:rPr>
                <w:color w:val="000000" w:themeColor="text1"/>
                <w:sz w:val="16"/>
                <w:szCs w:val="16"/>
              </w:rPr>
              <w:t>3</w:t>
            </w:r>
          </w:p>
        </w:tc>
        <w:tc>
          <w:tcPr>
            <w:tcW w:w="675" w:type="dxa"/>
            <w:gridSpan w:val="4"/>
            <w:shd w:val="clear" w:color="auto" w:fill="EEECE1" w:themeFill="background2"/>
            <w:vAlign w:val="center"/>
          </w:tcPr>
          <w:p w14:paraId="16C99639" w14:textId="49EA37DF" w:rsidR="007744D0" w:rsidRPr="00FB69FC" w:rsidRDefault="007744D0" w:rsidP="00454BB6">
            <w:pPr>
              <w:jc w:val="center"/>
              <w:rPr>
                <w:color w:val="000000" w:themeColor="text1"/>
                <w:sz w:val="16"/>
                <w:szCs w:val="16"/>
              </w:rPr>
            </w:pPr>
            <w:r w:rsidRPr="00FB69FC">
              <w:rPr>
                <w:color w:val="000000" w:themeColor="text1"/>
                <w:sz w:val="16"/>
                <w:szCs w:val="16"/>
              </w:rPr>
              <w:t>0.08</w:t>
            </w:r>
          </w:p>
        </w:tc>
      </w:tr>
      <w:tr w:rsidR="00FB69FC" w:rsidRPr="00FB69FC" w14:paraId="1FACC36C" w14:textId="77777777" w:rsidTr="00FF36A8">
        <w:trPr>
          <w:trHeight w:val="340"/>
        </w:trPr>
        <w:tc>
          <w:tcPr>
            <w:tcW w:w="554" w:type="dxa"/>
            <w:tcBorders>
              <w:bottom w:val="single" w:sz="4" w:space="0" w:color="auto"/>
            </w:tcBorders>
            <w:vAlign w:val="center"/>
          </w:tcPr>
          <w:p w14:paraId="3C6B8F95" w14:textId="77777777" w:rsidR="007744D0" w:rsidRPr="00FB69FC" w:rsidRDefault="007744D0" w:rsidP="007744D0">
            <w:pPr>
              <w:jc w:val="center"/>
              <w:rPr>
                <w:color w:val="000000" w:themeColor="text1"/>
                <w:sz w:val="16"/>
                <w:szCs w:val="16"/>
              </w:rPr>
            </w:pPr>
            <w:r w:rsidRPr="00FB69FC">
              <w:rPr>
                <w:color w:val="000000" w:themeColor="text1"/>
                <w:sz w:val="16"/>
                <w:szCs w:val="16"/>
              </w:rPr>
              <w:t>2000</w:t>
            </w:r>
          </w:p>
        </w:tc>
        <w:tc>
          <w:tcPr>
            <w:tcW w:w="553" w:type="dxa"/>
            <w:tcBorders>
              <w:bottom w:val="single" w:sz="4" w:space="0" w:color="auto"/>
            </w:tcBorders>
            <w:vAlign w:val="center"/>
          </w:tcPr>
          <w:p w14:paraId="05702D69" w14:textId="2474DE42" w:rsidR="007744D0" w:rsidRPr="00FB69FC" w:rsidRDefault="007744D0" w:rsidP="00454BB6">
            <w:pPr>
              <w:jc w:val="center"/>
              <w:rPr>
                <w:color w:val="000000" w:themeColor="text1"/>
                <w:sz w:val="16"/>
                <w:szCs w:val="16"/>
              </w:rPr>
            </w:pPr>
            <w:r w:rsidRPr="00FB69FC">
              <w:rPr>
                <w:color w:val="000000" w:themeColor="text1"/>
                <w:sz w:val="16"/>
                <w:szCs w:val="16"/>
              </w:rPr>
              <w:t>2.65</w:t>
            </w:r>
          </w:p>
        </w:tc>
        <w:tc>
          <w:tcPr>
            <w:tcW w:w="794" w:type="dxa"/>
            <w:tcBorders>
              <w:bottom w:val="single" w:sz="4" w:space="0" w:color="auto"/>
            </w:tcBorders>
            <w:vAlign w:val="center"/>
          </w:tcPr>
          <w:p w14:paraId="3B8AC64C" w14:textId="4CD73F48" w:rsidR="007744D0" w:rsidRPr="00FB69FC" w:rsidRDefault="007744D0" w:rsidP="00454BB6">
            <w:pPr>
              <w:jc w:val="center"/>
              <w:rPr>
                <w:b/>
                <w:bCs/>
                <w:color w:val="000000" w:themeColor="text1"/>
                <w:sz w:val="16"/>
                <w:szCs w:val="16"/>
              </w:rPr>
            </w:pPr>
            <w:r w:rsidRPr="00FB69FC">
              <w:rPr>
                <w:b/>
                <w:bCs/>
                <w:color w:val="000000" w:themeColor="text1"/>
                <w:sz w:val="16"/>
                <w:szCs w:val="16"/>
              </w:rPr>
              <w:t>1.13</w:t>
            </w:r>
          </w:p>
        </w:tc>
        <w:tc>
          <w:tcPr>
            <w:tcW w:w="674" w:type="dxa"/>
            <w:tcBorders>
              <w:bottom w:val="single" w:sz="4" w:space="0" w:color="auto"/>
            </w:tcBorders>
            <w:vAlign w:val="center"/>
          </w:tcPr>
          <w:p w14:paraId="55E63171" w14:textId="2789E9A9" w:rsidR="007744D0" w:rsidRPr="00FB69FC" w:rsidRDefault="007744D0" w:rsidP="00454BB6">
            <w:pPr>
              <w:jc w:val="center"/>
              <w:rPr>
                <w:b/>
                <w:bCs/>
                <w:color w:val="000000" w:themeColor="text1"/>
                <w:sz w:val="16"/>
                <w:szCs w:val="16"/>
              </w:rPr>
            </w:pPr>
            <w:r w:rsidRPr="00FB69FC">
              <w:rPr>
                <w:b/>
                <w:bCs/>
                <w:color w:val="000000" w:themeColor="text1"/>
                <w:sz w:val="16"/>
                <w:szCs w:val="16"/>
              </w:rPr>
              <w:t>1.79</w:t>
            </w:r>
          </w:p>
        </w:tc>
        <w:tc>
          <w:tcPr>
            <w:tcW w:w="563" w:type="dxa"/>
            <w:gridSpan w:val="2"/>
            <w:tcBorders>
              <w:bottom w:val="single" w:sz="4" w:space="0" w:color="auto"/>
            </w:tcBorders>
            <w:vAlign w:val="center"/>
          </w:tcPr>
          <w:p w14:paraId="7B03A21A" w14:textId="2261C3D1" w:rsidR="007744D0" w:rsidRPr="00FB69FC" w:rsidRDefault="007744D0" w:rsidP="00454BB6">
            <w:pPr>
              <w:jc w:val="center"/>
              <w:rPr>
                <w:color w:val="000000" w:themeColor="text1"/>
                <w:sz w:val="16"/>
                <w:szCs w:val="16"/>
              </w:rPr>
            </w:pPr>
            <w:r w:rsidRPr="00FB69FC">
              <w:rPr>
                <w:color w:val="000000" w:themeColor="text1"/>
                <w:sz w:val="16"/>
                <w:szCs w:val="16"/>
              </w:rPr>
              <w:t>0.01</w:t>
            </w:r>
          </w:p>
        </w:tc>
        <w:tc>
          <w:tcPr>
            <w:tcW w:w="794" w:type="dxa"/>
            <w:tcBorders>
              <w:bottom w:val="single" w:sz="4" w:space="0" w:color="auto"/>
            </w:tcBorders>
            <w:vAlign w:val="center"/>
          </w:tcPr>
          <w:p w14:paraId="556EA86B" w14:textId="2F2903B5" w:rsidR="007744D0" w:rsidRPr="00FB69FC" w:rsidRDefault="007744D0" w:rsidP="00454BB6">
            <w:pPr>
              <w:jc w:val="center"/>
              <w:rPr>
                <w:b/>
                <w:bCs/>
                <w:color w:val="000000" w:themeColor="text1"/>
                <w:sz w:val="16"/>
                <w:szCs w:val="16"/>
              </w:rPr>
            </w:pPr>
            <w:r w:rsidRPr="00FB69FC">
              <w:rPr>
                <w:b/>
                <w:bCs/>
                <w:color w:val="000000" w:themeColor="text1"/>
                <w:sz w:val="16"/>
                <w:szCs w:val="16"/>
              </w:rPr>
              <w:t>0.09</w:t>
            </w:r>
          </w:p>
        </w:tc>
        <w:tc>
          <w:tcPr>
            <w:tcW w:w="661" w:type="dxa"/>
            <w:tcBorders>
              <w:bottom w:val="single" w:sz="4" w:space="0" w:color="auto"/>
            </w:tcBorders>
            <w:vAlign w:val="center"/>
          </w:tcPr>
          <w:p w14:paraId="113FFD25" w14:textId="235F9DE1" w:rsidR="007744D0" w:rsidRPr="00FB69FC" w:rsidRDefault="007744D0" w:rsidP="00454BB6">
            <w:pPr>
              <w:jc w:val="center"/>
              <w:rPr>
                <w:b/>
                <w:bCs/>
                <w:color w:val="000000" w:themeColor="text1"/>
                <w:sz w:val="16"/>
                <w:szCs w:val="16"/>
              </w:rPr>
            </w:pPr>
            <w:r w:rsidRPr="00FB69FC">
              <w:rPr>
                <w:b/>
                <w:bCs/>
                <w:color w:val="000000" w:themeColor="text1"/>
                <w:sz w:val="16"/>
                <w:szCs w:val="16"/>
              </w:rPr>
              <w:t>0.10</w:t>
            </w:r>
          </w:p>
        </w:tc>
        <w:tc>
          <w:tcPr>
            <w:tcW w:w="594" w:type="dxa"/>
            <w:gridSpan w:val="3"/>
            <w:tcBorders>
              <w:bottom w:val="single" w:sz="4" w:space="0" w:color="auto"/>
            </w:tcBorders>
            <w:vAlign w:val="center"/>
          </w:tcPr>
          <w:p w14:paraId="5EDF39F9" w14:textId="63DC2CAE" w:rsidR="007744D0" w:rsidRPr="00FB69FC" w:rsidRDefault="007744D0" w:rsidP="00454BB6">
            <w:pPr>
              <w:jc w:val="center"/>
              <w:rPr>
                <w:b/>
                <w:bCs/>
                <w:color w:val="000000" w:themeColor="text1"/>
                <w:sz w:val="16"/>
                <w:szCs w:val="16"/>
              </w:rPr>
            </w:pPr>
            <w:r w:rsidRPr="00FB69FC">
              <w:rPr>
                <w:b/>
                <w:bCs/>
                <w:color w:val="000000" w:themeColor="text1"/>
                <w:sz w:val="16"/>
                <w:szCs w:val="16"/>
              </w:rPr>
              <w:t>20.10</w:t>
            </w:r>
          </w:p>
        </w:tc>
        <w:tc>
          <w:tcPr>
            <w:tcW w:w="787" w:type="dxa"/>
            <w:gridSpan w:val="2"/>
            <w:tcBorders>
              <w:bottom w:val="single" w:sz="4" w:space="0" w:color="auto"/>
            </w:tcBorders>
            <w:vAlign w:val="center"/>
          </w:tcPr>
          <w:p w14:paraId="34BFF4E0" w14:textId="10AAF62A" w:rsidR="007744D0" w:rsidRPr="00FB69FC" w:rsidRDefault="007744D0" w:rsidP="00454BB6">
            <w:pPr>
              <w:jc w:val="center"/>
              <w:rPr>
                <w:b/>
                <w:bCs/>
                <w:color w:val="000000" w:themeColor="text1"/>
                <w:sz w:val="16"/>
                <w:szCs w:val="16"/>
              </w:rPr>
            </w:pPr>
            <w:r w:rsidRPr="00FB69FC">
              <w:rPr>
                <w:b/>
                <w:bCs/>
                <w:color w:val="000000" w:themeColor="text1"/>
                <w:sz w:val="16"/>
                <w:szCs w:val="16"/>
              </w:rPr>
              <w:t>9.90</w:t>
            </w:r>
          </w:p>
        </w:tc>
        <w:tc>
          <w:tcPr>
            <w:tcW w:w="682" w:type="dxa"/>
            <w:gridSpan w:val="2"/>
            <w:tcBorders>
              <w:bottom w:val="single" w:sz="4" w:space="0" w:color="auto"/>
            </w:tcBorders>
            <w:vAlign w:val="center"/>
          </w:tcPr>
          <w:p w14:paraId="43221309" w14:textId="61178404" w:rsidR="007744D0" w:rsidRPr="00FB69FC" w:rsidRDefault="007744D0" w:rsidP="00454BB6">
            <w:pPr>
              <w:jc w:val="center"/>
              <w:rPr>
                <w:b/>
                <w:bCs/>
                <w:color w:val="000000" w:themeColor="text1"/>
                <w:sz w:val="16"/>
                <w:szCs w:val="16"/>
              </w:rPr>
            </w:pPr>
            <w:r w:rsidRPr="00FB69FC">
              <w:rPr>
                <w:b/>
                <w:bCs/>
                <w:color w:val="000000" w:themeColor="text1"/>
                <w:sz w:val="16"/>
                <w:szCs w:val="16"/>
              </w:rPr>
              <w:t>14.80</w:t>
            </w:r>
          </w:p>
        </w:tc>
        <w:tc>
          <w:tcPr>
            <w:tcW w:w="665" w:type="dxa"/>
            <w:gridSpan w:val="3"/>
            <w:tcBorders>
              <w:bottom w:val="single" w:sz="4" w:space="0" w:color="auto"/>
            </w:tcBorders>
            <w:vAlign w:val="center"/>
          </w:tcPr>
          <w:p w14:paraId="0D411C0F" w14:textId="3EE90027" w:rsidR="007744D0" w:rsidRPr="00FB69FC" w:rsidRDefault="007744D0" w:rsidP="00454BB6">
            <w:pPr>
              <w:jc w:val="center"/>
              <w:rPr>
                <w:color w:val="000000" w:themeColor="text1"/>
                <w:sz w:val="16"/>
                <w:szCs w:val="16"/>
              </w:rPr>
            </w:pPr>
            <w:r w:rsidRPr="00FB69FC">
              <w:rPr>
                <w:color w:val="000000" w:themeColor="text1"/>
                <w:sz w:val="16"/>
                <w:szCs w:val="16"/>
              </w:rPr>
              <w:t>0.055</w:t>
            </w:r>
          </w:p>
        </w:tc>
        <w:tc>
          <w:tcPr>
            <w:tcW w:w="785" w:type="dxa"/>
            <w:gridSpan w:val="2"/>
            <w:tcBorders>
              <w:bottom w:val="single" w:sz="4" w:space="0" w:color="auto"/>
            </w:tcBorders>
            <w:vAlign w:val="center"/>
          </w:tcPr>
          <w:p w14:paraId="15DE327C" w14:textId="356DDC53" w:rsidR="007744D0" w:rsidRPr="00FB69FC" w:rsidRDefault="007744D0" w:rsidP="00454BB6">
            <w:pPr>
              <w:jc w:val="center"/>
              <w:rPr>
                <w:color w:val="000000" w:themeColor="text1"/>
                <w:sz w:val="16"/>
                <w:szCs w:val="16"/>
              </w:rPr>
            </w:pPr>
            <w:r w:rsidRPr="00FB69FC">
              <w:rPr>
                <w:color w:val="000000" w:themeColor="text1"/>
                <w:sz w:val="16"/>
                <w:szCs w:val="16"/>
              </w:rPr>
              <w:t>0.08</w:t>
            </w:r>
            <w:r w:rsidR="00454BB6" w:rsidRPr="00FB69FC">
              <w:rPr>
                <w:color w:val="000000" w:themeColor="text1"/>
                <w:sz w:val="16"/>
                <w:szCs w:val="16"/>
              </w:rPr>
              <w:t>4</w:t>
            </w:r>
          </w:p>
        </w:tc>
        <w:tc>
          <w:tcPr>
            <w:tcW w:w="675" w:type="dxa"/>
            <w:gridSpan w:val="4"/>
            <w:tcBorders>
              <w:bottom w:val="single" w:sz="4" w:space="0" w:color="auto"/>
            </w:tcBorders>
            <w:vAlign w:val="center"/>
          </w:tcPr>
          <w:p w14:paraId="08437A05" w14:textId="43367235" w:rsidR="007744D0" w:rsidRPr="00FB69FC" w:rsidRDefault="007744D0" w:rsidP="00454BB6">
            <w:pPr>
              <w:jc w:val="center"/>
              <w:rPr>
                <w:color w:val="000000" w:themeColor="text1"/>
                <w:sz w:val="16"/>
                <w:szCs w:val="16"/>
              </w:rPr>
            </w:pPr>
            <w:r w:rsidRPr="00FB69FC">
              <w:rPr>
                <w:color w:val="000000" w:themeColor="text1"/>
                <w:sz w:val="16"/>
                <w:szCs w:val="16"/>
              </w:rPr>
              <w:t>0.05</w:t>
            </w:r>
            <w:r w:rsidR="00454BB6" w:rsidRPr="00FB69FC">
              <w:rPr>
                <w:color w:val="000000" w:themeColor="text1"/>
                <w:sz w:val="16"/>
                <w:szCs w:val="16"/>
              </w:rPr>
              <w:t>7</w:t>
            </w:r>
          </w:p>
        </w:tc>
      </w:tr>
      <w:tr w:rsidR="00FB69FC" w:rsidRPr="00FB69FC" w14:paraId="27387C7F" w14:textId="77777777" w:rsidTr="00FF36A8">
        <w:trPr>
          <w:gridAfter w:val="2"/>
          <w:wAfter w:w="54" w:type="dxa"/>
          <w:trHeight w:val="624"/>
        </w:trPr>
        <w:tc>
          <w:tcPr>
            <w:tcW w:w="8727" w:type="dxa"/>
            <w:gridSpan w:val="22"/>
            <w:vAlign w:val="center"/>
          </w:tcPr>
          <w:p w14:paraId="41D1C327" w14:textId="77777777" w:rsidR="00CF2AEF" w:rsidRPr="00FB69FC" w:rsidRDefault="00CF2AEF" w:rsidP="00811D9F">
            <w:pPr>
              <w:jc w:val="center"/>
              <w:rPr>
                <w:b/>
                <w:bCs/>
                <w:color w:val="000000" w:themeColor="text1"/>
              </w:rPr>
            </w:pPr>
            <w:r w:rsidRPr="00FB69FC">
              <w:rPr>
                <w:iCs/>
                <w:color w:val="000000" w:themeColor="text1"/>
              </w:rPr>
              <w:t xml:space="preserve">process </w:t>
            </w:r>
            <w:r w:rsidRPr="00FB69FC">
              <w:rPr>
                <w:i/>
                <w:color w:val="000000" w:themeColor="text1"/>
              </w:rPr>
              <w:t>K</w:t>
            </w:r>
            <w:r w:rsidRPr="00FB69FC">
              <w:rPr>
                <w:i/>
                <w:color w:val="000000" w:themeColor="text1"/>
                <w:vertAlign w:val="subscript"/>
              </w:rPr>
              <w:t>2</w:t>
            </w:r>
          </w:p>
        </w:tc>
      </w:tr>
      <w:tr w:rsidR="00FB69FC" w:rsidRPr="00FB69FC" w14:paraId="263FCDD3" w14:textId="77777777" w:rsidTr="00FF36A8">
        <w:trPr>
          <w:gridAfter w:val="1"/>
          <w:wAfter w:w="16" w:type="dxa"/>
          <w:trHeight w:val="340"/>
        </w:trPr>
        <w:tc>
          <w:tcPr>
            <w:tcW w:w="554" w:type="dxa"/>
            <w:tcBorders>
              <w:top w:val="single" w:sz="4" w:space="0" w:color="auto"/>
            </w:tcBorders>
            <w:shd w:val="clear" w:color="auto" w:fill="EEECE1" w:themeFill="background2"/>
            <w:vAlign w:val="center"/>
          </w:tcPr>
          <w:p w14:paraId="3D0CD8FF" w14:textId="77777777" w:rsidR="006723BD" w:rsidRPr="00FB69FC" w:rsidRDefault="006723BD" w:rsidP="006723BD">
            <w:pPr>
              <w:jc w:val="center"/>
              <w:rPr>
                <w:color w:val="000000" w:themeColor="text1"/>
                <w:sz w:val="16"/>
                <w:szCs w:val="16"/>
              </w:rPr>
            </w:pPr>
            <w:r w:rsidRPr="00FB69FC">
              <w:rPr>
                <w:color w:val="000000" w:themeColor="text1"/>
                <w:sz w:val="16"/>
                <w:szCs w:val="16"/>
              </w:rPr>
              <w:t>PI</w:t>
            </w:r>
          </w:p>
        </w:tc>
        <w:tc>
          <w:tcPr>
            <w:tcW w:w="553" w:type="dxa"/>
            <w:tcBorders>
              <w:top w:val="single" w:sz="4" w:space="0" w:color="auto"/>
            </w:tcBorders>
            <w:shd w:val="clear" w:color="auto" w:fill="EEECE1" w:themeFill="background2"/>
            <w:vAlign w:val="center"/>
          </w:tcPr>
          <w:p w14:paraId="30ED85B4" w14:textId="0A2FC9CB" w:rsidR="006723BD" w:rsidRPr="00FB69FC" w:rsidRDefault="006723BD" w:rsidP="002B733C">
            <w:pPr>
              <w:jc w:val="center"/>
              <w:rPr>
                <w:b/>
                <w:bCs/>
                <w:color w:val="000000" w:themeColor="text1"/>
                <w:sz w:val="16"/>
                <w:szCs w:val="16"/>
              </w:rPr>
            </w:pPr>
            <w:r w:rsidRPr="00FB69FC">
              <w:rPr>
                <w:color w:val="000000" w:themeColor="text1"/>
                <w:sz w:val="16"/>
                <w:szCs w:val="16"/>
              </w:rPr>
              <w:t>8.35</w:t>
            </w:r>
          </w:p>
        </w:tc>
        <w:tc>
          <w:tcPr>
            <w:tcW w:w="794" w:type="dxa"/>
            <w:tcBorders>
              <w:top w:val="single" w:sz="4" w:space="0" w:color="auto"/>
            </w:tcBorders>
            <w:shd w:val="clear" w:color="auto" w:fill="EEECE1" w:themeFill="background2"/>
            <w:vAlign w:val="center"/>
          </w:tcPr>
          <w:p w14:paraId="232F26C7" w14:textId="086D33DC" w:rsidR="006723BD" w:rsidRPr="00FB69FC" w:rsidRDefault="006723BD" w:rsidP="002B733C">
            <w:pPr>
              <w:jc w:val="center"/>
              <w:rPr>
                <w:b/>
                <w:bCs/>
                <w:color w:val="000000" w:themeColor="text1"/>
                <w:sz w:val="16"/>
                <w:szCs w:val="16"/>
              </w:rPr>
            </w:pPr>
            <w:r w:rsidRPr="00FB69FC">
              <w:rPr>
                <w:color w:val="000000" w:themeColor="text1"/>
                <w:sz w:val="16"/>
                <w:szCs w:val="16"/>
              </w:rPr>
              <w:t>14.72</w:t>
            </w:r>
          </w:p>
        </w:tc>
        <w:tc>
          <w:tcPr>
            <w:tcW w:w="674" w:type="dxa"/>
            <w:tcBorders>
              <w:top w:val="single" w:sz="4" w:space="0" w:color="auto"/>
            </w:tcBorders>
            <w:shd w:val="clear" w:color="auto" w:fill="EEECE1" w:themeFill="background2"/>
            <w:vAlign w:val="center"/>
          </w:tcPr>
          <w:p w14:paraId="62EF78B5" w14:textId="202D05D4" w:rsidR="006723BD" w:rsidRPr="00FB69FC" w:rsidRDefault="006723BD" w:rsidP="002B733C">
            <w:pPr>
              <w:jc w:val="center"/>
              <w:rPr>
                <w:b/>
                <w:bCs/>
                <w:color w:val="000000" w:themeColor="text1"/>
                <w:sz w:val="16"/>
                <w:szCs w:val="16"/>
              </w:rPr>
            </w:pPr>
            <w:r w:rsidRPr="00FB69FC">
              <w:rPr>
                <w:color w:val="000000" w:themeColor="text1"/>
                <w:sz w:val="16"/>
                <w:szCs w:val="16"/>
              </w:rPr>
              <w:t>14.72</w:t>
            </w:r>
          </w:p>
        </w:tc>
        <w:tc>
          <w:tcPr>
            <w:tcW w:w="563" w:type="dxa"/>
            <w:gridSpan w:val="2"/>
            <w:tcBorders>
              <w:top w:val="single" w:sz="4" w:space="0" w:color="auto"/>
            </w:tcBorders>
            <w:shd w:val="clear" w:color="auto" w:fill="EEECE1" w:themeFill="background2"/>
            <w:vAlign w:val="center"/>
          </w:tcPr>
          <w:p w14:paraId="17F69E7C" w14:textId="444FC13B" w:rsidR="006723BD" w:rsidRPr="00FB69FC" w:rsidRDefault="006723BD" w:rsidP="002B733C">
            <w:pPr>
              <w:jc w:val="center"/>
              <w:rPr>
                <w:b/>
                <w:bCs/>
                <w:color w:val="000000" w:themeColor="text1"/>
                <w:sz w:val="16"/>
                <w:szCs w:val="16"/>
              </w:rPr>
            </w:pPr>
            <w:r w:rsidRPr="00FB69FC">
              <w:rPr>
                <w:b/>
                <w:bCs/>
                <w:color w:val="000000" w:themeColor="text1"/>
                <w:sz w:val="16"/>
                <w:szCs w:val="16"/>
              </w:rPr>
              <w:t>0.00</w:t>
            </w:r>
          </w:p>
        </w:tc>
        <w:tc>
          <w:tcPr>
            <w:tcW w:w="794" w:type="dxa"/>
            <w:tcBorders>
              <w:top w:val="single" w:sz="4" w:space="0" w:color="auto"/>
            </w:tcBorders>
            <w:shd w:val="clear" w:color="auto" w:fill="EEECE1" w:themeFill="background2"/>
            <w:vAlign w:val="center"/>
          </w:tcPr>
          <w:p w14:paraId="6B2AAFA5" w14:textId="55C6CC50" w:rsidR="006723BD" w:rsidRPr="00FB69FC" w:rsidRDefault="006723BD" w:rsidP="002B733C">
            <w:pPr>
              <w:jc w:val="center"/>
              <w:rPr>
                <w:b/>
                <w:bCs/>
                <w:color w:val="000000" w:themeColor="text1"/>
                <w:sz w:val="16"/>
                <w:szCs w:val="16"/>
              </w:rPr>
            </w:pPr>
            <w:r w:rsidRPr="00FB69FC">
              <w:rPr>
                <w:color w:val="000000" w:themeColor="text1"/>
                <w:sz w:val="16"/>
                <w:szCs w:val="16"/>
              </w:rPr>
              <w:t>0.28</w:t>
            </w:r>
          </w:p>
        </w:tc>
        <w:tc>
          <w:tcPr>
            <w:tcW w:w="661" w:type="dxa"/>
            <w:tcBorders>
              <w:top w:val="single" w:sz="4" w:space="0" w:color="auto"/>
            </w:tcBorders>
            <w:shd w:val="clear" w:color="auto" w:fill="EEECE1" w:themeFill="background2"/>
            <w:vAlign w:val="center"/>
          </w:tcPr>
          <w:p w14:paraId="5FA13A69" w14:textId="732C9107" w:rsidR="006723BD" w:rsidRPr="00FB69FC" w:rsidRDefault="006723BD" w:rsidP="002B733C">
            <w:pPr>
              <w:jc w:val="center"/>
              <w:rPr>
                <w:b/>
                <w:bCs/>
                <w:color w:val="000000" w:themeColor="text1"/>
                <w:sz w:val="16"/>
                <w:szCs w:val="16"/>
              </w:rPr>
            </w:pPr>
            <w:r w:rsidRPr="00FB69FC">
              <w:rPr>
                <w:color w:val="000000" w:themeColor="text1"/>
                <w:sz w:val="16"/>
                <w:szCs w:val="16"/>
              </w:rPr>
              <w:t>0.28</w:t>
            </w:r>
          </w:p>
        </w:tc>
        <w:tc>
          <w:tcPr>
            <w:tcW w:w="585" w:type="dxa"/>
            <w:gridSpan w:val="2"/>
            <w:tcBorders>
              <w:top w:val="single" w:sz="4" w:space="0" w:color="auto"/>
            </w:tcBorders>
            <w:shd w:val="clear" w:color="auto" w:fill="EEECE1" w:themeFill="background2"/>
            <w:vAlign w:val="center"/>
          </w:tcPr>
          <w:p w14:paraId="474AB685" w14:textId="059376C2" w:rsidR="006723BD" w:rsidRPr="00FB69FC" w:rsidRDefault="006723BD" w:rsidP="002B733C">
            <w:pPr>
              <w:jc w:val="center"/>
              <w:rPr>
                <w:b/>
                <w:bCs/>
                <w:color w:val="000000" w:themeColor="text1"/>
                <w:sz w:val="16"/>
                <w:szCs w:val="16"/>
              </w:rPr>
            </w:pPr>
            <w:r w:rsidRPr="00FB69FC">
              <w:rPr>
                <w:color w:val="000000" w:themeColor="text1"/>
                <w:sz w:val="16"/>
                <w:szCs w:val="16"/>
              </w:rPr>
              <w:t>65.40</w:t>
            </w:r>
          </w:p>
        </w:tc>
        <w:tc>
          <w:tcPr>
            <w:tcW w:w="788" w:type="dxa"/>
            <w:gridSpan w:val="2"/>
            <w:tcBorders>
              <w:top w:val="single" w:sz="4" w:space="0" w:color="auto"/>
            </w:tcBorders>
            <w:shd w:val="clear" w:color="auto" w:fill="EEECE1" w:themeFill="background2"/>
            <w:vAlign w:val="center"/>
          </w:tcPr>
          <w:p w14:paraId="1848E722" w14:textId="3CE990D0" w:rsidR="006723BD" w:rsidRPr="00FB69FC" w:rsidRDefault="006723BD" w:rsidP="002B733C">
            <w:pPr>
              <w:jc w:val="center"/>
              <w:rPr>
                <w:b/>
                <w:bCs/>
                <w:color w:val="000000" w:themeColor="text1"/>
                <w:sz w:val="16"/>
                <w:szCs w:val="16"/>
              </w:rPr>
            </w:pPr>
            <w:r w:rsidRPr="00FB69FC">
              <w:rPr>
                <w:color w:val="000000" w:themeColor="text1"/>
                <w:sz w:val="16"/>
                <w:szCs w:val="16"/>
              </w:rPr>
              <w:t>90.70</w:t>
            </w:r>
          </w:p>
        </w:tc>
        <w:tc>
          <w:tcPr>
            <w:tcW w:w="681" w:type="dxa"/>
            <w:gridSpan w:val="2"/>
            <w:tcBorders>
              <w:top w:val="single" w:sz="4" w:space="0" w:color="auto"/>
            </w:tcBorders>
            <w:shd w:val="clear" w:color="auto" w:fill="EEECE1" w:themeFill="background2"/>
            <w:vAlign w:val="center"/>
          </w:tcPr>
          <w:p w14:paraId="3FD7BC86" w14:textId="67654AE9" w:rsidR="006723BD" w:rsidRPr="00FB69FC" w:rsidRDefault="006723BD" w:rsidP="002B733C">
            <w:pPr>
              <w:jc w:val="center"/>
              <w:rPr>
                <w:b/>
                <w:bCs/>
                <w:color w:val="000000" w:themeColor="text1"/>
                <w:sz w:val="16"/>
                <w:szCs w:val="16"/>
              </w:rPr>
            </w:pPr>
            <w:r w:rsidRPr="00FB69FC">
              <w:rPr>
                <w:color w:val="000000" w:themeColor="text1"/>
                <w:sz w:val="16"/>
                <w:szCs w:val="16"/>
              </w:rPr>
              <w:t>90.40</w:t>
            </w:r>
          </w:p>
        </w:tc>
        <w:tc>
          <w:tcPr>
            <w:tcW w:w="658" w:type="dxa"/>
            <w:gridSpan w:val="3"/>
            <w:tcBorders>
              <w:top w:val="single" w:sz="4" w:space="0" w:color="auto"/>
            </w:tcBorders>
            <w:shd w:val="clear" w:color="auto" w:fill="EEECE1" w:themeFill="background2"/>
            <w:vAlign w:val="center"/>
          </w:tcPr>
          <w:p w14:paraId="52682ADC" w14:textId="69F2DFF6" w:rsidR="006723BD" w:rsidRPr="00FB69FC" w:rsidRDefault="006723BD" w:rsidP="002B733C">
            <w:pPr>
              <w:jc w:val="center"/>
              <w:rPr>
                <w:b/>
                <w:bCs/>
                <w:color w:val="000000" w:themeColor="text1"/>
                <w:sz w:val="16"/>
                <w:szCs w:val="16"/>
              </w:rPr>
            </w:pPr>
            <w:r w:rsidRPr="00FB69FC">
              <w:rPr>
                <w:b/>
                <w:bCs/>
                <w:color w:val="000000" w:themeColor="text1"/>
                <w:sz w:val="16"/>
                <w:szCs w:val="16"/>
              </w:rPr>
              <w:t>0.001</w:t>
            </w:r>
          </w:p>
        </w:tc>
        <w:tc>
          <w:tcPr>
            <w:tcW w:w="785" w:type="dxa"/>
            <w:gridSpan w:val="2"/>
            <w:tcBorders>
              <w:top w:val="single" w:sz="4" w:space="0" w:color="auto"/>
            </w:tcBorders>
            <w:shd w:val="clear" w:color="auto" w:fill="EEECE1" w:themeFill="background2"/>
            <w:vAlign w:val="center"/>
          </w:tcPr>
          <w:p w14:paraId="01410D06" w14:textId="3D3D8DF1" w:rsidR="006723BD" w:rsidRPr="00FB69FC" w:rsidRDefault="006723BD" w:rsidP="002B733C">
            <w:pPr>
              <w:jc w:val="center"/>
              <w:rPr>
                <w:b/>
                <w:bCs/>
                <w:color w:val="000000" w:themeColor="text1"/>
                <w:sz w:val="16"/>
                <w:szCs w:val="16"/>
              </w:rPr>
            </w:pPr>
            <w:r w:rsidRPr="00FB69FC">
              <w:rPr>
                <w:b/>
                <w:bCs/>
                <w:color w:val="000000" w:themeColor="text1"/>
                <w:sz w:val="16"/>
                <w:szCs w:val="16"/>
              </w:rPr>
              <w:t>0.002</w:t>
            </w:r>
          </w:p>
        </w:tc>
        <w:tc>
          <w:tcPr>
            <w:tcW w:w="675" w:type="dxa"/>
            <w:gridSpan w:val="4"/>
            <w:tcBorders>
              <w:top w:val="single" w:sz="4" w:space="0" w:color="auto"/>
            </w:tcBorders>
            <w:shd w:val="clear" w:color="auto" w:fill="EEECE1" w:themeFill="background2"/>
            <w:vAlign w:val="center"/>
          </w:tcPr>
          <w:p w14:paraId="379D3D27" w14:textId="7B103195" w:rsidR="006723BD" w:rsidRPr="00FB69FC" w:rsidRDefault="006723BD" w:rsidP="002B733C">
            <w:pPr>
              <w:jc w:val="center"/>
              <w:rPr>
                <w:b/>
                <w:bCs/>
                <w:color w:val="000000" w:themeColor="text1"/>
                <w:sz w:val="16"/>
                <w:szCs w:val="16"/>
              </w:rPr>
            </w:pPr>
            <w:r w:rsidRPr="00FB69FC">
              <w:rPr>
                <w:b/>
                <w:bCs/>
                <w:color w:val="000000" w:themeColor="text1"/>
                <w:sz w:val="16"/>
                <w:szCs w:val="16"/>
              </w:rPr>
              <w:t>0.002</w:t>
            </w:r>
          </w:p>
        </w:tc>
      </w:tr>
      <w:tr w:rsidR="00FB69FC" w:rsidRPr="00FB69FC" w14:paraId="3C4DE827" w14:textId="77777777" w:rsidTr="00FF36A8">
        <w:trPr>
          <w:gridAfter w:val="1"/>
          <w:wAfter w:w="16" w:type="dxa"/>
          <w:trHeight w:val="340"/>
        </w:trPr>
        <w:tc>
          <w:tcPr>
            <w:tcW w:w="554" w:type="dxa"/>
            <w:vAlign w:val="center"/>
          </w:tcPr>
          <w:p w14:paraId="78C7CF9F" w14:textId="77777777" w:rsidR="006723BD" w:rsidRPr="00FB69FC" w:rsidRDefault="006723BD" w:rsidP="006723BD">
            <w:pPr>
              <w:jc w:val="center"/>
              <w:rPr>
                <w:color w:val="000000" w:themeColor="text1"/>
                <w:sz w:val="16"/>
                <w:szCs w:val="16"/>
              </w:rPr>
            </w:pPr>
            <w:proofErr w:type="spellStart"/>
            <w:r w:rsidRPr="00FB69FC">
              <w:rPr>
                <w:color w:val="000000" w:themeColor="text1"/>
                <w:sz w:val="16"/>
                <w:szCs w:val="16"/>
              </w:rPr>
              <w:t>QwL</w:t>
            </w:r>
            <w:proofErr w:type="spellEnd"/>
          </w:p>
        </w:tc>
        <w:tc>
          <w:tcPr>
            <w:tcW w:w="553" w:type="dxa"/>
            <w:vAlign w:val="center"/>
          </w:tcPr>
          <w:p w14:paraId="2474FAE7" w14:textId="4D93DFD2" w:rsidR="006723BD" w:rsidRPr="00FB69FC" w:rsidRDefault="006723BD" w:rsidP="002B733C">
            <w:pPr>
              <w:jc w:val="center"/>
              <w:rPr>
                <w:b/>
                <w:bCs/>
                <w:color w:val="000000" w:themeColor="text1"/>
                <w:sz w:val="16"/>
                <w:szCs w:val="16"/>
              </w:rPr>
            </w:pPr>
            <w:r w:rsidRPr="00FB69FC">
              <w:rPr>
                <w:color w:val="000000" w:themeColor="text1"/>
                <w:sz w:val="16"/>
                <w:szCs w:val="16"/>
              </w:rPr>
              <w:t>8.72</w:t>
            </w:r>
          </w:p>
        </w:tc>
        <w:tc>
          <w:tcPr>
            <w:tcW w:w="794" w:type="dxa"/>
            <w:vAlign w:val="center"/>
          </w:tcPr>
          <w:p w14:paraId="36CA3860" w14:textId="74B0217B" w:rsidR="006723BD" w:rsidRPr="00FB69FC" w:rsidRDefault="006723BD" w:rsidP="002B733C">
            <w:pPr>
              <w:jc w:val="center"/>
              <w:rPr>
                <w:b/>
                <w:bCs/>
                <w:color w:val="000000" w:themeColor="text1"/>
                <w:sz w:val="16"/>
                <w:szCs w:val="16"/>
              </w:rPr>
            </w:pPr>
            <w:r w:rsidRPr="00FB69FC">
              <w:rPr>
                <w:color w:val="000000" w:themeColor="text1"/>
                <w:sz w:val="16"/>
                <w:szCs w:val="16"/>
              </w:rPr>
              <w:t>15.21</w:t>
            </w:r>
          </w:p>
        </w:tc>
        <w:tc>
          <w:tcPr>
            <w:tcW w:w="674" w:type="dxa"/>
            <w:vAlign w:val="center"/>
          </w:tcPr>
          <w:p w14:paraId="06E18728" w14:textId="4079004C" w:rsidR="006723BD" w:rsidRPr="00FB69FC" w:rsidRDefault="006723BD" w:rsidP="002B733C">
            <w:pPr>
              <w:jc w:val="center"/>
              <w:rPr>
                <w:b/>
                <w:bCs/>
                <w:color w:val="000000" w:themeColor="text1"/>
                <w:sz w:val="16"/>
                <w:szCs w:val="16"/>
              </w:rPr>
            </w:pPr>
            <w:r w:rsidRPr="00FB69FC">
              <w:rPr>
                <w:color w:val="000000" w:themeColor="text1"/>
                <w:sz w:val="16"/>
                <w:szCs w:val="16"/>
              </w:rPr>
              <w:t>15.01</w:t>
            </w:r>
          </w:p>
        </w:tc>
        <w:tc>
          <w:tcPr>
            <w:tcW w:w="563" w:type="dxa"/>
            <w:gridSpan w:val="2"/>
            <w:vAlign w:val="center"/>
          </w:tcPr>
          <w:p w14:paraId="150AB990" w14:textId="0BA648D5" w:rsidR="006723BD" w:rsidRPr="00FB69FC" w:rsidRDefault="006723BD" w:rsidP="002B733C">
            <w:pPr>
              <w:jc w:val="center"/>
              <w:rPr>
                <w:b/>
                <w:bCs/>
                <w:color w:val="000000" w:themeColor="text1"/>
                <w:sz w:val="16"/>
                <w:szCs w:val="16"/>
              </w:rPr>
            </w:pPr>
            <w:r w:rsidRPr="00FB69FC">
              <w:rPr>
                <w:color w:val="000000" w:themeColor="text1"/>
                <w:sz w:val="16"/>
                <w:szCs w:val="16"/>
              </w:rPr>
              <w:t>0.01</w:t>
            </w:r>
          </w:p>
        </w:tc>
        <w:tc>
          <w:tcPr>
            <w:tcW w:w="794" w:type="dxa"/>
            <w:vAlign w:val="center"/>
          </w:tcPr>
          <w:p w14:paraId="577D8D59" w14:textId="3F7021BD" w:rsidR="006723BD" w:rsidRPr="00FB69FC" w:rsidRDefault="006723BD" w:rsidP="002B733C">
            <w:pPr>
              <w:jc w:val="center"/>
              <w:rPr>
                <w:b/>
                <w:bCs/>
                <w:color w:val="000000" w:themeColor="text1"/>
                <w:sz w:val="16"/>
                <w:szCs w:val="16"/>
              </w:rPr>
            </w:pPr>
            <w:r w:rsidRPr="00FB69FC">
              <w:rPr>
                <w:color w:val="000000" w:themeColor="text1"/>
                <w:sz w:val="16"/>
                <w:szCs w:val="16"/>
              </w:rPr>
              <w:t>0.28</w:t>
            </w:r>
          </w:p>
        </w:tc>
        <w:tc>
          <w:tcPr>
            <w:tcW w:w="661" w:type="dxa"/>
            <w:vAlign w:val="center"/>
          </w:tcPr>
          <w:p w14:paraId="06A4667A" w14:textId="51964714" w:rsidR="006723BD" w:rsidRPr="00FB69FC" w:rsidRDefault="006723BD" w:rsidP="002B733C">
            <w:pPr>
              <w:jc w:val="center"/>
              <w:rPr>
                <w:b/>
                <w:bCs/>
                <w:color w:val="000000" w:themeColor="text1"/>
                <w:sz w:val="16"/>
                <w:szCs w:val="16"/>
              </w:rPr>
            </w:pPr>
            <w:r w:rsidRPr="00FB69FC">
              <w:rPr>
                <w:color w:val="000000" w:themeColor="text1"/>
                <w:sz w:val="16"/>
                <w:szCs w:val="16"/>
              </w:rPr>
              <w:t>0.28</w:t>
            </w:r>
          </w:p>
        </w:tc>
        <w:tc>
          <w:tcPr>
            <w:tcW w:w="585" w:type="dxa"/>
            <w:gridSpan w:val="2"/>
            <w:vAlign w:val="center"/>
          </w:tcPr>
          <w:p w14:paraId="6BFC134F" w14:textId="053FADEC" w:rsidR="006723BD" w:rsidRPr="00FB69FC" w:rsidRDefault="006723BD" w:rsidP="002B733C">
            <w:pPr>
              <w:jc w:val="center"/>
              <w:rPr>
                <w:b/>
                <w:bCs/>
                <w:color w:val="000000" w:themeColor="text1"/>
                <w:sz w:val="16"/>
                <w:szCs w:val="16"/>
              </w:rPr>
            </w:pPr>
            <w:r w:rsidRPr="00FB69FC">
              <w:rPr>
                <w:color w:val="000000" w:themeColor="text1"/>
                <w:sz w:val="16"/>
                <w:szCs w:val="16"/>
              </w:rPr>
              <w:t>64.10</w:t>
            </w:r>
          </w:p>
        </w:tc>
        <w:tc>
          <w:tcPr>
            <w:tcW w:w="788" w:type="dxa"/>
            <w:gridSpan w:val="2"/>
            <w:vAlign w:val="center"/>
          </w:tcPr>
          <w:p w14:paraId="407DB85B" w14:textId="75A1027E" w:rsidR="006723BD" w:rsidRPr="00FB69FC" w:rsidRDefault="006723BD" w:rsidP="002B733C">
            <w:pPr>
              <w:jc w:val="center"/>
              <w:rPr>
                <w:b/>
                <w:bCs/>
                <w:color w:val="000000" w:themeColor="text1"/>
                <w:sz w:val="16"/>
                <w:szCs w:val="16"/>
              </w:rPr>
            </w:pPr>
            <w:r w:rsidRPr="00FB69FC">
              <w:rPr>
                <w:color w:val="000000" w:themeColor="text1"/>
                <w:sz w:val="16"/>
                <w:szCs w:val="16"/>
              </w:rPr>
              <w:t>90.20</w:t>
            </w:r>
          </w:p>
        </w:tc>
        <w:tc>
          <w:tcPr>
            <w:tcW w:w="681" w:type="dxa"/>
            <w:gridSpan w:val="2"/>
            <w:vAlign w:val="center"/>
          </w:tcPr>
          <w:p w14:paraId="3216623C" w14:textId="33F7B432" w:rsidR="006723BD" w:rsidRPr="00FB69FC" w:rsidRDefault="006723BD" w:rsidP="002B733C">
            <w:pPr>
              <w:jc w:val="center"/>
              <w:rPr>
                <w:b/>
                <w:bCs/>
                <w:color w:val="000000" w:themeColor="text1"/>
                <w:sz w:val="16"/>
                <w:szCs w:val="16"/>
              </w:rPr>
            </w:pPr>
            <w:r w:rsidRPr="00FB69FC">
              <w:rPr>
                <w:color w:val="000000" w:themeColor="text1"/>
                <w:sz w:val="16"/>
                <w:szCs w:val="16"/>
              </w:rPr>
              <w:t>89.70</w:t>
            </w:r>
          </w:p>
        </w:tc>
        <w:tc>
          <w:tcPr>
            <w:tcW w:w="658" w:type="dxa"/>
            <w:gridSpan w:val="3"/>
            <w:vAlign w:val="center"/>
          </w:tcPr>
          <w:p w14:paraId="1FC37635" w14:textId="567320D6" w:rsidR="006723BD" w:rsidRPr="00FB69FC" w:rsidRDefault="006723BD" w:rsidP="002B733C">
            <w:pPr>
              <w:jc w:val="center"/>
              <w:rPr>
                <w:b/>
                <w:bCs/>
                <w:color w:val="000000" w:themeColor="text1"/>
                <w:sz w:val="16"/>
                <w:szCs w:val="16"/>
              </w:rPr>
            </w:pPr>
            <w:r w:rsidRPr="00FB69FC">
              <w:rPr>
                <w:b/>
                <w:bCs/>
                <w:color w:val="000000" w:themeColor="text1"/>
                <w:sz w:val="16"/>
                <w:szCs w:val="16"/>
              </w:rPr>
              <w:t>0.001</w:t>
            </w:r>
          </w:p>
        </w:tc>
        <w:tc>
          <w:tcPr>
            <w:tcW w:w="785" w:type="dxa"/>
            <w:gridSpan w:val="2"/>
            <w:vAlign w:val="center"/>
          </w:tcPr>
          <w:p w14:paraId="289AA400" w14:textId="632152E5" w:rsidR="006723BD" w:rsidRPr="00FB69FC" w:rsidRDefault="006723BD" w:rsidP="002B733C">
            <w:pPr>
              <w:jc w:val="center"/>
              <w:rPr>
                <w:b/>
                <w:bCs/>
                <w:color w:val="000000" w:themeColor="text1"/>
                <w:sz w:val="16"/>
                <w:szCs w:val="16"/>
              </w:rPr>
            </w:pPr>
            <w:r w:rsidRPr="00FB69FC">
              <w:rPr>
                <w:b/>
                <w:bCs/>
                <w:color w:val="000000" w:themeColor="text1"/>
                <w:sz w:val="16"/>
                <w:szCs w:val="16"/>
              </w:rPr>
              <w:t>0.002</w:t>
            </w:r>
          </w:p>
        </w:tc>
        <w:tc>
          <w:tcPr>
            <w:tcW w:w="675" w:type="dxa"/>
            <w:gridSpan w:val="4"/>
            <w:vAlign w:val="center"/>
          </w:tcPr>
          <w:p w14:paraId="4F92582F" w14:textId="1C483769" w:rsidR="006723BD" w:rsidRPr="00FB69FC" w:rsidRDefault="006723BD" w:rsidP="002B733C">
            <w:pPr>
              <w:jc w:val="center"/>
              <w:rPr>
                <w:b/>
                <w:bCs/>
                <w:color w:val="000000" w:themeColor="text1"/>
                <w:sz w:val="16"/>
                <w:szCs w:val="16"/>
              </w:rPr>
            </w:pPr>
            <w:r w:rsidRPr="00FB69FC">
              <w:rPr>
                <w:b/>
                <w:bCs/>
                <w:color w:val="000000" w:themeColor="text1"/>
                <w:sz w:val="16"/>
                <w:szCs w:val="16"/>
              </w:rPr>
              <w:t>0.002</w:t>
            </w:r>
          </w:p>
        </w:tc>
      </w:tr>
      <w:tr w:rsidR="00FB69FC" w:rsidRPr="00FB69FC" w14:paraId="72CC3C44" w14:textId="77777777" w:rsidTr="00FF36A8">
        <w:trPr>
          <w:gridAfter w:val="1"/>
          <w:wAfter w:w="16" w:type="dxa"/>
          <w:trHeight w:val="340"/>
        </w:trPr>
        <w:tc>
          <w:tcPr>
            <w:tcW w:w="554" w:type="dxa"/>
            <w:shd w:val="clear" w:color="auto" w:fill="EEECE1" w:themeFill="background2"/>
            <w:vAlign w:val="center"/>
          </w:tcPr>
          <w:p w14:paraId="13CFFB49" w14:textId="77777777" w:rsidR="006723BD" w:rsidRPr="00FB69FC" w:rsidRDefault="006723BD" w:rsidP="006723BD">
            <w:pPr>
              <w:jc w:val="center"/>
              <w:rPr>
                <w:color w:val="000000" w:themeColor="text1"/>
                <w:sz w:val="16"/>
                <w:szCs w:val="16"/>
              </w:rPr>
            </w:pPr>
            <w:r w:rsidRPr="00FB69FC">
              <w:rPr>
                <w:color w:val="000000" w:themeColor="text1"/>
                <w:sz w:val="16"/>
                <w:szCs w:val="16"/>
              </w:rPr>
              <w:t>100</w:t>
            </w:r>
          </w:p>
        </w:tc>
        <w:tc>
          <w:tcPr>
            <w:tcW w:w="553" w:type="dxa"/>
            <w:shd w:val="clear" w:color="auto" w:fill="EEECE1" w:themeFill="background2"/>
            <w:vAlign w:val="center"/>
          </w:tcPr>
          <w:p w14:paraId="2CE7CE34" w14:textId="55772B9F" w:rsidR="006723BD" w:rsidRPr="00FB69FC" w:rsidRDefault="006723BD" w:rsidP="002B733C">
            <w:pPr>
              <w:jc w:val="center"/>
              <w:rPr>
                <w:b/>
                <w:bCs/>
                <w:color w:val="000000" w:themeColor="text1"/>
                <w:sz w:val="16"/>
                <w:szCs w:val="16"/>
              </w:rPr>
            </w:pPr>
            <w:r w:rsidRPr="00FB69FC">
              <w:rPr>
                <w:color w:val="000000" w:themeColor="text1"/>
                <w:sz w:val="16"/>
                <w:szCs w:val="16"/>
              </w:rPr>
              <w:t>7.41</w:t>
            </w:r>
          </w:p>
        </w:tc>
        <w:tc>
          <w:tcPr>
            <w:tcW w:w="794" w:type="dxa"/>
            <w:shd w:val="clear" w:color="auto" w:fill="EEECE1" w:themeFill="background2"/>
            <w:vAlign w:val="center"/>
          </w:tcPr>
          <w:p w14:paraId="53DE5A96" w14:textId="05C19878" w:rsidR="006723BD" w:rsidRPr="00FB69FC" w:rsidRDefault="006723BD" w:rsidP="002B733C">
            <w:pPr>
              <w:jc w:val="center"/>
              <w:rPr>
                <w:b/>
                <w:bCs/>
                <w:color w:val="000000" w:themeColor="text1"/>
                <w:sz w:val="16"/>
                <w:szCs w:val="16"/>
              </w:rPr>
            </w:pPr>
            <w:r w:rsidRPr="00FB69FC">
              <w:rPr>
                <w:color w:val="000000" w:themeColor="text1"/>
                <w:sz w:val="16"/>
                <w:szCs w:val="16"/>
              </w:rPr>
              <w:t>10.74</w:t>
            </w:r>
          </w:p>
        </w:tc>
        <w:tc>
          <w:tcPr>
            <w:tcW w:w="674" w:type="dxa"/>
            <w:shd w:val="clear" w:color="auto" w:fill="EEECE1" w:themeFill="background2"/>
            <w:vAlign w:val="center"/>
          </w:tcPr>
          <w:p w14:paraId="14460117" w14:textId="797D930B" w:rsidR="006723BD" w:rsidRPr="00FB69FC" w:rsidRDefault="006723BD" w:rsidP="002B733C">
            <w:pPr>
              <w:jc w:val="center"/>
              <w:rPr>
                <w:b/>
                <w:bCs/>
                <w:color w:val="000000" w:themeColor="text1"/>
                <w:sz w:val="16"/>
                <w:szCs w:val="16"/>
              </w:rPr>
            </w:pPr>
            <w:r w:rsidRPr="00FB69FC">
              <w:rPr>
                <w:color w:val="000000" w:themeColor="text1"/>
                <w:sz w:val="16"/>
                <w:szCs w:val="16"/>
              </w:rPr>
              <w:t>13.34</w:t>
            </w:r>
          </w:p>
        </w:tc>
        <w:tc>
          <w:tcPr>
            <w:tcW w:w="563" w:type="dxa"/>
            <w:gridSpan w:val="2"/>
            <w:shd w:val="clear" w:color="auto" w:fill="EEECE1" w:themeFill="background2"/>
            <w:vAlign w:val="center"/>
          </w:tcPr>
          <w:p w14:paraId="5CA4859A" w14:textId="524132E6" w:rsidR="006723BD" w:rsidRPr="00FB69FC" w:rsidRDefault="006723BD" w:rsidP="002B733C">
            <w:pPr>
              <w:jc w:val="center"/>
              <w:rPr>
                <w:b/>
                <w:bCs/>
                <w:color w:val="000000" w:themeColor="text1"/>
                <w:sz w:val="16"/>
                <w:szCs w:val="16"/>
              </w:rPr>
            </w:pPr>
            <w:r w:rsidRPr="00FB69FC">
              <w:rPr>
                <w:color w:val="000000" w:themeColor="text1"/>
                <w:sz w:val="16"/>
                <w:szCs w:val="16"/>
              </w:rPr>
              <w:t>0.04</w:t>
            </w:r>
          </w:p>
        </w:tc>
        <w:tc>
          <w:tcPr>
            <w:tcW w:w="794" w:type="dxa"/>
            <w:shd w:val="clear" w:color="auto" w:fill="EEECE1" w:themeFill="background2"/>
            <w:vAlign w:val="center"/>
          </w:tcPr>
          <w:p w14:paraId="2EA65244" w14:textId="77B93FB0" w:rsidR="006723BD" w:rsidRPr="00FB69FC" w:rsidRDefault="006723BD" w:rsidP="002B733C">
            <w:pPr>
              <w:jc w:val="center"/>
              <w:rPr>
                <w:b/>
                <w:bCs/>
                <w:color w:val="000000" w:themeColor="text1"/>
                <w:sz w:val="16"/>
                <w:szCs w:val="16"/>
              </w:rPr>
            </w:pPr>
            <w:r w:rsidRPr="00FB69FC">
              <w:rPr>
                <w:color w:val="000000" w:themeColor="text1"/>
                <w:sz w:val="16"/>
                <w:szCs w:val="16"/>
              </w:rPr>
              <w:t>0.21</w:t>
            </w:r>
          </w:p>
        </w:tc>
        <w:tc>
          <w:tcPr>
            <w:tcW w:w="661" w:type="dxa"/>
            <w:shd w:val="clear" w:color="auto" w:fill="EEECE1" w:themeFill="background2"/>
            <w:vAlign w:val="center"/>
          </w:tcPr>
          <w:p w14:paraId="3DAED511" w14:textId="673F3D02" w:rsidR="006723BD" w:rsidRPr="00FB69FC" w:rsidRDefault="006723BD" w:rsidP="002B733C">
            <w:pPr>
              <w:jc w:val="center"/>
              <w:rPr>
                <w:b/>
                <w:bCs/>
                <w:color w:val="000000" w:themeColor="text1"/>
                <w:sz w:val="16"/>
                <w:szCs w:val="16"/>
              </w:rPr>
            </w:pPr>
            <w:r w:rsidRPr="00FB69FC">
              <w:rPr>
                <w:color w:val="000000" w:themeColor="text1"/>
                <w:sz w:val="16"/>
                <w:szCs w:val="16"/>
              </w:rPr>
              <w:t>0.26</w:t>
            </w:r>
          </w:p>
        </w:tc>
        <w:tc>
          <w:tcPr>
            <w:tcW w:w="585" w:type="dxa"/>
            <w:gridSpan w:val="2"/>
            <w:shd w:val="clear" w:color="auto" w:fill="EEECE1" w:themeFill="background2"/>
            <w:vAlign w:val="center"/>
          </w:tcPr>
          <w:p w14:paraId="7730C942" w14:textId="76FFE81C" w:rsidR="006723BD" w:rsidRPr="00FB69FC" w:rsidRDefault="006723BD" w:rsidP="002B733C">
            <w:pPr>
              <w:jc w:val="center"/>
              <w:rPr>
                <w:b/>
                <w:bCs/>
                <w:color w:val="000000" w:themeColor="text1"/>
                <w:sz w:val="16"/>
                <w:szCs w:val="16"/>
              </w:rPr>
            </w:pPr>
            <w:r w:rsidRPr="00FB69FC">
              <w:rPr>
                <w:color w:val="000000" w:themeColor="text1"/>
                <w:sz w:val="16"/>
                <w:szCs w:val="16"/>
              </w:rPr>
              <w:t>84.60</w:t>
            </w:r>
          </w:p>
        </w:tc>
        <w:tc>
          <w:tcPr>
            <w:tcW w:w="788" w:type="dxa"/>
            <w:gridSpan w:val="2"/>
            <w:shd w:val="clear" w:color="auto" w:fill="EEECE1" w:themeFill="background2"/>
            <w:vAlign w:val="center"/>
          </w:tcPr>
          <w:p w14:paraId="25A5F23F" w14:textId="4BFE4B71" w:rsidR="006723BD" w:rsidRPr="00FB69FC" w:rsidRDefault="006723BD" w:rsidP="002B733C">
            <w:pPr>
              <w:jc w:val="center"/>
              <w:rPr>
                <w:b/>
                <w:bCs/>
                <w:color w:val="000000" w:themeColor="text1"/>
                <w:sz w:val="16"/>
                <w:szCs w:val="16"/>
              </w:rPr>
            </w:pPr>
            <w:r w:rsidRPr="00FB69FC">
              <w:rPr>
                <w:color w:val="000000" w:themeColor="text1"/>
                <w:sz w:val="16"/>
                <w:szCs w:val="16"/>
              </w:rPr>
              <w:t>110.20</w:t>
            </w:r>
          </w:p>
        </w:tc>
        <w:tc>
          <w:tcPr>
            <w:tcW w:w="681" w:type="dxa"/>
            <w:gridSpan w:val="2"/>
            <w:shd w:val="clear" w:color="auto" w:fill="EEECE1" w:themeFill="background2"/>
            <w:vAlign w:val="center"/>
          </w:tcPr>
          <w:p w14:paraId="6A4B2BBB" w14:textId="40C8BD0D" w:rsidR="006723BD" w:rsidRPr="00FB69FC" w:rsidRDefault="006723BD" w:rsidP="002B733C">
            <w:pPr>
              <w:jc w:val="center"/>
              <w:rPr>
                <w:b/>
                <w:bCs/>
                <w:color w:val="000000" w:themeColor="text1"/>
                <w:sz w:val="16"/>
                <w:szCs w:val="16"/>
              </w:rPr>
            </w:pPr>
            <w:r w:rsidRPr="00FB69FC">
              <w:rPr>
                <w:color w:val="000000" w:themeColor="text1"/>
                <w:sz w:val="16"/>
                <w:szCs w:val="16"/>
              </w:rPr>
              <w:t>117.40</w:t>
            </w:r>
          </w:p>
        </w:tc>
        <w:tc>
          <w:tcPr>
            <w:tcW w:w="658" w:type="dxa"/>
            <w:gridSpan w:val="3"/>
            <w:shd w:val="clear" w:color="auto" w:fill="EEECE1" w:themeFill="background2"/>
            <w:vAlign w:val="center"/>
          </w:tcPr>
          <w:p w14:paraId="60D9A4C2" w14:textId="3EED1D25" w:rsidR="006723BD" w:rsidRPr="00FB69FC" w:rsidRDefault="006723BD" w:rsidP="002B733C">
            <w:pPr>
              <w:jc w:val="center"/>
              <w:rPr>
                <w:b/>
                <w:bCs/>
                <w:color w:val="000000" w:themeColor="text1"/>
                <w:sz w:val="16"/>
                <w:szCs w:val="16"/>
              </w:rPr>
            </w:pPr>
            <w:r w:rsidRPr="00FB69FC">
              <w:rPr>
                <w:color w:val="000000" w:themeColor="text1"/>
                <w:sz w:val="16"/>
                <w:szCs w:val="16"/>
              </w:rPr>
              <w:t>0.005</w:t>
            </w:r>
          </w:p>
        </w:tc>
        <w:tc>
          <w:tcPr>
            <w:tcW w:w="785" w:type="dxa"/>
            <w:gridSpan w:val="2"/>
            <w:shd w:val="clear" w:color="auto" w:fill="EEECE1" w:themeFill="background2"/>
            <w:vAlign w:val="center"/>
          </w:tcPr>
          <w:p w14:paraId="1892A209" w14:textId="448CFB03" w:rsidR="006723BD" w:rsidRPr="00FB69FC" w:rsidRDefault="006723BD" w:rsidP="002B733C">
            <w:pPr>
              <w:jc w:val="center"/>
              <w:rPr>
                <w:b/>
                <w:bCs/>
                <w:color w:val="000000" w:themeColor="text1"/>
                <w:sz w:val="16"/>
                <w:szCs w:val="16"/>
              </w:rPr>
            </w:pPr>
            <w:r w:rsidRPr="00FB69FC">
              <w:rPr>
                <w:color w:val="000000" w:themeColor="text1"/>
                <w:sz w:val="16"/>
                <w:szCs w:val="16"/>
              </w:rPr>
              <w:t>0.004</w:t>
            </w:r>
          </w:p>
        </w:tc>
        <w:tc>
          <w:tcPr>
            <w:tcW w:w="675" w:type="dxa"/>
            <w:gridSpan w:val="4"/>
            <w:shd w:val="clear" w:color="auto" w:fill="EEECE1" w:themeFill="background2"/>
            <w:vAlign w:val="center"/>
          </w:tcPr>
          <w:p w14:paraId="4C5EFAE7" w14:textId="1316E49D" w:rsidR="006723BD" w:rsidRPr="00FB69FC" w:rsidRDefault="006723BD" w:rsidP="002B733C">
            <w:pPr>
              <w:jc w:val="center"/>
              <w:rPr>
                <w:b/>
                <w:bCs/>
                <w:color w:val="000000" w:themeColor="text1"/>
                <w:sz w:val="16"/>
                <w:szCs w:val="16"/>
              </w:rPr>
            </w:pPr>
            <w:r w:rsidRPr="00FB69FC">
              <w:rPr>
                <w:color w:val="000000" w:themeColor="text1"/>
                <w:sz w:val="16"/>
                <w:szCs w:val="16"/>
              </w:rPr>
              <w:t>0.006</w:t>
            </w:r>
          </w:p>
        </w:tc>
      </w:tr>
      <w:tr w:rsidR="00FB69FC" w:rsidRPr="00FB69FC" w14:paraId="3541EF08" w14:textId="77777777" w:rsidTr="00FF36A8">
        <w:trPr>
          <w:gridAfter w:val="1"/>
          <w:wAfter w:w="16" w:type="dxa"/>
          <w:trHeight w:val="340"/>
        </w:trPr>
        <w:tc>
          <w:tcPr>
            <w:tcW w:w="554" w:type="dxa"/>
            <w:vAlign w:val="center"/>
          </w:tcPr>
          <w:p w14:paraId="2031006E" w14:textId="77777777" w:rsidR="006723BD" w:rsidRPr="00FB69FC" w:rsidRDefault="006723BD" w:rsidP="006723BD">
            <w:pPr>
              <w:jc w:val="center"/>
              <w:rPr>
                <w:color w:val="000000" w:themeColor="text1"/>
                <w:sz w:val="16"/>
                <w:szCs w:val="16"/>
              </w:rPr>
            </w:pPr>
            <w:r w:rsidRPr="00FB69FC">
              <w:rPr>
                <w:color w:val="000000" w:themeColor="text1"/>
                <w:sz w:val="16"/>
                <w:szCs w:val="16"/>
              </w:rPr>
              <w:t>500</w:t>
            </w:r>
          </w:p>
        </w:tc>
        <w:tc>
          <w:tcPr>
            <w:tcW w:w="553" w:type="dxa"/>
            <w:vAlign w:val="center"/>
          </w:tcPr>
          <w:p w14:paraId="12EA3C07" w14:textId="5814F0BA" w:rsidR="006723BD" w:rsidRPr="00FB69FC" w:rsidRDefault="006723BD" w:rsidP="002B733C">
            <w:pPr>
              <w:jc w:val="center"/>
              <w:rPr>
                <w:b/>
                <w:bCs/>
                <w:color w:val="000000" w:themeColor="text1"/>
                <w:sz w:val="16"/>
                <w:szCs w:val="16"/>
              </w:rPr>
            </w:pPr>
            <w:r w:rsidRPr="00FB69FC">
              <w:rPr>
                <w:color w:val="000000" w:themeColor="text1"/>
                <w:sz w:val="16"/>
                <w:szCs w:val="16"/>
              </w:rPr>
              <w:t>9.53</w:t>
            </w:r>
          </w:p>
        </w:tc>
        <w:tc>
          <w:tcPr>
            <w:tcW w:w="794" w:type="dxa"/>
            <w:vAlign w:val="center"/>
          </w:tcPr>
          <w:p w14:paraId="3F0D97A2" w14:textId="48C71C79" w:rsidR="006723BD" w:rsidRPr="00FB69FC" w:rsidRDefault="006723BD" w:rsidP="002B733C">
            <w:pPr>
              <w:jc w:val="center"/>
              <w:rPr>
                <w:b/>
                <w:bCs/>
                <w:color w:val="000000" w:themeColor="text1"/>
                <w:sz w:val="16"/>
                <w:szCs w:val="16"/>
              </w:rPr>
            </w:pPr>
            <w:r w:rsidRPr="00FB69FC">
              <w:rPr>
                <w:color w:val="000000" w:themeColor="text1"/>
                <w:sz w:val="16"/>
                <w:szCs w:val="16"/>
              </w:rPr>
              <w:t>10.28</w:t>
            </w:r>
          </w:p>
        </w:tc>
        <w:tc>
          <w:tcPr>
            <w:tcW w:w="674" w:type="dxa"/>
            <w:vAlign w:val="center"/>
          </w:tcPr>
          <w:p w14:paraId="077EF972" w14:textId="68D3F816" w:rsidR="006723BD" w:rsidRPr="00FB69FC" w:rsidRDefault="006723BD" w:rsidP="002B733C">
            <w:pPr>
              <w:jc w:val="center"/>
              <w:rPr>
                <w:b/>
                <w:bCs/>
                <w:color w:val="000000" w:themeColor="text1"/>
                <w:sz w:val="16"/>
                <w:szCs w:val="16"/>
              </w:rPr>
            </w:pPr>
            <w:r w:rsidRPr="00FB69FC">
              <w:rPr>
                <w:color w:val="000000" w:themeColor="text1"/>
                <w:sz w:val="16"/>
                <w:szCs w:val="16"/>
              </w:rPr>
              <w:t>9.59</w:t>
            </w:r>
          </w:p>
        </w:tc>
        <w:tc>
          <w:tcPr>
            <w:tcW w:w="563" w:type="dxa"/>
            <w:gridSpan w:val="2"/>
            <w:vAlign w:val="center"/>
          </w:tcPr>
          <w:p w14:paraId="2D344ADB" w14:textId="4F9FBD29" w:rsidR="006723BD" w:rsidRPr="00FB69FC" w:rsidRDefault="006723BD" w:rsidP="002B733C">
            <w:pPr>
              <w:jc w:val="center"/>
              <w:rPr>
                <w:b/>
                <w:bCs/>
                <w:color w:val="000000" w:themeColor="text1"/>
                <w:sz w:val="16"/>
                <w:szCs w:val="16"/>
              </w:rPr>
            </w:pPr>
            <w:r w:rsidRPr="00FB69FC">
              <w:rPr>
                <w:color w:val="000000" w:themeColor="text1"/>
                <w:sz w:val="16"/>
                <w:szCs w:val="16"/>
              </w:rPr>
              <w:t>0.04</w:t>
            </w:r>
          </w:p>
        </w:tc>
        <w:tc>
          <w:tcPr>
            <w:tcW w:w="794" w:type="dxa"/>
            <w:vAlign w:val="center"/>
          </w:tcPr>
          <w:p w14:paraId="4A286F20" w14:textId="7704FE37" w:rsidR="006723BD" w:rsidRPr="00FB69FC" w:rsidRDefault="006723BD" w:rsidP="002B733C">
            <w:pPr>
              <w:jc w:val="center"/>
              <w:rPr>
                <w:b/>
                <w:bCs/>
                <w:color w:val="000000" w:themeColor="text1"/>
                <w:sz w:val="16"/>
                <w:szCs w:val="16"/>
              </w:rPr>
            </w:pPr>
            <w:r w:rsidRPr="00FB69FC">
              <w:rPr>
                <w:color w:val="000000" w:themeColor="text1"/>
                <w:sz w:val="16"/>
                <w:szCs w:val="16"/>
              </w:rPr>
              <w:t>0.22</w:t>
            </w:r>
          </w:p>
        </w:tc>
        <w:tc>
          <w:tcPr>
            <w:tcW w:w="661" w:type="dxa"/>
            <w:vAlign w:val="center"/>
          </w:tcPr>
          <w:p w14:paraId="0C3C07FA" w14:textId="70D26DFD" w:rsidR="006723BD" w:rsidRPr="00FB69FC" w:rsidRDefault="006723BD" w:rsidP="002B733C">
            <w:pPr>
              <w:jc w:val="center"/>
              <w:rPr>
                <w:b/>
                <w:bCs/>
                <w:color w:val="000000" w:themeColor="text1"/>
                <w:sz w:val="16"/>
                <w:szCs w:val="16"/>
              </w:rPr>
            </w:pPr>
            <w:r w:rsidRPr="00FB69FC">
              <w:rPr>
                <w:color w:val="000000" w:themeColor="text1"/>
                <w:sz w:val="16"/>
                <w:szCs w:val="16"/>
              </w:rPr>
              <w:t>0.19</w:t>
            </w:r>
          </w:p>
        </w:tc>
        <w:tc>
          <w:tcPr>
            <w:tcW w:w="585" w:type="dxa"/>
            <w:gridSpan w:val="2"/>
            <w:vAlign w:val="center"/>
          </w:tcPr>
          <w:p w14:paraId="760AC421" w14:textId="4E55F8B8" w:rsidR="006723BD" w:rsidRPr="00FB69FC" w:rsidRDefault="006723BD" w:rsidP="002B733C">
            <w:pPr>
              <w:jc w:val="center"/>
              <w:rPr>
                <w:b/>
                <w:bCs/>
                <w:color w:val="000000" w:themeColor="text1"/>
                <w:sz w:val="16"/>
                <w:szCs w:val="16"/>
              </w:rPr>
            </w:pPr>
            <w:r w:rsidRPr="00FB69FC">
              <w:rPr>
                <w:color w:val="000000" w:themeColor="text1"/>
                <w:sz w:val="16"/>
                <w:szCs w:val="16"/>
              </w:rPr>
              <w:t>66.00</w:t>
            </w:r>
          </w:p>
        </w:tc>
        <w:tc>
          <w:tcPr>
            <w:tcW w:w="788" w:type="dxa"/>
            <w:gridSpan w:val="2"/>
            <w:vAlign w:val="center"/>
          </w:tcPr>
          <w:p w14:paraId="16131CAD" w14:textId="2AA761C2" w:rsidR="006723BD" w:rsidRPr="00FB69FC" w:rsidRDefault="00A83C17" w:rsidP="002B733C">
            <w:pPr>
              <w:jc w:val="center"/>
              <w:rPr>
                <w:color w:val="000000" w:themeColor="text1"/>
                <w:sz w:val="16"/>
                <w:szCs w:val="16"/>
              </w:rPr>
            </w:pPr>
            <w:r w:rsidRPr="00FB69FC">
              <w:rPr>
                <w:color w:val="000000" w:themeColor="text1"/>
                <w:sz w:val="16"/>
                <w:szCs w:val="16"/>
              </w:rPr>
              <w:t>95</w:t>
            </w:r>
            <w:r w:rsidR="006723BD" w:rsidRPr="00FB69FC">
              <w:rPr>
                <w:color w:val="000000" w:themeColor="text1"/>
                <w:sz w:val="16"/>
                <w:szCs w:val="16"/>
              </w:rPr>
              <w:t>.80</w:t>
            </w:r>
          </w:p>
        </w:tc>
        <w:tc>
          <w:tcPr>
            <w:tcW w:w="681" w:type="dxa"/>
            <w:gridSpan w:val="2"/>
            <w:vAlign w:val="center"/>
          </w:tcPr>
          <w:p w14:paraId="763FE7E5" w14:textId="5FCADDCA" w:rsidR="006723BD" w:rsidRPr="00FB69FC" w:rsidRDefault="006723BD" w:rsidP="002B733C">
            <w:pPr>
              <w:jc w:val="center"/>
              <w:rPr>
                <w:b/>
                <w:bCs/>
                <w:color w:val="000000" w:themeColor="text1"/>
                <w:sz w:val="16"/>
                <w:szCs w:val="16"/>
              </w:rPr>
            </w:pPr>
            <w:r w:rsidRPr="00FB69FC">
              <w:rPr>
                <w:color w:val="000000" w:themeColor="text1"/>
                <w:sz w:val="16"/>
                <w:szCs w:val="16"/>
              </w:rPr>
              <w:t>81.5</w:t>
            </w:r>
          </w:p>
        </w:tc>
        <w:tc>
          <w:tcPr>
            <w:tcW w:w="658" w:type="dxa"/>
            <w:gridSpan w:val="3"/>
            <w:vAlign w:val="center"/>
          </w:tcPr>
          <w:p w14:paraId="0CB02E3C" w14:textId="5812BF2C" w:rsidR="006723BD" w:rsidRPr="00FB69FC" w:rsidRDefault="006723BD" w:rsidP="002B733C">
            <w:pPr>
              <w:jc w:val="center"/>
              <w:rPr>
                <w:b/>
                <w:bCs/>
                <w:color w:val="000000" w:themeColor="text1"/>
                <w:sz w:val="16"/>
                <w:szCs w:val="16"/>
              </w:rPr>
            </w:pPr>
            <w:r w:rsidRPr="00FB69FC">
              <w:rPr>
                <w:color w:val="000000" w:themeColor="text1"/>
                <w:sz w:val="16"/>
                <w:szCs w:val="16"/>
              </w:rPr>
              <w:t>0.006</w:t>
            </w:r>
          </w:p>
        </w:tc>
        <w:tc>
          <w:tcPr>
            <w:tcW w:w="785" w:type="dxa"/>
            <w:gridSpan w:val="2"/>
            <w:vAlign w:val="center"/>
          </w:tcPr>
          <w:p w14:paraId="5DEA78F4" w14:textId="563E4BF9" w:rsidR="006723BD" w:rsidRPr="00FB69FC" w:rsidRDefault="006723BD" w:rsidP="002B733C">
            <w:pPr>
              <w:jc w:val="center"/>
              <w:rPr>
                <w:b/>
                <w:bCs/>
                <w:color w:val="000000" w:themeColor="text1"/>
                <w:sz w:val="16"/>
                <w:szCs w:val="16"/>
              </w:rPr>
            </w:pPr>
            <w:r w:rsidRPr="00FB69FC">
              <w:rPr>
                <w:color w:val="000000" w:themeColor="text1"/>
                <w:sz w:val="16"/>
                <w:szCs w:val="16"/>
              </w:rPr>
              <w:t>0.013</w:t>
            </w:r>
          </w:p>
        </w:tc>
        <w:tc>
          <w:tcPr>
            <w:tcW w:w="675" w:type="dxa"/>
            <w:gridSpan w:val="4"/>
            <w:vAlign w:val="center"/>
          </w:tcPr>
          <w:p w14:paraId="072F1B96" w14:textId="1A8CFAFD" w:rsidR="006723BD" w:rsidRPr="00FB69FC" w:rsidRDefault="006723BD" w:rsidP="002B733C">
            <w:pPr>
              <w:jc w:val="center"/>
              <w:rPr>
                <w:b/>
                <w:bCs/>
                <w:color w:val="000000" w:themeColor="text1"/>
                <w:sz w:val="16"/>
                <w:szCs w:val="16"/>
              </w:rPr>
            </w:pPr>
            <w:r w:rsidRPr="00FB69FC">
              <w:rPr>
                <w:color w:val="000000" w:themeColor="text1"/>
                <w:sz w:val="16"/>
                <w:szCs w:val="16"/>
              </w:rPr>
              <w:t>0.007</w:t>
            </w:r>
          </w:p>
        </w:tc>
      </w:tr>
      <w:tr w:rsidR="00FB69FC" w:rsidRPr="00FB69FC" w14:paraId="0E69890D" w14:textId="77777777" w:rsidTr="00FF36A8">
        <w:trPr>
          <w:gridAfter w:val="1"/>
          <w:wAfter w:w="16" w:type="dxa"/>
          <w:trHeight w:val="340"/>
        </w:trPr>
        <w:tc>
          <w:tcPr>
            <w:tcW w:w="554" w:type="dxa"/>
            <w:shd w:val="clear" w:color="auto" w:fill="EEECE1" w:themeFill="background2"/>
            <w:vAlign w:val="center"/>
          </w:tcPr>
          <w:p w14:paraId="3D7BDFD2" w14:textId="77777777" w:rsidR="006723BD" w:rsidRPr="00FB69FC" w:rsidRDefault="006723BD" w:rsidP="006723BD">
            <w:pPr>
              <w:jc w:val="center"/>
              <w:rPr>
                <w:color w:val="000000" w:themeColor="text1"/>
                <w:sz w:val="16"/>
                <w:szCs w:val="16"/>
              </w:rPr>
            </w:pPr>
            <w:r w:rsidRPr="00FB69FC">
              <w:rPr>
                <w:color w:val="000000" w:themeColor="text1"/>
                <w:sz w:val="16"/>
                <w:szCs w:val="16"/>
              </w:rPr>
              <w:t>1000</w:t>
            </w:r>
          </w:p>
        </w:tc>
        <w:tc>
          <w:tcPr>
            <w:tcW w:w="553" w:type="dxa"/>
            <w:shd w:val="clear" w:color="auto" w:fill="EEECE1" w:themeFill="background2"/>
            <w:vAlign w:val="center"/>
          </w:tcPr>
          <w:p w14:paraId="544653EE" w14:textId="32545540" w:rsidR="006723BD" w:rsidRPr="00FB69FC" w:rsidRDefault="006723BD" w:rsidP="002B733C">
            <w:pPr>
              <w:jc w:val="center"/>
              <w:rPr>
                <w:b/>
                <w:bCs/>
                <w:color w:val="000000" w:themeColor="text1"/>
                <w:sz w:val="16"/>
                <w:szCs w:val="16"/>
              </w:rPr>
            </w:pPr>
            <w:r w:rsidRPr="00FB69FC">
              <w:rPr>
                <w:color w:val="000000" w:themeColor="text1"/>
                <w:sz w:val="16"/>
                <w:szCs w:val="16"/>
              </w:rPr>
              <w:t>6.23</w:t>
            </w:r>
          </w:p>
        </w:tc>
        <w:tc>
          <w:tcPr>
            <w:tcW w:w="794" w:type="dxa"/>
            <w:shd w:val="clear" w:color="auto" w:fill="EEECE1" w:themeFill="background2"/>
            <w:vAlign w:val="center"/>
          </w:tcPr>
          <w:p w14:paraId="290EA6BB" w14:textId="73F6A764" w:rsidR="006723BD" w:rsidRPr="00FB69FC" w:rsidRDefault="006723BD" w:rsidP="002B733C">
            <w:pPr>
              <w:jc w:val="center"/>
              <w:rPr>
                <w:b/>
                <w:bCs/>
                <w:color w:val="000000" w:themeColor="text1"/>
                <w:sz w:val="16"/>
                <w:szCs w:val="16"/>
              </w:rPr>
            </w:pPr>
            <w:r w:rsidRPr="00FB69FC">
              <w:rPr>
                <w:color w:val="000000" w:themeColor="text1"/>
                <w:sz w:val="16"/>
                <w:szCs w:val="16"/>
              </w:rPr>
              <w:t>5.82</w:t>
            </w:r>
          </w:p>
        </w:tc>
        <w:tc>
          <w:tcPr>
            <w:tcW w:w="674" w:type="dxa"/>
            <w:shd w:val="clear" w:color="auto" w:fill="EEECE1" w:themeFill="background2"/>
            <w:vAlign w:val="center"/>
          </w:tcPr>
          <w:p w14:paraId="321F2289" w14:textId="4085915D" w:rsidR="006723BD" w:rsidRPr="00FB69FC" w:rsidRDefault="006723BD" w:rsidP="002B733C">
            <w:pPr>
              <w:jc w:val="center"/>
              <w:rPr>
                <w:b/>
                <w:bCs/>
                <w:color w:val="000000" w:themeColor="text1"/>
                <w:sz w:val="16"/>
                <w:szCs w:val="16"/>
              </w:rPr>
            </w:pPr>
            <w:r w:rsidRPr="00FB69FC">
              <w:rPr>
                <w:color w:val="000000" w:themeColor="text1"/>
                <w:sz w:val="16"/>
                <w:szCs w:val="16"/>
              </w:rPr>
              <w:t>7.27</w:t>
            </w:r>
          </w:p>
        </w:tc>
        <w:tc>
          <w:tcPr>
            <w:tcW w:w="563" w:type="dxa"/>
            <w:gridSpan w:val="2"/>
            <w:shd w:val="clear" w:color="auto" w:fill="EEECE1" w:themeFill="background2"/>
            <w:vAlign w:val="center"/>
          </w:tcPr>
          <w:p w14:paraId="6F7CA9FF" w14:textId="64F92189" w:rsidR="006723BD" w:rsidRPr="00FB69FC" w:rsidRDefault="006723BD" w:rsidP="002B733C">
            <w:pPr>
              <w:jc w:val="center"/>
              <w:rPr>
                <w:b/>
                <w:bCs/>
                <w:color w:val="000000" w:themeColor="text1"/>
                <w:sz w:val="16"/>
                <w:szCs w:val="16"/>
              </w:rPr>
            </w:pPr>
            <w:r w:rsidRPr="00FB69FC">
              <w:rPr>
                <w:color w:val="000000" w:themeColor="text1"/>
                <w:sz w:val="16"/>
                <w:szCs w:val="16"/>
              </w:rPr>
              <w:t>0.03</w:t>
            </w:r>
          </w:p>
        </w:tc>
        <w:tc>
          <w:tcPr>
            <w:tcW w:w="794" w:type="dxa"/>
            <w:shd w:val="clear" w:color="auto" w:fill="EEECE1" w:themeFill="background2"/>
            <w:vAlign w:val="center"/>
          </w:tcPr>
          <w:p w14:paraId="1C929FBD" w14:textId="5A8FCA46" w:rsidR="006723BD" w:rsidRPr="00FB69FC" w:rsidRDefault="006723BD" w:rsidP="002B733C">
            <w:pPr>
              <w:jc w:val="center"/>
              <w:rPr>
                <w:b/>
                <w:bCs/>
                <w:color w:val="000000" w:themeColor="text1"/>
                <w:sz w:val="16"/>
                <w:szCs w:val="16"/>
              </w:rPr>
            </w:pPr>
            <w:r w:rsidRPr="00FB69FC">
              <w:rPr>
                <w:color w:val="000000" w:themeColor="text1"/>
                <w:sz w:val="16"/>
                <w:szCs w:val="16"/>
              </w:rPr>
              <w:t>0.11</w:t>
            </w:r>
          </w:p>
        </w:tc>
        <w:tc>
          <w:tcPr>
            <w:tcW w:w="661" w:type="dxa"/>
            <w:shd w:val="clear" w:color="auto" w:fill="EEECE1" w:themeFill="background2"/>
            <w:vAlign w:val="center"/>
          </w:tcPr>
          <w:p w14:paraId="4006D221" w14:textId="370298A6" w:rsidR="006723BD" w:rsidRPr="00FB69FC" w:rsidRDefault="006723BD" w:rsidP="002B733C">
            <w:pPr>
              <w:jc w:val="center"/>
              <w:rPr>
                <w:b/>
                <w:bCs/>
                <w:color w:val="000000" w:themeColor="text1"/>
                <w:sz w:val="16"/>
                <w:szCs w:val="16"/>
              </w:rPr>
            </w:pPr>
            <w:r w:rsidRPr="00FB69FC">
              <w:rPr>
                <w:color w:val="000000" w:themeColor="text1"/>
                <w:sz w:val="16"/>
                <w:szCs w:val="16"/>
              </w:rPr>
              <w:t>0.18</w:t>
            </w:r>
          </w:p>
        </w:tc>
        <w:tc>
          <w:tcPr>
            <w:tcW w:w="585" w:type="dxa"/>
            <w:gridSpan w:val="2"/>
            <w:shd w:val="clear" w:color="auto" w:fill="EEECE1" w:themeFill="background2"/>
            <w:vAlign w:val="center"/>
          </w:tcPr>
          <w:p w14:paraId="60B805DE" w14:textId="62B445B6" w:rsidR="006723BD" w:rsidRPr="00FB69FC" w:rsidRDefault="006723BD" w:rsidP="002B733C">
            <w:pPr>
              <w:jc w:val="center"/>
              <w:rPr>
                <w:b/>
                <w:bCs/>
                <w:color w:val="000000" w:themeColor="text1"/>
                <w:sz w:val="16"/>
                <w:szCs w:val="16"/>
              </w:rPr>
            </w:pPr>
            <w:r w:rsidRPr="00FB69FC">
              <w:rPr>
                <w:color w:val="000000" w:themeColor="text1"/>
                <w:sz w:val="16"/>
                <w:szCs w:val="16"/>
              </w:rPr>
              <w:t>52.00</w:t>
            </w:r>
          </w:p>
        </w:tc>
        <w:tc>
          <w:tcPr>
            <w:tcW w:w="788" w:type="dxa"/>
            <w:gridSpan w:val="2"/>
            <w:shd w:val="clear" w:color="auto" w:fill="EEECE1" w:themeFill="background2"/>
            <w:vAlign w:val="center"/>
          </w:tcPr>
          <w:p w14:paraId="0EC5F33D" w14:textId="241DAD49" w:rsidR="006723BD" w:rsidRPr="00FB69FC" w:rsidRDefault="006723BD" w:rsidP="002B733C">
            <w:pPr>
              <w:jc w:val="center"/>
              <w:rPr>
                <w:b/>
                <w:bCs/>
                <w:color w:val="000000" w:themeColor="text1"/>
                <w:sz w:val="16"/>
                <w:szCs w:val="16"/>
              </w:rPr>
            </w:pPr>
            <w:r w:rsidRPr="00FB69FC">
              <w:rPr>
                <w:color w:val="000000" w:themeColor="text1"/>
                <w:sz w:val="16"/>
                <w:szCs w:val="16"/>
              </w:rPr>
              <w:t>90.70</w:t>
            </w:r>
          </w:p>
        </w:tc>
        <w:tc>
          <w:tcPr>
            <w:tcW w:w="681" w:type="dxa"/>
            <w:gridSpan w:val="2"/>
            <w:shd w:val="clear" w:color="auto" w:fill="EEECE1" w:themeFill="background2"/>
            <w:vAlign w:val="center"/>
          </w:tcPr>
          <w:p w14:paraId="5B11199D" w14:textId="1BF91289" w:rsidR="006723BD" w:rsidRPr="00FB69FC" w:rsidRDefault="006723BD" w:rsidP="002B733C">
            <w:pPr>
              <w:jc w:val="center"/>
              <w:rPr>
                <w:b/>
                <w:bCs/>
                <w:color w:val="000000" w:themeColor="text1"/>
                <w:sz w:val="16"/>
                <w:szCs w:val="16"/>
              </w:rPr>
            </w:pPr>
            <w:r w:rsidRPr="00FB69FC">
              <w:rPr>
                <w:color w:val="000000" w:themeColor="text1"/>
                <w:sz w:val="16"/>
                <w:szCs w:val="16"/>
              </w:rPr>
              <w:t>68.00</w:t>
            </w:r>
          </w:p>
        </w:tc>
        <w:tc>
          <w:tcPr>
            <w:tcW w:w="658" w:type="dxa"/>
            <w:gridSpan w:val="3"/>
            <w:shd w:val="clear" w:color="auto" w:fill="EEECE1" w:themeFill="background2"/>
            <w:vAlign w:val="center"/>
          </w:tcPr>
          <w:p w14:paraId="3A108D8D" w14:textId="73037B27" w:rsidR="006723BD" w:rsidRPr="00FB69FC" w:rsidRDefault="006723BD" w:rsidP="002B733C">
            <w:pPr>
              <w:jc w:val="center"/>
              <w:rPr>
                <w:b/>
                <w:bCs/>
                <w:color w:val="000000" w:themeColor="text1"/>
                <w:sz w:val="16"/>
                <w:szCs w:val="16"/>
              </w:rPr>
            </w:pPr>
            <w:r w:rsidRPr="00FB69FC">
              <w:rPr>
                <w:color w:val="000000" w:themeColor="text1"/>
                <w:sz w:val="16"/>
                <w:szCs w:val="16"/>
              </w:rPr>
              <w:t>0.035</w:t>
            </w:r>
          </w:p>
        </w:tc>
        <w:tc>
          <w:tcPr>
            <w:tcW w:w="785" w:type="dxa"/>
            <w:gridSpan w:val="2"/>
            <w:shd w:val="clear" w:color="auto" w:fill="EEECE1" w:themeFill="background2"/>
            <w:vAlign w:val="center"/>
          </w:tcPr>
          <w:p w14:paraId="28133B2F" w14:textId="5E357FCC" w:rsidR="006723BD" w:rsidRPr="00FB69FC" w:rsidRDefault="006723BD" w:rsidP="002B733C">
            <w:pPr>
              <w:jc w:val="center"/>
              <w:rPr>
                <w:b/>
                <w:bCs/>
                <w:color w:val="000000" w:themeColor="text1"/>
                <w:sz w:val="16"/>
                <w:szCs w:val="16"/>
              </w:rPr>
            </w:pPr>
            <w:r w:rsidRPr="00FB69FC">
              <w:rPr>
                <w:color w:val="000000" w:themeColor="text1"/>
                <w:sz w:val="16"/>
                <w:szCs w:val="16"/>
              </w:rPr>
              <w:t>0.041</w:t>
            </w:r>
          </w:p>
        </w:tc>
        <w:tc>
          <w:tcPr>
            <w:tcW w:w="675" w:type="dxa"/>
            <w:gridSpan w:val="4"/>
            <w:shd w:val="clear" w:color="auto" w:fill="EEECE1" w:themeFill="background2"/>
            <w:vAlign w:val="center"/>
          </w:tcPr>
          <w:p w14:paraId="04D22F34" w14:textId="24A825ED" w:rsidR="006723BD" w:rsidRPr="00FB69FC" w:rsidRDefault="006723BD" w:rsidP="002B733C">
            <w:pPr>
              <w:jc w:val="center"/>
              <w:rPr>
                <w:b/>
                <w:bCs/>
                <w:color w:val="000000" w:themeColor="text1"/>
                <w:sz w:val="16"/>
                <w:szCs w:val="16"/>
              </w:rPr>
            </w:pPr>
            <w:r w:rsidRPr="00FB69FC">
              <w:rPr>
                <w:color w:val="000000" w:themeColor="text1"/>
                <w:sz w:val="16"/>
                <w:szCs w:val="16"/>
              </w:rPr>
              <w:t>0.035</w:t>
            </w:r>
          </w:p>
        </w:tc>
      </w:tr>
      <w:tr w:rsidR="00FB69FC" w:rsidRPr="00FB69FC" w14:paraId="098AC5C0" w14:textId="77777777" w:rsidTr="00FF36A8">
        <w:trPr>
          <w:gridAfter w:val="1"/>
          <w:wAfter w:w="16" w:type="dxa"/>
          <w:trHeight w:val="340"/>
        </w:trPr>
        <w:tc>
          <w:tcPr>
            <w:tcW w:w="554" w:type="dxa"/>
            <w:tcBorders>
              <w:bottom w:val="single" w:sz="4" w:space="0" w:color="auto"/>
            </w:tcBorders>
            <w:vAlign w:val="center"/>
          </w:tcPr>
          <w:p w14:paraId="01BB832E" w14:textId="77777777" w:rsidR="006723BD" w:rsidRPr="00FB69FC" w:rsidRDefault="006723BD" w:rsidP="006723BD">
            <w:pPr>
              <w:jc w:val="center"/>
              <w:rPr>
                <w:color w:val="000000" w:themeColor="text1"/>
                <w:sz w:val="16"/>
                <w:szCs w:val="16"/>
              </w:rPr>
            </w:pPr>
            <w:r w:rsidRPr="00FB69FC">
              <w:rPr>
                <w:color w:val="000000" w:themeColor="text1"/>
                <w:sz w:val="16"/>
                <w:szCs w:val="16"/>
              </w:rPr>
              <w:t>2000</w:t>
            </w:r>
          </w:p>
        </w:tc>
        <w:tc>
          <w:tcPr>
            <w:tcW w:w="553" w:type="dxa"/>
            <w:tcBorders>
              <w:bottom w:val="single" w:sz="4" w:space="0" w:color="auto"/>
            </w:tcBorders>
            <w:vAlign w:val="center"/>
          </w:tcPr>
          <w:p w14:paraId="11A42BD1" w14:textId="7232A0B4" w:rsidR="006723BD" w:rsidRPr="00FB69FC" w:rsidRDefault="006723BD" w:rsidP="002B733C">
            <w:pPr>
              <w:jc w:val="center"/>
              <w:rPr>
                <w:b/>
                <w:bCs/>
                <w:color w:val="000000" w:themeColor="text1"/>
                <w:sz w:val="16"/>
                <w:szCs w:val="16"/>
              </w:rPr>
            </w:pPr>
            <w:r w:rsidRPr="00FB69FC">
              <w:rPr>
                <w:b/>
                <w:bCs/>
                <w:color w:val="000000" w:themeColor="text1"/>
                <w:sz w:val="16"/>
                <w:szCs w:val="16"/>
              </w:rPr>
              <w:t>4.73</w:t>
            </w:r>
          </w:p>
        </w:tc>
        <w:tc>
          <w:tcPr>
            <w:tcW w:w="794" w:type="dxa"/>
            <w:tcBorders>
              <w:bottom w:val="single" w:sz="4" w:space="0" w:color="auto"/>
            </w:tcBorders>
            <w:vAlign w:val="center"/>
          </w:tcPr>
          <w:p w14:paraId="6231BBEE" w14:textId="1E89584E" w:rsidR="006723BD" w:rsidRPr="00FB69FC" w:rsidRDefault="006723BD" w:rsidP="002B733C">
            <w:pPr>
              <w:jc w:val="center"/>
              <w:rPr>
                <w:b/>
                <w:bCs/>
                <w:color w:val="000000" w:themeColor="text1"/>
                <w:sz w:val="16"/>
                <w:szCs w:val="16"/>
              </w:rPr>
            </w:pPr>
            <w:r w:rsidRPr="00FB69FC">
              <w:rPr>
                <w:b/>
                <w:bCs/>
                <w:color w:val="000000" w:themeColor="text1"/>
                <w:sz w:val="16"/>
                <w:szCs w:val="16"/>
              </w:rPr>
              <w:t>2.39</w:t>
            </w:r>
          </w:p>
        </w:tc>
        <w:tc>
          <w:tcPr>
            <w:tcW w:w="674" w:type="dxa"/>
            <w:tcBorders>
              <w:bottom w:val="single" w:sz="4" w:space="0" w:color="auto"/>
            </w:tcBorders>
            <w:vAlign w:val="center"/>
          </w:tcPr>
          <w:p w14:paraId="2903837C" w14:textId="2D2B8F91" w:rsidR="006723BD" w:rsidRPr="00FB69FC" w:rsidRDefault="006723BD" w:rsidP="002B733C">
            <w:pPr>
              <w:jc w:val="center"/>
              <w:rPr>
                <w:b/>
                <w:bCs/>
                <w:color w:val="000000" w:themeColor="text1"/>
                <w:sz w:val="16"/>
                <w:szCs w:val="16"/>
              </w:rPr>
            </w:pPr>
            <w:r w:rsidRPr="00FB69FC">
              <w:rPr>
                <w:b/>
                <w:bCs/>
                <w:color w:val="000000" w:themeColor="text1"/>
                <w:sz w:val="16"/>
                <w:szCs w:val="16"/>
              </w:rPr>
              <w:t>2.62</w:t>
            </w:r>
          </w:p>
        </w:tc>
        <w:tc>
          <w:tcPr>
            <w:tcW w:w="563" w:type="dxa"/>
            <w:gridSpan w:val="2"/>
            <w:tcBorders>
              <w:bottom w:val="single" w:sz="4" w:space="0" w:color="auto"/>
            </w:tcBorders>
            <w:vAlign w:val="center"/>
          </w:tcPr>
          <w:p w14:paraId="06D806B7" w14:textId="3D850FE0" w:rsidR="006723BD" w:rsidRPr="00FB69FC" w:rsidRDefault="006723BD" w:rsidP="002B733C">
            <w:pPr>
              <w:jc w:val="center"/>
              <w:rPr>
                <w:b/>
                <w:bCs/>
                <w:color w:val="000000" w:themeColor="text1"/>
                <w:sz w:val="16"/>
                <w:szCs w:val="16"/>
              </w:rPr>
            </w:pPr>
            <w:r w:rsidRPr="00FB69FC">
              <w:rPr>
                <w:color w:val="000000" w:themeColor="text1"/>
                <w:sz w:val="16"/>
                <w:szCs w:val="16"/>
              </w:rPr>
              <w:t>0.02</w:t>
            </w:r>
          </w:p>
        </w:tc>
        <w:tc>
          <w:tcPr>
            <w:tcW w:w="794" w:type="dxa"/>
            <w:tcBorders>
              <w:bottom w:val="single" w:sz="4" w:space="0" w:color="auto"/>
            </w:tcBorders>
            <w:vAlign w:val="center"/>
          </w:tcPr>
          <w:p w14:paraId="288645B7" w14:textId="0D17ECF5" w:rsidR="006723BD" w:rsidRPr="00FB69FC" w:rsidRDefault="006723BD" w:rsidP="002B733C">
            <w:pPr>
              <w:jc w:val="center"/>
              <w:rPr>
                <w:b/>
                <w:bCs/>
                <w:color w:val="000000" w:themeColor="text1"/>
                <w:sz w:val="16"/>
                <w:szCs w:val="16"/>
              </w:rPr>
            </w:pPr>
            <w:r w:rsidRPr="00FB69FC">
              <w:rPr>
                <w:b/>
                <w:bCs/>
                <w:color w:val="000000" w:themeColor="text1"/>
                <w:sz w:val="16"/>
                <w:szCs w:val="16"/>
              </w:rPr>
              <w:t>0.05</w:t>
            </w:r>
          </w:p>
        </w:tc>
        <w:tc>
          <w:tcPr>
            <w:tcW w:w="661" w:type="dxa"/>
            <w:tcBorders>
              <w:bottom w:val="single" w:sz="4" w:space="0" w:color="auto"/>
            </w:tcBorders>
            <w:vAlign w:val="center"/>
          </w:tcPr>
          <w:p w14:paraId="422D4FE7" w14:textId="49F83BB0" w:rsidR="006723BD" w:rsidRPr="00FB69FC" w:rsidRDefault="006723BD" w:rsidP="002B733C">
            <w:pPr>
              <w:jc w:val="center"/>
              <w:rPr>
                <w:b/>
                <w:bCs/>
                <w:color w:val="000000" w:themeColor="text1"/>
                <w:sz w:val="16"/>
                <w:szCs w:val="16"/>
              </w:rPr>
            </w:pPr>
            <w:r w:rsidRPr="00FB69FC">
              <w:rPr>
                <w:b/>
                <w:bCs/>
                <w:color w:val="000000" w:themeColor="text1"/>
                <w:sz w:val="16"/>
                <w:szCs w:val="16"/>
              </w:rPr>
              <w:t>0.06</w:t>
            </w:r>
          </w:p>
        </w:tc>
        <w:tc>
          <w:tcPr>
            <w:tcW w:w="585" w:type="dxa"/>
            <w:gridSpan w:val="2"/>
            <w:tcBorders>
              <w:bottom w:val="single" w:sz="4" w:space="0" w:color="auto"/>
            </w:tcBorders>
            <w:vAlign w:val="center"/>
          </w:tcPr>
          <w:p w14:paraId="5F5F2343" w14:textId="38E34A48" w:rsidR="006723BD" w:rsidRPr="00FB69FC" w:rsidRDefault="006723BD" w:rsidP="002B733C">
            <w:pPr>
              <w:jc w:val="center"/>
              <w:rPr>
                <w:b/>
                <w:bCs/>
                <w:color w:val="000000" w:themeColor="text1"/>
                <w:sz w:val="16"/>
                <w:szCs w:val="16"/>
              </w:rPr>
            </w:pPr>
            <w:r w:rsidRPr="00FB69FC">
              <w:rPr>
                <w:b/>
                <w:bCs/>
                <w:color w:val="000000" w:themeColor="text1"/>
                <w:sz w:val="16"/>
                <w:szCs w:val="16"/>
              </w:rPr>
              <w:t>30.50</w:t>
            </w:r>
          </w:p>
        </w:tc>
        <w:tc>
          <w:tcPr>
            <w:tcW w:w="788" w:type="dxa"/>
            <w:gridSpan w:val="2"/>
            <w:tcBorders>
              <w:bottom w:val="single" w:sz="4" w:space="0" w:color="auto"/>
            </w:tcBorders>
            <w:vAlign w:val="center"/>
          </w:tcPr>
          <w:p w14:paraId="5FD8B314" w14:textId="02A58CF8" w:rsidR="006723BD" w:rsidRPr="00FB69FC" w:rsidRDefault="006723BD" w:rsidP="002B733C">
            <w:pPr>
              <w:jc w:val="center"/>
              <w:rPr>
                <w:b/>
                <w:bCs/>
                <w:color w:val="000000" w:themeColor="text1"/>
                <w:sz w:val="16"/>
                <w:szCs w:val="16"/>
              </w:rPr>
            </w:pPr>
            <w:r w:rsidRPr="00FB69FC">
              <w:rPr>
                <w:b/>
                <w:bCs/>
                <w:color w:val="000000" w:themeColor="text1"/>
                <w:sz w:val="16"/>
                <w:szCs w:val="16"/>
              </w:rPr>
              <w:t>77.60</w:t>
            </w:r>
          </w:p>
        </w:tc>
        <w:tc>
          <w:tcPr>
            <w:tcW w:w="681" w:type="dxa"/>
            <w:gridSpan w:val="2"/>
            <w:tcBorders>
              <w:bottom w:val="single" w:sz="4" w:space="0" w:color="auto"/>
            </w:tcBorders>
            <w:vAlign w:val="center"/>
          </w:tcPr>
          <w:p w14:paraId="175AFC21" w14:textId="3D48D98D" w:rsidR="006723BD" w:rsidRPr="00FB69FC" w:rsidRDefault="006723BD" w:rsidP="002B733C">
            <w:pPr>
              <w:jc w:val="center"/>
              <w:rPr>
                <w:b/>
                <w:bCs/>
                <w:color w:val="000000" w:themeColor="text1"/>
                <w:sz w:val="16"/>
                <w:szCs w:val="16"/>
              </w:rPr>
            </w:pPr>
            <w:r w:rsidRPr="00FB69FC">
              <w:rPr>
                <w:b/>
                <w:bCs/>
                <w:color w:val="000000" w:themeColor="text1"/>
                <w:sz w:val="16"/>
                <w:szCs w:val="16"/>
              </w:rPr>
              <w:t>58.70</w:t>
            </w:r>
          </w:p>
        </w:tc>
        <w:tc>
          <w:tcPr>
            <w:tcW w:w="658" w:type="dxa"/>
            <w:gridSpan w:val="3"/>
            <w:tcBorders>
              <w:bottom w:val="single" w:sz="4" w:space="0" w:color="auto"/>
            </w:tcBorders>
            <w:vAlign w:val="center"/>
          </w:tcPr>
          <w:p w14:paraId="18874D1E" w14:textId="2A240135" w:rsidR="006723BD" w:rsidRPr="00FB69FC" w:rsidRDefault="006723BD" w:rsidP="002B733C">
            <w:pPr>
              <w:jc w:val="center"/>
              <w:rPr>
                <w:b/>
                <w:bCs/>
                <w:color w:val="000000" w:themeColor="text1"/>
                <w:sz w:val="16"/>
                <w:szCs w:val="16"/>
              </w:rPr>
            </w:pPr>
            <w:r w:rsidRPr="00FB69FC">
              <w:rPr>
                <w:color w:val="000000" w:themeColor="text1"/>
                <w:sz w:val="16"/>
                <w:szCs w:val="16"/>
              </w:rPr>
              <w:t>0.092</w:t>
            </w:r>
          </w:p>
        </w:tc>
        <w:tc>
          <w:tcPr>
            <w:tcW w:w="785" w:type="dxa"/>
            <w:gridSpan w:val="2"/>
            <w:tcBorders>
              <w:bottom w:val="single" w:sz="4" w:space="0" w:color="auto"/>
            </w:tcBorders>
            <w:vAlign w:val="center"/>
          </w:tcPr>
          <w:p w14:paraId="19A6242F" w14:textId="6C8F0E44" w:rsidR="006723BD" w:rsidRPr="00FB69FC" w:rsidRDefault="006723BD" w:rsidP="002B733C">
            <w:pPr>
              <w:jc w:val="center"/>
              <w:rPr>
                <w:b/>
                <w:bCs/>
                <w:color w:val="000000" w:themeColor="text1"/>
                <w:sz w:val="16"/>
                <w:szCs w:val="16"/>
              </w:rPr>
            </w:pPr>
            <w:r w:rsidRPr="00FB69FC">
              <w:rPr>
                <w:color w:val="000000" w:themeColor="text1"/>
                <w:sz w:val="16"/>
                <w:szCs w:val="16"/>
              </w:rPr>
              <w:t>0.093</w:t>
            </w:r>
          </w:p>
        </w:tc>
        <w:tc>
          <w:tcPr>
            <w:tcW w:w="675" w:type="dxa"/>
            <w:gridSpan w:val="4"/>
            <w:tcBorders>
              <w:bottom w:val="single" w:sz="4" w:space="0" w:color="auto"/>
            </w:tcBorders>
            <w:vAlign w:val="center"/>
          </w:tcPr>
          <w:p w14:paraId="15C6DFF7" w14:textId="2DCEB657" w:rsidR="006723BD" w:rsidRPr="00FB69FC" w:rsidRDefault="006723BD" w:rsidP="002B733C">
            <w:pPr>
              <w:jc w:val="center"/>
              <w:rPr>
                <w:b/>
                <w:bCs/>
                <w:color w:val="000000" w:themeColor="text1"/>
                <w:sz w:val="16"/>
                <w:szCs w:val="16"/>
              </w:rPr>
            </w:pPr>
            <w:r w:rsidRPr="00FB69FC">
              <w:rPr>
                <w:color w:val="000000" w:themeColor="text1"/>
                <w:sz w:val="16"/>
                <w:szCs w:val="16"/>
              </w:rPr>
              <w:t>0.093</w:t>
            </w:r>
          </w:p>
        </w:tc>
      </w:tr>
      <w:tr w:rsidR="00FB69FC" w:rsidRPr="00FB69FC" w14:paraId="0C2094A7" w14:textId="77777777" w:rsidTr="00FF36A8">
        <w:trPr>
          <w:gridAfter w:val="2"/>
          <w:wAfter w:w="54" w:type="dxa"/>
          <w:trHeight w:val="624"/>
        </w:trPr>
        <w:tc>
          <w:tcPr>
            <w:tcW w:w="8727" w:type="dxa"/>
            <w:gridSpan w:val="22"/>
            <w:vAlign w:val="center"/>
          </w:tcPr>
          <w:p w14:paraId="2BD10103" w14:textId="77777777" w:rsidR="00CF2AEF" w:rsidRPr="00FB69FC" w:rsidRDefault="00CF2AEF" w:rsidP="002B733C">
            <w:pPr>
              <w:jc w:val="center"/>
              <w:rPr>
                <w:i/>
                <w:iCs/>
                <w:color w:val="000000" w:themeColor="text1"/>
              </w:rPr>
            </w:pPr>
            <w:r w:rsidRPr="00FB69FC">
              <w:rPr>
                <w:color w:val="000000" w:themeColor="text1"/>
              </w:rPr>
              <w:t xml:space="preserve">process </w:t>
            </w:r>
            <w:r w:rsidRPr="00FB69FC">
              <w:rPr>
                <w:i/>
                <w:iCs/>
                <w:color w:val="000000" w:themeColor="text1"/>
              </w:rPr>
              <w:t>K</w:t>
            </w:r>
            <w:r w:rsidRPr="00FB69FC">
              <w:rPr>
                <w:i/>
                <w:iCs/>
                <w:color w:val="000000" w:themeColor="text1"/>
                <w:vertAlign w:val="subscript"/>
              </w:rPr>
              <w:t>3</w:t>
            </w:r>
          </w:p>
        </w:tc>
      </w:tr>
      <w:tr w:rsidR="00FB69FC" w:rsidRPr="00FB69FC" w14:paraId="7DF9E498" w14:textId="77777777" w:rsidTr="00FF36A8">
        <w:trPr>
          <w:gridAfter w:val="1"/>
          <w:wAfter w:w="16" w:type="dxa"/>
          <w:trHeight w:val="340"/>
        </w:trPr>
        <w:tc>
          <w:tcPr>
            <w:tcW w:w="554" w:type="dxa"/>
            <w:tcBorders>
              <w:top w:val="single" w:sz="4" w:space="0" w:color="auto"/>
            </w:tcBorders>
            <w:shd w:val="clear" w:color="auto" w:fill="EEECE1" w:themeFill="background2"/>
            <w:vAlign w:val="center"/>
          </w:tcPr>
          <w:p w14:paraId="58F385DC" w14:textId="77777777" w:rsidR="002B733C" w:rsidRPr="00FB69FC" w:rsidRDefault="002B733C" w:rsidP="002B733C">
            <w:pPr>
              <w:jc w:val="center"/>
              <w:rPr>
                <w:color w:val="000000" w:themeColor="text1"/>
                <w:sz w:val="16"/>
                <w:szCs w:val="16"/>
              </w:rPr>
            </w:pPr>
            <w:r w:rsidRPr="00FB69FC">
              <w:rPr>
                <w:color w:val="000000" w:themeColor="text1"/>
                <w:sz w:val="16"/>
                <w:szCs w:val="16"/>
              </w:rPr>
              <w:t>PI</w:t>
            </w:r>
          </w:p>
        </w:tc>
        <w:tc>
          <w:tcPr>
            <w:tcW w:w="553" w:type="dxa"/>
            <w:tcBorders>
              <w:top w:val="single" w:sz="4" w:space="0" w:color="auto"/>
            </w:tcBorders>
            <w:shd w:val="clear" w:color="auto" w:fill="EEECE1" w:themeFill="background2"/>
            <w:vAlign w:val="center"/>
          </w:tcPr>
          <w:p w14:paraId="116335CC" w14:textId="1A0573F0" w:rsidR="002B733C" w:rsidRPr="00FB69FC" w:rsidRDefault="002B733C" w:rsidP="002B733C">
            <w:pPr>
              <w:jc w:val="center"/>
              <w:rPr>
                <w:b/>
                <w:bCs/>
                <w:color w:val="000000" w:themeColor="text1"/>
                <w:sz w:val="16"/>
                <w:szCs w:val="16"/>
              </w:rPr>
            </w:pPr>
            <w:r w:rsidRPr="00FB69FC">
              <w:rPr>
                <w:color w:val="000000" w:themeColor="text1"/>
                <w:sz w:val="16"/>
                <w:szCs w:val="16"/>
              </w:rPr>
              <w:t>8.44</w:t>
            </w:r>
          </w:p>
        </w:tc>
        <w:tc>
          <w:tcPr>
            <w:tcW w:w="794" w:type="dxa"/>
            <w:tcBorders>
              <w:top w:val="single" w:sz="4" w:space="0" w:color="auto"/>
            </w:tcBorders>
            <w:shd w:val="clear" w:color="auto" w:fill="EEECE1" w:themeFill="background2"/>
            <w:vAlign w:val="center"/>
          </w:tcPr>
          <w:p w14:paraId="261383AA" w14:textId="51FD8210" w:rsidR="002B733C" w:rsidRPr="00FB69FC" w:rsidRDefault="002B733C" w:rsidP="002B733C">
            <w:pPr>
              <w:jc w:val="center"/>
              <w:rPr>
                <w:b/>
                <w:bCs/>
                <w:color w:val="000000" w:themeColor="text1"/>
                <w:sz w:val="16"/>
                <w:szCs w:val="16"/>
              </w:rPr>
            </w:pPr>
            <w:r w:rsidRPr="00FB69FC">
              <w:rPr>
                <w:color w:val="000000" w:themeColor="text1"/>
                <w:sz w:val="16"/>
                <w:szCs w:val="16"/>
              </w:rPr>
              <w:t>13.96</w:t>
            </w:r>
          </w:p>
        </w:tc>
        <w:tc>
          <w:tcPr>
            <w:tcW w:w="674" w:type="dxa"/>
            <w:tcBorders>
              <w:top w:val="single" w:sz="4" w:space="0" w:color="auto"/>
            </w:tcBorders>
            <w:shd w:val="clear" w:color="auto" w:fill="EEECE1" w:themeFill="background2"/>
            <w:vAlign w:val="center"/>
          </w:tcPr>
          <w:p w14:paraId="55AEDF35" w14:textId="1BDCE548" w:rsidR="002B733C" w:rsidRPr="00FB69FC" w:rsidRDefault="002B733C" w:rsidP="002B733C">
            <w:pPr>
              <w:jc w:val="center"/>
              <w:rPr>
                <w:b/>
                <w:bCs/>
                <w:color w:val="000000" w:themeColor="text1"/>
                <w:sz w:val="16"/>
                <w:szCs w:val="16"/>
              </w:rPr>
            </w:pPr>
            <w:r w:rsidRPr="00FB69FC">
              <w:rPr>
                <w:color w:val="000000" w:themeColor="text1"/>
                <w:sz w:val="16"/>
                <w:szCs w:val="16"/>
              </w:rPr>
              <w:t>13.95</w:t>
            </w:r>
          </w:p>
        </w:tc>
        <w:tc>
          <w:tcPr>
            <w:tcW w:w="563" w:type="dxa"/>
            <w:gridSpan w:val="2"/>
            <w:tcBorders>
              <w:top w:val="single" w:sz="4" w:space="0" w:color="auto"/>
            </w:tcBorders>
            <w:shd w:val="clear" w:color="auto" w:fill="EEECE1" w:themeFill="background2"/>
            <w:vAlign w:val="center"/>
          </w:tcPr>
          <w:p w14:paraId="30B5D4EA" w14:textId="707A7D02" w:rsidR="002B733C" w:rsidRPr="00FB69FC" w:rsidRDefault="002B733C" w:rsidP="002B733C">
            <w:pPr>
              <w:jc w:val="center"/>
              <w:rPr>
                <w:b/>
                <w:bCs/>
                <w:color w:val="000000" w:themeColor="text1"/>
                <w:sz w:val="16"/>
                <w:szCs w:val="16"/>
              </w:rPr>
            </w:pPr>
            <w:r w:rsidRPr="00FB69FC">
              <w:rPr>
                <w:color w:val="000000" w:themeColor="text1"/>
                <w:sz w:val="16"/>
                <w:szCs w:val="16"/>
              </w:rPr>
              <w:t>0.13</w:t>
            </w:r>
          </w:p>
        </w:tc>
        <w:tc>
          <w:tcPr>
            <w:tcW w:w="794" w:type="dxa"/>
            <w:tcBorders>
              <w:top w:val="single" w:sz="4" w:space="0" w:color="auto"/>
            </w:tcBorders>
            <w:shd w:val="clear" w:color="auto" w:fill="EEECE1" w:themeFill="background2"/>
            <w:vAlign w:val="center"/>
          </w:tcPr>
          <w:p w14:paraId="4AB5D49F" w14:textId="16A82934" w:rsidR="002B733C" w:rsidRPr="00FB69FC" w:rsidRDefault="002B733C" w:rsidP="002B733C">
            <w:pPr>
              <w:jc w:val="center"/>
              <w:rPr>
                <w:b/>
                <w:bCs/>
                <w:color w:val="000000" w:themeColor="text1"/>
                <w:sz w:val="16"/>
                <w:szCs w:val="16"/>
              </w:rPr>
            </w:pPr>
            <w:r w:rsidRPr="00FB69FC">
              <w:rPr>
                <w:color w:val="000000" w:themeColor="text1"/>
                <w:sz w:val="16"/>
                <w:szCs w:val="16"/>
              </w:rPr>
              <w:t>0.47</w:t>
            </w:r>
          </w:p>
        </w:tc>
        <w:tc>
          <w:tcPr>
            <w:tcW w:w="661" w:type="dxa"/>
            <w:tcBorders>
              <w:top w:val="single" w:sz="4" w:space="0" w:color="auto"/>
            </w:tcBorders>
            <w:shd w:val="clear" w:color="auto" w:fill="EEECE1" w:themeFill="background2"/>
            <w:vAlign w:val="center"/>
          </w:tcPr>
          <w:p w14:paraId="3CAAB9C5" w14:textId="236F49E5" w:rsidR="002B733C" w:rsidRPr="00FB69FC" w:rsidRDefault="002B733C" w:rsidP="002B733C">
            <w:pPr>
              <w:jc w:val="center"/>
              <w:rPr>
                <w:b/>
                <w:bCs/>
                <w:color w:val="000000" w:themeColor="text1"/>
                <w:sz w:val="16"/>
                <w:szCs w:val="16"/>
              </w:rPr>
            </w:pPr>
            <w:r w:rsidRPr="00FB69FC">
              <w:rPr>
                <w:color w:val="000000" w:themeColor="text1"/>
                <w:sz w:val="16"/>
                <w:szCs w:val="16"/>
              </w:rPr>
              <w:t>0.47</w:t>
            </w:r>
          </w:p>
        </w:tc>
        <w:tc>
          <w:tcPr>
            <w:tcW w:w="585" w:type="dxa"/>
            <w:gridSpan w:val="2"/>
            <w:tcBorders>
              <w:top w:val="single" w:sz="4" w:space="0" w:color="auto"/>
            </w:tcBorders>
            <w:shd w:val="clear" w:color="auto" w:fill="EEECE1" w:themeFill="background2"/>
            <w:vAlign w:val="center"/>
          </w:tcPr>
          <w:p w14:paraId="7CA58484" w14:textId="0054C2A1" w:rsidR="002B733C" w:rsidRPr="00FB69FC" w:rsidRDefault="002B733C" w:rsidP="002B733C">
            <w:pPr>
              <w:jc w:val="center"/>
              <w:rPr>
                <w:b/>
                <w:bCs/>
                <w:color w:val="000000" w:themeColor="text1"/>
                <w:sz w:val="16"/>
                <w:szCs w:val="16"/>
              </w:rPr>
            </w:pPr>
            <w:r w:rsidRPr="00FB69FC">
              <w:rPr>
                <w:color w:val="000000" w:themeColor="text1"/>
                <w:sz w:val="16"/>
                <w:szCs w:val="16"/>
              </w:rPr>
              <w:t>90.70</w:t>
            </w:r>
          </w:p>
        </w:tc>
        <w:tc>
          <w:tcPr>
            <w:tcW w:w="788" w:type="dxa"/>
            <w:gridSpan w:val="2"/>
            <w:tcBorders>
              <w:top w:val="single" w:sz="4" w:space="0" w:color="auto"/>
            </w:tcBorders>
            <w:shd w:val="clear" w:color="auto" w:fill="EEECE1" w:themeFill="background2"/>
            <w:vAlign w:val="center"/>
          </w:tcPr>
          <w:p w14:paraId="74D9C6DE" w14:textId="2A57F14C" w:rsidR="002B733C" w:rsidRPr="00FB69FC" w:rsidRDefault="002B733C" w:rsidP="002B733C">
            <w:pPr>
              <w:jc w:val="center"/>
              <w:rPr>
                <w:b/>
                <w:bCs/>
                <w:color w:val="000000" w:themeColor="text1"/>
                <w:sz w:val="16"/>
                <w:szCs w:val="16"/>
              </w:rPr>
            </w:pPr>
            <w:r w:rsidRPr="00FB69FC">
              <w:rPr>
                <w:color w:val="000000" w:themeColor="text1"/>
                <w:sz w:val="16"/>
                <w:szCs w:val="16"/>
              </w:rPr>
              <w:t>109.80</w:t>
            </w:r>
          </w:p>
        </w:tc>
        <w:tc>
          <w:tcPr>
            <w:tcW w:w="681" w:type="dxa"/>
            <w:gridSpan w:val="2"/>
            <w:tcBorders>
              <w:top w:val="single" w:sz="4" w:space="0" w:color="auto"/>
            </w:tcBorders>
            <w:shd w:val="clear" w:color="auto" w:fill="EEECE1" w:themeFill="background2"/>
            <w:vAlign w:val="center"/>
          </w:tcPr>
          <w:p w14:paraId="61AF29DC" w14:textId="0AD0C79B" w:rsidR="002B733C" w:rsidRPr="00FB69FC" w:rsidRDefault="002B733C" w:rsidP="002B733C">
            <w:pPr>
              <w:jc w:val="center"/>
              <w:rPr>
                <w:b/>
                <w:bCs/>
                <w:color w:val="000000" w:themeColor="text1"/>
                <w:sz w:val="16"/>
                <w:szCs w:val="16"/>
              </w:rPr>
            </w:pPr>
            <w:r w:rsidRPr="00FB69FC">
              <w:rPr>
                <w:color w:val="000000" w:themeColor="text1"/>
                <w:sz w:val="16"/>
                <w:szCs w:val="16"/>
              </w:rPr>
              <w:t>109.50</w:t>
            </w:r>
          </w:p>
        </w:tc>
        <w:tc>
          <w:tcPr>
            <w:tcW w:w="658" w:type="dxa"/>
            <w:gridSpan w:val="3"/>
            <w:tcBorders>
              <w:top w:val="single" w:sz="4" w:space="0" w:color="auto"/>
            </w:tcBorders>
            <w:shd w:val="clear" w:color="auto" w:fill="EEECE1" w:themeFill="background2"/>
            <w:vAlign w:val="center"/>
          </w:tcPr>
          <w:p w14:paraId="17E5B677" w14:textId="63B8F2A2" w:rsidR="002B733C" w:rsidRPr="00FB69FC" w:rsidRDefault="002B733C" w:rsidP="002B733C">
            <w:pPr>
              <w:jc w:val="center"/>
              <w:rPr>
                <w:b/>
                <w:bCs/>
                <w:color w:val="000000" w:themeColor="text1"/>
                <w:sz w:val="16"/>
                <w:szCs w:val="16"/>
              </w:rPr>
            </w:pPr>
            <w:r w:rsidRPr="00FB69FC">
              <w:rPr>
                <w:b/>
                <w:bCs/>
                <w:color w:val="000000" w:themeColor="text1"/>
                <w:sz w:val="16"/>
                <w:szCs w:val="16"/>
              </w:rPr>
              <w:t>0.02</w:t>
            </w:r>
            <w:r w:rsidR="00C914DE" w:rsidRPr="00FB69FC">
              <w:rPr>
                <w:b/>
                <w:bCs/>
                <w:color w:val="000000" w:themeColor="text1"/>
                <w:sz w:val="16"/>
                <w:szCs w:val="16"/>
              </w:rPr>
              <w:t>8</w:t>
            </w:r>
          </w:p>
        </w:tc>
        <w:tc>
          <w:tcPr>
            <w:tcW w:w="785" w:type="dxa"/>
            <w:gridSpan w:val="2"/>
            <w:tcBorders>
              <w:top w:val="single" w:sz="4" w:space="0" w:color="auto"/>
            </w:tcBorders>
            <w:shd w:val="clear" w:color="auto" w:fill="EEECE1" w:themeFill="background2"/>
            <w:vAlign w:val="center"/>
          </w:tcPr>
          <w:p w14:paraId="6295A907" w14:textId="57F20829" w:rsidR="002B733C" w:rsidRPr="00FB69FC" w:rsidRDefault="002B733C" w:rsidP="002B733C">
            <w:pPr>
              <w:jc w:val="center"/>
              <w:rPr>
                <w:b/>
                <w:bCs/>
                <w:color w:val="000000" w:themeColor="text1"/>
                <w:sz w:val="16"/>
                <w:szCs w:val="16"/>
              </w:rPr>
            </w:pPr>
            <w:r w:rsidRPr="00FB69FC">
              <w:rPr>
                <w:b/>
                <w:bCs/>
                <w:color w:val="000000" w:themeColor="text1"/>
                <w:sz w:val="16"/>
                <w:szCs w:val="16"/>
              </w:rPr>
              <w:t>0.016</w:t>
            </w:r>
          </w:p>
        </w:tc>
        <w:tc>
          <w:tcPr>
            <w:tcW w:w="675" w:type="dxa"/>
            <w:gridSpan w:val="4"/>
            <w:tcBorders>
              <w:top w:val="single" w:sz="4" w:space="0" w:color="auto"/>
            </w:tcBorders>
            <w:shd w:val="clear" w:color="auto" w:fill="EEECE1" w:themeFill="background2"/>
            <w:vAlign w:val="center"/>
          </w:tcPr>
          <w:p w14:paraId="22825B6B" w14:textId="345F70E8" w:rsidR="002B733C" w:rsidRPr="00FB69FC" w:rsidRDefault="002B733C" w:rsidP="002B733C">
            <w:pPr>
              <w:jc w:val="center"/>
              <w:rPr>
                <w:b/>
                <w:bCs/>
                <w:color w:val="000000" w:themeColor="text1"/>
                <w:sz w:val="16"/>
                <w:szCs w:val="16"/>
              </w:rPr>
            </w:pPr>
            <w:r w:rsidRPr="00FB69FC">
              <w:rPr>
                <w:b/>
                <w:bCs/>
                <w:color w:val="000000" w:themeColor="text1"/>
                <w:sz w:val="16"/>
                <w:szCs w:val="16"/>
              </w:rPr>
              <w:t>0.016</w:t>
            </w:r>
          </w:p>
        </w:tc>
      </w:tr>
      <w:tr w:rsidR="00FB69FC" w:rsidRPr="00FB69FC" w14:paraId="1F3935E7" w14:textId="77777777" w:rsidTr="00FF36A8">
        <w:trPr>
          <w:gridAfter w:val="1"/>
          <w:wAfter w:w="16" w:type="dxa"/>
          <w:trHeight w:val="340"/>
        </w:trPr>
        <w:tc>
          <w:tcPr>
            <w:tcW w:w="554" w:type="dxa"/>
            <w:vAlign w:val="center"/>
          </w:tcPr>
          <w:p w14:paraId="76C39B6B" w14:textId="77777777" w:rsidR="002B733C" w:rsidRPr="00FB69FC" w:rsidRDefault="002B733C" w:rsidP="002B733C">
            <w:pPr>
              <w:jc w:val="center"/>
              <w:rPr>
                <w:color w:val="000000" w:themeColor="text1"/>
                <w:sz w:val="16"/>
                <w:szCs w:val="16"/>
              </w:rPr>
            </w:pPr>
            <w:proofErr w:type="spellStart"/>
            <w:r w:rsidRPr="00FB69FC">
              <w:rPr>
                <w:color w:val="000000" w:themeColor="text1"/>
                <w:sz w:val="16"/>
                <w:szCs w:val="16"/>
              </w:rPr>
              <w:t>QwL</w:t>
            </w:r>
            <w:proofErr w:type="spellEnd"/>
          </w:p>
        </w:tc>
        <w:tc>
          <w:tcPr>
            <w:tcW w:w="553" w:type="dxa"/>
            <w:vAlign w:val="center"/>
          </w:tcPr>
          <w:p w14:paraId="492E4FFB" w14:textId="5EB066B1" w:rsidR="002B733C" w:rsidRPr="00FB69FC" w:rsidRDefault="002B733C" w:rsidP="002B733C">
            <w:pPr>
              <w:jc w:val="center"/>
              <w:rPr>
                <w:b/>
                <w:bCs/>
                <w:color w:val="000000" w:themeColor="text1"/>
                <w:sz w:val="16"/>
                <w:szCs w:val="16"/>
              </w:rPr>
            </w:pPr>
            <w:r w:rsidRPr="00FB69FC">
              <w:rPr>
                <w:color w:val="000000" w:themeColor="text1"/>
                <w:sz w:val="16"/>
                <w:szCs w:val="16"/>
              </w:rPr>
              <w:t>8.86</w:t>
            </w:r>
          </w:p>
        </w:tc>
        <w:tc>
          <w:tcPr>
            <w:tcW w:w="794" w:type="dxa"/>
            <w:vAlign w:val="center"/>
          </w:tcPr>
          <w:p w14:paraId="10BF309F" w14:textId="132811EC" w:rsidR="002B733C" w:rsidRPr="00FB69FC" w:rsidRDefault="002B733C" w:rsidP="002B733C">
            <w:pPr>
              <w:jc w:val="center"/>
              <w:rPr>
                <w:b/>
                <w:bCs/>
                <w:color w:val="000000" w:themeColor="text1"/>
                <w:sz w:val="16"/>
                <w:szCs w:val="16"/>
              </w:rPr>
            </w:pPr>
            <w:r w:rsidRPr="00FB69FC">
              <w:rPr>
                <w:color w:val="000000" w:themeColor="text1"/>
                <w:sz w:val="16"/>
                <w:szCs w:val="16"/>
              </w:rPr>
              <w:t>14.06</w:t>
            </w:r>
          </w:p>
        </w:tc>
        <w:tc>
          <w:tcPr>
            <w:tcW w:w="674" w:type="dxa"/>
            <w:vAlign w:val="center"/>
          </w:tcPr>
          <w:p w14:paraId="11B8EE79" w14:textId="0441D572" w:rsidR="002B733C" w:rsidRPr="00FB69FC" w:rsidRDefault="002B733C" w:rsidP="002B733C">
            <w:pPr>
              <w:jc w:val="center"/>
              <w:rPr>
                <w:b/>
                <w:bCs/>
                <w:color w:val="000000" w:themeColor="text1"/>
                <w:sz w:val="16"/>
                <w:szCs w:val="16"/>
              </w:rPr>
            </w:pPr>
            <w:r w:rsidRPr="00FB69FC">
              <w:rPr>
                <w:color w:val="000000" w:themeColor="text1"/>
                <w:sz w:val="16"/>
                <w:szCs w:val="16"/>
              </w:rPr>
              <w:t>14.08</w:t>
            </w:r>
          </w:p>
        </w:tc>
        <w:tc>
          <w:tcPr>
            <w:tcW w:w="563" w:type="dxa"/>
            <w:gridSpan w:val="2"/>
            <w:vAlign w:val="center"/>
          </w:tcPr>
          <w:p w14:paraId="7EA15FF6" w14:textId="36452585" w:rsidR="002B733C" w:rsidRPr="00FB69FC" w:rsidRDefault="002B733C" w:rsidP="002B733C">
            <w:pPr>
              <w:jc w:val="center"/>
              <w:rPr>
                <w:b/>
                <w:bCs/>
                <w:color w:val="000000" w:themeColor="text1"/>
                <w:sz w:val="16"/>
                <w:szCs w:val="16"/>
              </w:rPr>
            </w:pPr>
            <w:r w:rsidRPr="00FB69FC">
              <w:rPr>
                <w:color w:val="000000" w:themeColor="text1"/>
                <w:sz w:val="16"/>
                <w:szCs w:val="16"/>
              </w:rPr>
              <w:t>0.13</w:t>
            </w:r>
          </w:p>
        </w:tc>
        <w:tc>
          <w:tcPr>
            <w:tcW w:w="794" w:type="dxa"/>
            <w:vAlign w:val="center"/>
          </w:tcPr>
          <w:p w14:paraId="0FEB4F90" w14:textId="0E4E7EEA" w:rsidR="002B733C" w:rsidRPr="00FB69FC" w:rsidRDefault="002B733C" w:rsidP="002B733C">
            <w:pPr>
              <w:jc w:val="center"/>
              <w:rPr>
                <w:b/>
                <w:bCs/>
                <w:color w:val="000000" w:themeColor="text1"/>
                <w:sz w:val="16"/>
                <w:szCs w:val="16"/>
              </w:rPr>
            </w:pPr>
            <w:r w:rsidRPr="00FB69FC">
              <w:rPr>
                <w:b/>
                <w:bCs/>
                <w:color w:val="000000" w:themeColor="text1"/>
                <w:sz w:val="16"/>
                <w:szCs w:val="16"/>
              </w:rPr>
              <w:t>0.46</w:t>
            </w:r>
          </w:p>
        </w:tc>
        <w:tc>
          <w:tcPr>
            <w:tcW w:w="661" w:type="dxa"/>
            <w:vAlign w:val="center"/>
          </w:tcPr>
          <w:p w14:paraId="51581011" w14:textId="45CF3B1F" w:rsidR="002B733C" w:rsidRPr="00FB69FC" w:rsidRDefault="002B733C" w:rsidP="002B733C">
            <w:pPr>
              <w:jc w:val="center"/>
              <w:rPr>
                <w:b/>
                <w:bCs/>
                <w:color w:val="000000" w:themeColor="text1"/>
                <w:sz w:val="16"/>
                <w:szCs w:val="16"/>
              </w:rPr>
            </w:pPr>
            <w:r w:rsidRPr="00FB69FC">
              <w:rPr>
                <w:color w:val="000000" w:themeColor="text1"/>
                <w:sz w:val="16"/>
                <w:szCs w:val="16"/>
              </w:rPr>
              <w:t>0.46</w:t>
            </w:r>
          </w:p>
        </w:tc>
        <w:tc>
          <w:tcPr>
            <w:tcW w:w="585" w:type="dxa"/>
            <w:gridSpan w:val="2"/>
            <w:vAlign w:val="center"/>
          </w:tcPr>
          <w:p w14:paraId="3A6D4454" w14:textId="327E675B" w:rsidR="002B733C" w:rsidRPr="00FB69FC" w:rsidRDefault="002B733C" w:rsidP="002B733C">
            <w:pPr>
              <w:jc w:val="center"/>
              <w:rPr>
                <w:b/>
                <w:bCs/>
                <w:color w:val="000000" w:themeColor="text1"/>
                <w:sz w:val="16"/>
                <w:szCs w:val="16"/>
              </w:rPr>
            </w:pPr>
            <w:r w:rsidRPr="00FB69FC">
              <w:rPr>
                <w:color w:val="000000" w:themeColor="text1"/>
                <w:sz w:val="16"/>
                <w:szCs w:val="16"/>
              </w:rPr>
              <w:t>87.00</w:t>
            </w:r>
          </w:p>
        </w:tc>
        <w:tc>
          <w:tcPr>
            <w:tcW w:w="788" w:type="dxa"/>
            <w:gridSpan w:val="2"/>
            <w:vAlign w:val="center"/>
          </w:tcPr>
          <w:p w14:paraId="0CE3106D" w14:textId="43944641" w:rsidR="002B733C" w:rsidRPr="00FB69FC" w:rsidRDefault="002B733C" w:rsidP="002B733C">
            <w:pPr>
              <w:jc w:val="center"/>
              <w:rPr>
                <w:b/>
                <w:bCs/>
                <w:color w:val="000000" w:themeColor="text1"/>
                <w:sz w:val="16"/>
                <w:szCs w:val="16"/>
              </w:rPr>
            </w:pPr>
            <w:r w:rsidRPr="00FB69FC">
              <w:rPr>
                <w:color w:val="000000" w:themeColor="text1"/>
                <w:sz w:val="16"/>
                <w:szCs w:val="16"/>
              </w:rPr>
              <w:t>107.80</w:t>
            </w:r>
          </w:p>
        </w:tc>
        <w:tc>
          <w:tcPr>
            <w:tcW w:w="681" w:type="dxa"/>
            <w:gridSpan w:val="2"/>
            <w:vAlign w:val="center"/>
          </w:tcPr>
          <w:p w14:paraId="7DF9EB21" w14:textId="0686345E" w:rsidR="002B733C" w:rsidRPr="00FB69FC" w:rsidRDefault="002B733C" w:rsidP="002B733C">
            <w:pPr>
              <w:jc w:val="center"/>
              <w:rPr>
                <w:b/>
                <w:bCs/>
                <w:color w:val="000000" w:themeColor="text1"/>
                <w:sz w:val="16"/>
                <w:szCs w:val="16"/>
              </w:rPr>
            </w:pPr>
            <w:r w:rsidRPr="00FB69FC">
              <w:rPr>
                <w:color w:val="000000" w:themeColor="text1"/>
                <w:sz w:val="16"/>
                <w:szCs w:val="16"/>
              </w:rPr>
              <w:t>107.70</w:t>
            </w:r>
          </w:p>
        </w:tc>
        <w:tc>
          <w:tcPr>
            <w:tcW w:w="658" w:type="dxa"/>
            <w:gridSpan w:val="3"/>
            <w:vAlign w:val="center"/>
          </w:tcPr>
          <w:p w14:paraId="77BE4067" w14:textId="13858CAE" w:rsidR="002B733C" w:rsidRPr="00FB69FC" w:rsidRDefault="002B733C" w:rsidP="002B733C">
            <w:pPr>
              <w:jc w:val="center"/>
              <w:rPr>
                <w:b/>
                <w:bCs/>
                <w:color w:val="000000" w:themeColor="text1"/>
                <w:sz w:val="16"/>
                <w:szCs w:val="16"/>
              </w:rPr>
            </w:pPr>
            <w:r w:rsidRPr="00FB69FC">
              <w:rPr>
                <w:b/>
                <w:bCs/>
                <w:color w:val="000000" w:themeColor="text1"/>
                <w:sz w:val="16"/>
                <w:szCs w:val="16"/>
              </w:rPr>
              <w:t>0.028</w:t>
            </w:r>
          </w:p>
        </w:tc>
        <w:tc>
          <w:tcPr>
            <w:tcW w:w="785" w:type="dxa"/>
            <w:gridSpan w:val="2"/>
            <w:vAlign w:val="center"/>
          </w:tcPr>
          <w:p w14:paraId="58B9B384" w14:textId="008DAE07" w:rsidR="002B733C" w:rsidRPr="00FB69FC" w:rsidRDefault="002B733C" w:rsidP="002B733C">
            <w:pPr>
              <w:jc w:val="center"/>
              <w:rPr>
                <w:b/>
                <w:bCs/>
                <w:color w:val="000000" w:themeColor="text1"/>
                <w:sz w:val="16"/>
                <w:szCs w:val="16"/>
              </w:rPr>
            </w:pPr>
            <w:r w:rsidRPr="00FB69FC">
              <w:rPr>
                <w:color w:val="000000" w:themeColor="text1"/>
                <w:sz w:val="16"/>
                <w:szCs w:val="16"/>
              </w:rPr>
              <w:t>0.018</w:t>
            </w:r>
          </w:p>
        </w:tc>
        <w:tc>
          <w:tcPr>
            <w:tcW w:w="675" w:type="dxa"/>
            <w:gridSpan w:val="4"/>
            <w:vAlign w:val="center"/>
          </w:tcPr>
          <w:p w14:paraId="6728B1C8" w14:textId="0B286D3D" w:rsidR="002B733C" w:rsidRPr="00FB69FC" w:rsidRDefault="002B733C" w:rsidP="002B733C">
            <w:pPr>
              <w:jc w:val="center"/>
              <w:rPr>
                <w:b/>
                <w:bCs/>
                <w:color w:val="000000" w:themeColor="text1"/>
                <w:sz w:val="16"/>
                <w:szCs w:val="16"/>
              </w:rPr>
            </w:pPr>
            <w:r w:rsidRPr="00FB69FC">
              <w:rPr>
                <w:color w:val="000000" w:themeColor="text1"/>
                <w:sz w:val="16"/>
                <w:szCs w:val="16"/>
              </w:rPr>
              <w:t>0.018</w:t>
            </w:r>
          </w:p>
        </w:tc>
      </w:tr>
      <w:tr w:rsidR="00FB69FC" w:rsidRPr="00FB69FC" w14:paraId="4A6BAD95" w14:textId="77777777" w:rsidTr="00FF36A8">
        <w:trPr>
          <w:gridAfter w:val="1"/>
          <w:wAfter w:w="16" w:type="dxa"/>
          <w:trHeight w:val="340"/>
        </w:trPr>
        <w:tc>
          <w:tcPr>
            <w:tcW w:w="554" w:type="dxa"/>
            <w:shd w:val="clear" w:color="auto" w:fill="EEECE1" w:themeFill="background2"/>
            <w:vAlign w:val="center"/>
          </w:tcPr>
          <w:p w14:paraId="70D59623" w14:textId="77777777" w:rsidR="002B733C" w:rsidRPr="00FB69FC" w:rsidRDefault="002B733C" w:rsidP="002B733C">
            <w:pPr>
              <w:jc w:val="center"/>
              <w:rPr>
                <w:color w:val="000000" w:themeColor="text1"/>
                <w:sz w:val="16"/>
                <w:szCs w:val="16"/>
              </w:rPr>
            </w:pPr>
            <w:r w:rsidRPr="00FB69FC">
              <w:rPr>
                <w:color w:val="000000" w:themeColor="text1"/>
                <w:sz w:val="16"/>
                <w:szCs w:val="16"/>
              </w:rPr>
              <w:t>100</w:t>
            </w:r>
          </w:p>
        </w:tc>
        <w:tc>
          <w:tcPr>
            <w:tcW w:w="553" w:type="dxa"/>
            <w:shd w:val="clear" w:color="auto" w:fill="EEECE1" w:themeFill="background2"/>
            <w:vAlign w:val="center"/>
          </w:tcPr>
          <w:p w14:paraId="4CEDB7E6" w14:textId="658F3F13" w:rsidR="002B733C" w:rsidRPr="00FB69FC" w:rsidRDefault="002B733C" w:rsidP="002B733C">
            <w:pPr>
              <w:jc w:val="center"/>
              <w:rPr>
                <w:b/>
                <w:bCs/>
                <w:color w:val="000000" w:themeColor="text1"/>
                <w:sz w:val="16"/>
                <w:szCs w:val="16"/>
              </w:rPr>
            </w:pPr>
            <w:r w:rsidRPr="00FB69FC">
              <w:rPr>
                <w:color w:val="000000" w:themeColor="text1"/>
                <w:sz w:val="16"/>
                <w:szCs w:val="16"/>
              </w:rPr>
              <w:t>9.33</w:t>
            </w:r>
          </w:p>
        </w:tc>
        <w:tc>
          <w:tcPr>
            <w:tcW w:w="794" w:type="dxa"/>
            <w:shd w:val="clear" w:color="auto" w:fill="EEECE1" w:themeFill="background2"/>
            <w:vAlign w:val="center"/>
          </w:tcPr>
          <w:p w14:paraId="56B4BDB5" w14:textId="5E410AE4" w:rsidR="002B733C" w:rsidRPr="00FB69FC" w:rsidRDefault="002B733C" w:rsidP="002B733C">
            <w:pPr>
              <w:jc w:val="center"/>
              <w:rPr>
                <w:b/>
                <w:bCs/>
                <w:color w:val="000000" w:themeColor="text1"/>
                <w:sz w:val="16"/>
                <w:szCs w:val="16"/>
              </w:rPr>
            </w:pPr>
            <w:r w:rsidRPr="00FB69FC">
              <w:rPr>
                <w:color w:val="000000" w:themeColor="text1"/>
                <w:sz w:val="16"/>
                <w:szCs w:val="16"/>
              </w:rPr>
              <w:t>12.62</w:t>
            </w:r>
          </w:p>
        </w:tc>
        <w:tc>
          <w:tcPr>
            <w:tcW w:w="674" w:type="dxa"/>
            <w:shd w:val="clear" w:color="auto" w:fill="EEECE1" w:themeFill="background2"/>
            <w:vAlign w:val="center"/>
          </w:tcPr>
          <w:p w14:paraId="6EDEA9B5" w14:textId="2FD69BB8" w:rsidR="002B733C" w:rsidRPr="00FB69FC" w:rsidRDefault="002B733C" w:rsidP="002B733C">
            <w:pPr>
              <w:jc w:val="center"/>
              <w:rPr>
                <w:b/>
                <w:bCs/>
                <w:color w:val="000000" w:themeColor="text1"/>
                <w:sz w:val="16"/>
                <w:szCs w:val="16"/>
              </w:rPr>
            </w:pPr>
            <w:r w:rsidRPr="00FB69FC">
              <w:rPr>
                <w:color w:val="000000" w:themeColor="text1"/>
                <w:sz w:val="16"/>
                <w:szCs w:val="16"/>
              </w:rPr>
              <w:t>13.86</w:t>
            </w:r>
          </w:p>
        </w:tc>
        <w:tc>
          <w:tcPr>
            <w:tcW w:w="563" w:type="dxa"/>
            <w:gridSpan w:val="2"/>
            <w:shd w:val="clear" w:color="auto" w:fill="EEECE1" w:themeFill="background2"/>
            <w:vAlign w:val="center"/>
          </w:tcPr>
          <w:p w14:paraId="6F21869A" w14:textId="75E621C0" w:rsidR="002B733C" w:rsidRPr="00FB69FC" w:rsidRDefault="002B733C" w:rsidP="002B733C">
            <w:pPr>
              <w:jc w:val="center"/>
              <w:rPr>
                <w:b/>
                <w:bCs/>
                <w:color w:val="000000" w:themeColor="text1"/>
                <w:sz w:val="16"/>
                <w:szCs w:val="16"/>
              </w:rPr>
            </w:pPr>
            <w:r w:rsidRPr="00FB69FC">
              <w:rPr>
                <w:color w:val="000000" w:themeColor="text1"/>
                <w:sz w:val="16"/>
                <w:szCs w:val="16"/>
              </w:rPr>
              <w:t>0.13</w:t>
            </w:r>
          </w:p>
        </w:tc>
        <w:tc>
          <w:tcPr>
            <w:tcW w:w="794" w:type="dxa"/>
            <w:shd w:val="clear" w:color="auto" w:fill="EEECE1" w:themeFill="background2"/>
            <w:vAlign w:val="center"/>
          </w:tcPr>
          <w:p w14:paraId="7435B9E7" w14:textId="52CF496E" w:rsidR="002B733C" w:rsidRPr="00FB69FC" w:rsidRDefault="002B733C" w:rsidP="002B733C">
            <w:pPr>
              <w:jc w:val="center"/>
              <w:rPr>
                <w:b/>
                <w:bCs/>
                <w:color w:val="000000" w:themeColor="text1"/>
                <w:sz w:val="16"/>
                <w:szCs w:val="16"/>
              </w:rPr>
            </w:pPr>
            <w:r w:rsidRPr="00FB69FC">
              <w:rPr>
                <w:b/>
                <w:bCs/>
                <w:color w:val="000000" w:themeColor="text1"/>
                <w:sz w:val="16"/>
                <w:szCs w:val="16"/>
              </w:rPr>
              <w:t>0.46</w:t>
            </w:r>
          </w:p>
        </w:tc>
        <w:tc>
          <w:tcPr>
            <w:tcW w:w="661" w:type="dxa"/>
            <w:shd w:val="clear" w:color="auto" w:fill="EEECE1" w:themeFill="background2"/>
            <w:vAlign w:val="center"/>
          </w:tcPr>
          <w:p w14:paraId="4C29CBC7" w14:textId="5348FB07" w:rsidR="002B733C" w:rsidRPr="00FB69FC" w:rsidRDefault="002B733C" w:rsidP="002B733C">
            <w:pPr>
              <w:jc w:val="center"/>
              <w:rPr>
                <w:b/>
                <w:bCs/>
                <w:color w:val="000000" w:themeColor="text1"/>
                <w:sz w:val="16"/>
                <w:szCs w:val="16"/>
              </w:rPr>
            </w:pPr>
            <w:r w:rsidRPr="00FB69FC">
              <w:rPr>
                <w:color w:val="000000" w:themeColor="text1"/>
                <w:sz w:val="16"/>
                <w:szCs w:val="16"/>
              </w:rPr>
              <w:t>0.47</w:t>
            </w:r>
          </w:p>
        </w:tc>
        <w:tc>
          <w:tcPr>
            <w:tcW w:w="585" w:type="dxa"/>
            <w:gridSpan w:val="2"/>
            <w:shd w:val="clear" w:color="auto" w:fill="EEECE1" w:themeFill="background2"/>
            <w:vAlign w:val="center"/>
          </w:tcPr>
          <w:p w14:paraId="7A7B6AAE" w14:textId="364FD2D8" w:rsidR="002B733C" w:rsidRPr="00FB69FC" w:rsidRDefault="002B733C" w:rsidP="002B733C">
            <w:pPr>
              <w:jc w:val="center"/>
              <w:rPr>
                <w:b/>
                <w:bCs/>
                <w:color w:val="000000" w:themeColor="text1"/>
                <w:sz w:val="16"/>
                <w:szCs w:val="16"/>
              </w:rPr>
            </w:pPr>
            <w:r w:rsidRPr="00FB69FC">
              <w:rPr>
                <w:color w:val="000000" w:themeColor="text1"/>
                <w:sz w:val="16"/>
                <w:szCs w:val="16"/>
              </w:rPr>
              <w:t>84.50</w:t>
            </w:r>
          </w:p>
        </w:tc>
        <w:tc>
          <w:tcPr>
            <w:tcW w:w="788" w:type="dxa"/>
            <w:gridSpan w:val="2"/>
            <w:shd w:val="clear" w:color="auto" w:fill="EEECE1" w:themeFill="background2"/>
            <w:vAlign w:val="center"/>
          </w:tcPr>
          <w:p w14:paraId="6BB889CC" w14:textId="5F25AE15" w:rsidR="002B733C" w:rsidRPr="00FB69FC" w:rsidRDefault="002B733C" w:rsidP="002B733C">
            <w:pPr>
              <w:jc w:val="center"/>
              <w:rPr>
                <w:b/>
                <w:bCs/>
                <w:color w:val="000000" w:themeColor="text1"/>
                <w:sz w:val="16"/>
                <w:szCs w:val="16"/>
              </w:rPr>
            </w:pPr>
            <w:r w:rsidRPr="00FB69FC">
              <w:rPr>
                <w:color w:val="000000" w:themeColor="text1"/>
                <w:sz w:val="16"/>
                <w:szCs w:val="16"/>
              </w:rPr>
              <w:t>87.20</w:t>
            </w:r>
          </w:p>
        </w:tc>
        <w:tc>
          <w:tcPr>
            <w:tcW w:w="681" w:type="dxa"/>
            <w:gridSpan w:val="2"/>
            <w:shd w:val="clear" w:color="auto" w:fill="EEECE1" w:themeFill="background2"/>
            <w:vAlign w:val="center"/>
          </w:tcPr>
          <w:p w14:paraId="218B493A" w14:textId="6593B052" w:rsidR="002B733C" w:rsidRPr="00FB69FC" w:rsidRDefault="002B733C" w:rsidP="002B733C">
            <w:pPr>
              <w:jc w:val="center"/>
              <w:rPr>
                <w:b/>
                <w:bCs/>
                <w:color w:val="000000" w:themeColor="text1"/>
                <w:sz w:val="16"/>
                <w:szCs w:val="16"/>
              </w:rPr>
            </w:pPr>
            <w:r w:rsidRPr="00FB69FC">
              <w:rPr>
                <w:color w:val="000000" w:themeColor="text1"/>
                <w:sz w:val="16"/>
                <w:szCs w:val="16"/>
              </w:rPr>
              <w:t>98.20</w:t>
            </w:r>
          </w:p>
        </w:tc>
        <w:tc>
          <w:tcPr>
            <w:tcW w:w="658" w:type="dxa"/>
            <w:gridSpan w:val="3"/>
            <w:shd w:val="clear" w:color="auto" w:fill="EEECE1" w:themeFill="background2"/>
            <w:vAlign w:val="center"/>
          </w:tcPr>
          <w:p w14:paraId="7785021F" w14:textId="0DE43D2B" w:rsidR="002B733C" w:rsidRPr="00FB69FC" w:rsidRDefault="002B733C" w:rsidP="002B733C">
            <w:pPr>
              <w:jc w:val="center"/>
              <w:rPr>
                <w:b/>
                <w:bCs/>
                <w:color w:val="000000" w:themeColor="text1"/>
                <w:sz w:val="16"/>
                <w:szCs w:val="16"/>
              </w:rPr>
            </w:pPr>
            <w:r w:rsidRPr="00FB69FC">
              <w:rPr>
                <w:b/>
                <w:bCs/>
                <w:color w:val="000000" w:themeColor="text1"/>
                <w:sz w:val="16"/>
                <w:szCs w:val="16"/>
              </w:rPr>
              <w:t>0.028</w:t>
            </w:r>
          </w:p>
        </w:tc>
        <w:tc>
          <w:tcPr>
            <w:tcW w:w="785" w:type="dxa"/>
            <w:gridSpan w:val="2"/>
            <w:shd w:val="clear" w:color="auto" w:fill="EEECE1" w:themeFill="background2"/>
            <w:vAlign w:val="center"/>
          </w:tcPr>
          <w:p w14:paraId="44AF471D" w14:textId="3F9B852C" w:rsidR="002B733C" w:rsidRPr="00FB69FC" w:rsidRDefault="002B733C" w:rsidP="002B733C">
            <w:pPr>
              <w:jc w:val="center"/>
              <w:rPr>
                <w:b/>
                <w:bCs/>
                <w:color w:val="000000" w:themeColor="text1"/>
                <w:sz w:val="16"/>
                <w:szCs w:val="16"/>
              </w:rPr>
            </w:pPr>
            <w:r w:rsidRPr="00FB69FC">
              <w:rPr>
                <w:color w:val="000000" w:themeColor="text1"/>
                <w:sz w:val="16"/>
                <w:szCs w:val="16"/>
              </w:rPr>
              <w:t>0.0178</w:t>
            </w:r>
          </w:p>
        </w:tc>
        <w:tc>
          <w:tcPr>
            <w:tcW w:w="675" w:type="dxa"/>
            <w:gridSpan w:val="4"/>
            <w:shd w:val="clear" w:color="auto" w:fill="EEECE1" w:themeFill="background2"/>
            <w:vAlign w:val="center"/>
          </w:tcPr>
          <w:p w14:paraId="1347F416" w14:textId="40071FEC" w:rsidR="002B733C" w:rsidRPr="00FB69FC" w:rsidRDefault="002B733C" w:rsidP="002B733C">
            <w:pPr>
              <w:jc w:val="center"/>
              <w:rPr>
                <w:b/>
                <w:bCs/>
                <w:color w:val="000000" w:themeColor="text1"/>
                <w:sz w:val="16"/>
                <w:szCs w:val="16"/>
              </w:rPr>
            </w:pPr>
            <w:r w:rsidRPr="00FB69FC">
              <w:rPr>
                <w:color w:val="000000" w:themeColor="text1"/>
                <w:sz w:val="16"/>
                <w:szCs w:val="16"/>
              </w:rPr>
              <w:t>0.018</w:t>
            </w:r>
          </w:p>
        </w:tc>
      </w:tr>
      <w:tr w:rsidR="00FB69FC" w:rsidRPr="00FB69FC" w14:paraId="72966C81" w14:textId="77777777" w:rsidTr="00FF36A8">
        <w:trPr>
          <w:gridAfter w:val="1"/>
          <w:wAfter w:w="16" w:type="dxa"/>
          <w:trHeight w:val="340"/>
        </w:trPr>
        <w:tc>
          <w:tcPr>
            <w:tcW w:w="554" w:type="dxa"/>
            <w:vAlign w:val="center"/>
          </w:tcPr>
          <w:p w14:paraId="1FEF12CF" w14:textId="77777777" w:rsidR="002B733C" w:rsidRPr="00FB69FC" w:rsidRDefault="002B733C" w:rsidP="002B733C">
            <w:pPr>
              <w:jc w:val="center"/>
              <w:rPr>
                <w:color w:val="000000" w:themeColor="text1"/>
                <w:sz w:val="16"/>
                <w:szCs w:val="16"/>
              </w:rPr>
            </w:pPr>
            <w:r w:rsidRPr="00FB69FC">
              <w:rPr>
                <w:color w:val="000000" w:themeColor="text1"/>
                <w:sz w:val="16"/>
                <w:szCs w:val="16"/>
              </w:rPr>
              <w:t>500</w:t>
            </w:r>
          </w:p>
        </w:tc>
        <w:tc>
          <w:tcPr>
            <w:tcW w:w="553" w:type="dxa"/>
            <w:vAlign w:val="center"/>
          </w:tcPr>
          <w:p w14:paraId="31B15555" w14:textId="62B1E083" w:rsidR="002B733C" w:rsidRPr="00FB69FC" w:rsidRDefault="002B733C" w:rsidP="002B733C">
            <w:pPr>
              <w:jc w:val="center"/>
              <w:rPr>
                <w:b/>
                <w:bCs/>
                <w:color w:val="000000" w:themeColor="text1"/>
                <w:sz w:val="16"/>
                <w:szCs w:val="16"/>
              </w:rPr>
            </w:pPr>
            <w:r w:rsidRPr="00FB69FC">
              <w:rPr>
                <w:color w:val="000000" w:themeColor="text1"/>
                <w:sz w:val="16"/>
                <w:szCs w:val="16"/>
              </w:rPr>
              <w:t>6.58</w:t>
            </w:r>
          </w:p>
        </w:tc>
        <w:tc>
          <w:tcPr>
            <w:tcW w:w="794" w:type="dxa"/>
            <w:vAlign w:val="center"/>
          </w:tcPr>
          <w:p w14:paraId="7B237850" w14:textId="46727288" w:rsidR="002B733C" w:rsidRPr="00FB69FC" w:rsidRDefault="002B733C" w:rsidP="002B733C">
            <w:pPr>
              <w:jc w:val="center"/>
              <w:rPr>
                <w:b/>
                <w:bCs/>
                <w:color w:val="000000" w:themeColor="text1"/>
                <w:sz w:val="16"/>
                <w:szCs w:val="16"/>
              </w:rPr>
            </w:pPr>
            <w:r w:rsidRPr="00FB69FC">
              <w:rPr>
                <w:color w:val="000000" w:themeColor="text1"/>
                <w:sz w:val="16"/>
                <w:szCs w:val="16"/>
              </w:rPr>
              <w:t>9.77</w:t>
            </w:r>
          </w:p>
        </w:tc>
        <w:tc>
          <w:tcPr>
            <w:tcW w:w="674" w:type="dxa"/>
            <w:vAlign w:val="center"/>
          </w:tcPr>
          <w:p w14:paraId="1ACB9E7C" w14:textId="6050B027" w:rsidR="002B733C" w:rsidRPr="00FB69FC" w:rsidRDefault="002B733C" w:rsidP="002B733C">
            <w:pPr>
              <w:jc w:val="center"/>
              <w:rPr>
                <w:b/>
                <w:bCs/>
                <w:color w:val="000000" w:themeColor="text1"/>
                <w:sz w:val="16"/>
                <w:szCs w:val="16"/>
              </w:rPr>
            </w:pPr>
            <w:r w:rsidRPr="00FB69FC">
              <w:rPr>
                <w:color w:val="000000" w:themeColor="text1"/>
                <w:sz w:val="16"/>
                <w:szCs w:val="16"/>
              </w:rPr>
              <w:t>10.04</w:t>
            </w:r>
          </w:p>
        </w:tc>
        <w:tc>
          <w:tcPr>
            <w:tcW w:w="563" w:type="dxa"/>
            <w:gridSpan w:val="2"/>
            <w:vAlign w:val="center"/>
          </w:tcPr>
          <w:p w14:paraId="108BB39F" w14:textId="32E820B9" w:rsidR="002B733C" w:rsidRPr="00FB69FC" w:rsidRDefault="002B733C" w:rsidP="002B733C">
            <w:pPr>
              <w:jc w:val="center"/>
              <w:rPr>
                <w:b/>
                <w:bCs/>
                <w:color w:val="000000" w:themeColor="text1"/>
                <w:sz w:val="16"/>
                <w:szCs w:val="16"/>
              </w:rPr>
            </w:pPr>
            <w:r w:rsidRPr="00FB69FC">
              <w:rPr>
                <w:color w:val="000000" w:themeColor="text1"/>
                <w:sz w:val="16"/>
                <w:szCs w:val="16"/>
              </w:rPr>
              <w:t>0.15</w:t>
            </w:r>
          </w:p>
        </w:tc>
        <w:tc>
          <w:tcPr>
            <w:tcW w:w="794" w:type="dxa"/>
            <w:vAlign w:val="center"/>
          </w:tcPr>
          <w:p w14:paraId="5A76938E" w14:textId="212B825C" w:rsidR="002B733C" w:rsidRPr="00FB69FC" w:rsidRDefault="002B733C" w:rsidP="002B733C">
            <w:pPr>
              <w:jc w:val="center"/>
              <w:rPr>
                <w:b/>
                <w:bCs/>
                <w:color w:val="000000" w:themeColor="text1"/>
                <w:sz w:val="16"/>
                <w:szCs w:val="16"/>
              </w:rPr>
            </w:pPr>
            <w:r w:rsidRPr="00FB69FC">
              <w:rPr>
                <w:color w:val="000000" w:themeColor="text1"/>
                <w:sz w:val="16"/>
                <w:szCs w:val="16"/>
              </w:rPr>
              <w:t>0.47</w:t>
            </w:r>
          </w:p>
        </w:tc>
        <w:tc>
          <w:tcPr>
            <w:tcW w:w="661" w:type="dxa"/>
            <w:vAlign w:val="center"/>
          </w:tcPr>
          <w:p w14:paraId="1207A2A7" w14:textId="5A667427" w:rsidR="002B733C" w:rsidRPr="00FB69FC" w:rsidRDefault="002B733C" w:rsidP="002B733C">
            <w:pPr>
              <w:jc w:val="center"/>
              <w:rPr>
                <w:b/>
                <w:bCs/>
                <w:color w:val="000000" w:themeColor="text1"/>
                <w:sz w:val="16"/>
                <w:szCs w:val="16"/>
              </w:rPr>
            </w:pPr>
            <w:r w:rsidRPr="00FB69FC">
              <w:rPr>
                <w:color w:val="000000" w:themeColor="text1"/>
                <w:sz w:val="16"/>
                <w:szCs w:val="16"/>
              </w:rPr>
              <w:t>0.44</w:t>
            </w:r>
          </w:p>
        </w:tc>
        <w:tc>
          <w:tcPr>
            <w:tcW w:w="585" w:type="dxa"/>
            <w:gridSpan w:val="2"/>
            <w:vAlign w:val="center"/>
          </w:tcPr>
          <w:p w14:paraId="49F7A201" w14:textId="2F587892" w:rsidR="002B733C" w:rsidRPr="00FB69FC" w:rsidRDefault="002B733C" w:rsidP="002B733C">
            <w:pPr>
              <w:jc w:val="center"/>
              <w:rPr>
                <w:b/>
                <w:bCs/>
                <w:color w:val="000000" w:themeColor="text1"/>
                <w:sz w:val="16"/>
                <w:szCs w:val="16"/>
              </w:rPr>
            </w:pPr>
            <w:r w:rsidRPr="00FB69FC">
              <w:rPr>
                <w:color w:val="000000" w:themeColor="text1"/>
                <w:sz w:val="16"/>
                <w:szCs w:val="16"/>
              </w:rPr>
              <w:t>49.70</w:t>
            </w:r>
          </w:p>
        </w:tc>
        <w:tc>
          <w:tcPr>
            <w:tcW w:w="788" w:type="dxa"/>
            <w:gridSpan w:val="2"/>
            <w:vAlign w:val="center"/>
          </w:tcPr>
          <w:p w14:paraId="3C0EE930" w14:textId="7D090C31" w:rsidR="002B733C" w:rsidRPr="00FB69FC" w:rsidRDefault="002B733C" w:rsidP="002B733C">
            <w:pPr>
              <w:jc w:val="center"/>
              <w:rPr>
                <w:b/>
                <w:bCs/>
                <w:color w:val="000000" w:themeColor="text1"/>
                <w:sz w:val="16"/>
                <w:szCs w:val="16"/>
              </w:rPr>
            </w:pPr>
            <w:r w:rsidRPr="00FB69FC">
              <w:rPr>
                <w:color w:val="000000" w:themeColor="text1"/>
                <w:sz w:val="16"/>
                <w:szCs w:val="16"/>
              </w:rPr>
              <w:t>60.30</w:t>
            </w:r>
          </w:p>
        </w:tc>
        <w:tc>
          <w:tcPr>
            <w:tcW w:w="681" w:type="dxa"/>
            <w:gridSpan w:val="2"/>
            <w:vAlign w:val="center"/>
          </w:tcPr>
          <w:p w14:paraId="2314B4B3" w14:textId="6DE02023" w:rsidR="002B733C" w:rsidRPr="00FB69FC" w:rsidRDefault="002B733C" w:rsidP="002B733C">
            <w:pPr>
              <w:jc w:val="center"/>
              <w:rPr>
                <w:b/>
                <w:bCs/>
                <w:color w:val="000000" w:themeColor="text1"/>
                <w:sz w:val="16"/>
                <w:szCs w:val="16"/>
              </w:rPr>
            </w:pPr>
            <w:r w:rsidRPr="00FB69FC">
              <w:rPr>
                <w:color w:val="000000" w:themeColor="text1"/>
                <w:sz w:val="16"/>
                <w:szCs w:val="16"/>
              </w:rPr>
              <w:t>59.30</w:t>
            </w:r>
          </w:p>
        </w:tc>
        <w:tc>
          <w:tcPr>
            <w:tcW w:w="658" w:type="dxa"/>
            <w:gridSpan w:val="3"/>
            <w:vAlign w:val="center"/>
          </w:tcPr>
          <w:p w14:paraId="6C64FDD5" w14:textId="1B6C0902" w:rsidR="002B733C" w:rsidRPr="00FB69FC" w:rsidRDefault="002B733C" w:rsidP="002B733C">
            <w:pPr>
              <w:jc w:val="center"/>
              <w:rPr>
                <w:b/>
                <w:bCs/>
                <w:color w:val="000000" w:themeColor="text1"/>
                <w:sz w:val="16"/>
                <w:szCs w:val="16"/>
              </w:rPr>
            </w:pPr>
            <w:r w:rsidRPr="00FB69FC">
              <w:rPr>
                <w:color w:val="000000" w:themeColor="text1"/>
                <w:sz w:val="16"/>
                <w:szCs w:val="16"/>
              </w:rPr>
              <w:t>0.031</w:t>
            </w:r>
          </w:p>
        </w:tc>
        <w:tc>
          <w:tcPr>
            <w:tcW w:w="785" w:type="dxa"/>
            <w:gridSpan w:val="2"/>
            <w:vAlign w:val="center"/>
          </w:tcPr>
          <w:p w14:paraId="796AC72A" w14:textId="3A1109DE" w:rsidR="002B733C" w:rsidRPr="00FB69FC" w:rsidRDefault="002B733C" w:rsidP="002B733C">
            <w:pPr>
              <w:jc w:val="center"/>
              <w:rPr>
                <w:b/>
                <w:bCs/>
                <w:color w:val="000000" w:themeColor="text1"/>
                <w:sz w:val="16"/>
                <w:szCs w:val="16"/>
              </w:rPr>
            </w:pPr>
            <w:r w:rsidRPr="00FB69FC">
              <w:rPr>
                <w:color w:val="000000" w:themeColor="text1"/>
                <w:sz w:val="16"/>
                <w:szCs w:val="16"/>
              </w:rPr>
              <w:t>0.032</w:t>
            </w:r>
          </w:p>
        </w:tc>
        <w:tc>
          <w:tcPr>
            <w:tcW w:w="675" w:type="dxa"/>
            <w:gridSpan w:val="4"/>
            <w:vAlign w:val="center"/>
          </w:tcPr>
          <w:p w14:paraId="1067A0F4" w14:textId="3688AC67" w:rsidR="002B733C" w:rsidRPr="00FB69FC" w:rsidRDefault="002B733C" w:rsidP="002B733C">
            <w:pPr>
              <w:jc w:val="center"/>
              <w:rPr>
                <w:b/>
                <w:bCs/>
                <w:color w:val="000000" w:themeColor="text1"/>
                <w:sz w:val="16"/>
                <w:szCs w:val="16"/>
              </w:rPr>
            </w:pPr>
            <w:r w:rsidRPr="00FB69FC">
              <w:rPr>
                <w:color w:val="000000" w:themeColor="text1"/>
                <w:sz w:val="16"/>
                <w:szCs w:val="16"/>
              </w:rPr>
              <w:t>0.018</w:t>
            </w:r>
          </w:p>
        </w:tc>
      </w:tr>
      <w:tr w:rsidR="00FB69FC" w:rsidRPr="00FB69FC" w14:paraId="04DCC1DB" w14:textId="77777777" w:rsidTr="00FF36A8">
        <w:trPr>
          <w:gridAfter w:val="1"/>
          <w:wAfter w:w="16" w:type="dxa"/>
          <w:trHeight w:val="340"/>
        </w:trPr>
        <w:tc>
          <w:tcPr>
            <w:tcW w:w="554" w:type="dxa"/>
            <w:shd w:val="clear" w:color="auto" w:fill="EEECE1" w:themeFill="background2"/>
            <w:vAlign w:val="center"/>
          </w:tcPr>
          <w:p w14:paraId="0FCD9617" w14:textId="77777777" w:rsidR="002B733C" w:rsidRPr="00FB69FC" w:rsidRDefault="002B733C" w:rsidP="002B733C">
            <w:pPr>
              <w:jc w:val="center"/>
              <w:rPr>
                <w:color w:val="000000" w:themeColor="text1"/>
                <w:sz w:val="16"/>
                <w:szCs w:val="16"/>
              </w:rPr>
            </w:pPr>
            <w:r w:rsidRPr="00FB69FC">
              <w:rPr>
                <w:color w:val="000000" w:themeColor="text1"/>
                <w:sz w:val="16"/>
                <w:szCs w:val="16"/>
              </w:rPr>
              <w:t>1000</w:t>
            </w:r>
          </w:p>
        </w:tc>
        <w:tc>
          <w:tcPr>
            <w:tcW w:w="553" w:type="dxa"/>
            <w:shd w:val="clear" w:color="auto" w:fill="EEECE1" w:themeFill="background2"/>
            <w:vAlign w:val="center"/>
          </w:tcPr>
          <w:p w14:paraId="5D03A255" w14:textId="69903DBE" w:rsidR="002B733C" w:rsidRPr="00FB69FC" w:rsidRDefault="002B733C" w:rsidP="002B733C">
            <w:pPr>
              <w:jc w:val="center"/>
              <w:rPr>
                <w:b/>
                <w:bCs/>
                <w:color w:val="000000" w:themeColor="text1"/>
                <w:sz w:val="16"/>
                <w:szCs w:val="16"/>
              </w:rPr>
            </w:pPr>
            <w:r w:rsidRPr="00FB69FC">
              <w:rPr>
                <w:color w:val="000000" w:themeColor="text1"/>
                <w:sz w:val="16"/>
                <w:szCs w:val="16"/>
              </w:rPr>
              <w:t>6.16</w:t>
            </w:r>
          </w:p>
        </w:tc>
        <w:tc>
          <w:tcPr>
            <w:tcW w:w="794" w:type="dxa"/>
            <w:shd w:val="clear" w:color="auto" w:fill="EEECE1" w:themeFill="background2"/>
            <w:vAlign w:val="center"/>
          </w:tcPr>
          <w:p w14:paraId="6F7776A2" w14:textId="5018BBCB" w:rsidR="002B733C" w:rsidRPr="00FB69FC" w:rsidRDefault="002B733C" w:rsidP="002B733C">
            <w:pPr>
              <w:jc w:val="center"/>
              <w:rPr>
                <w:b/>
                <w:bCs/>
                <w:color w:val="000000" w:themeColor="text1"/>
                <w:sz w:val="16"/>
                <w:szCs w:val="16"/>
              </w:rPr>
            </w:pPr>
            <w:r w:rsidRPr="00FB69FC">
              <w:rPr>
                <w:color w:val="000000" w:themeColor="text1"/>
                <w:sz w:val="16"/>
                <w:szCs w:val="16"/>
              </w:rPr>
              <w:t>8.98</w:t>
            </w:r>
          </w:p>
        </w:tc>
        <w:tc>
          <w:tcPr>
            <w:tcW w:w="674" w:type="dxa"/>
            <w:shd w:val="clear" w:color="auto" w:fill="EEECE1" w:themeFill="background2"/>
            <w:vAlign w:val="center"/>
          </w:tcPr>
          <w:p w14:paraId="550F2A4C" w14:textId="0E4D3944" w:rsidR="002B733C" w:rsidRPr="00FB69FC" w:rsidRDefault="002B733C" w:rsidP="002B733C">
            <w:pPr>
              <w:jc w:val="center"/>
              <w:rPr>
                <w:b/>
                <w:bCs/>
                <w:color w:val="000000" w:themeColor="text1"/>
                <w:sz w:val="16"/>
                <w:szCs w:val="16"/>
              </w:rPr>
            </w:pPr>
            <w:r w:rsidRPr="00FB69FC">
              <w:rPr>
                <w:color w:val="000000" w:themeColor="text1"/>
                <w:sz w:val="16"/>
                <w:szCs w:val="16"/>
              </w:rPr>
              <w:t>8.70</w:t>
            </w:r>
          </w:p>
        </w:tc>
        <w:tc>
          <w:tcPr>
            <w:tcW w:w="563" w:type="dxa"/>
            <w:gridSpan w:val="2"/>
            <w:shd w:val="clear" w:color="auto" w:fill="EEECE1" w:themeFill="background2"/>
            <w:vAlign w:val="center"/>
          </w:tcPr>
          <w:p w14:paraId="41D692C8" w14:textId="42DC1EA2" w:rsidR="002B733C" w:rsidRPr="00FB69FC" w:rsidRDefault="002B733C" w:rsidP="002B733C">
            <w:pPr>
              <w:jc w:val="center"/>
              <w:rPr>
                <w:b/>
                <w:bCs/>
                <w:color w:val="000000" w:themeColor="text1"/>
                <w:sz w:val="16"/>
                <w:szCs w:val="16"/>
              </w:rPr>
            </w:pPr>
            <w:r w:rsidRPr="00FB69FC">
              <w:rPr>
                <w:color w:val="000000" w:themeColor="text1"/>
                <w:sz w:val="16"/>
                <w:szCs w:val="16"/>
              </w:rPr>
              <w:t>0.13</w:t>
            </w:r>
          </w:p>
        </w:tc>
        <w:tc>
          <w:tcPr>
            <w:tcW w:w="794" w:type="dxa"/>
            <w:shd w:val="clear" w:color="auto" w:fill="EEECE1" w:themeFill="background2"/>
            <w:vAlign w:val="center"/>
          </w:tcPr>
          <w:p w14:paraId="5FC9CF15" w14:textId="7EAA5AB0" w:rsidR="002B733C" w:rsidRPr="00FB69FC" w:rsidRDefault="002B733C" w:rsidP="002B733C">
            <w:pPr>
              <w:jc w:val="center"/>
              <w:rPr>
                <w:b/>
                <w:bCs/>
                <w:color w:val="000000" w:themeColor="text1"/>
                <w:sz w:val="16"/>
                <w:szCs w:val="16"/>
              </w:rPr>
            </w:pPr>
            <w:r w:rsidRPr="00FB69FC">
              <w:rPr>
                <w:b/>
                <w:bCs/>
                <w:color w:val="000000" w:themeColor="text1"/>
                <w:sz w:val="16"/>
                <w:szCs w:val="16"/>
              </w:rPr>
              <w:t>0.46</w:t>
            </w:r>
          </w:p>
        </w:tc>
        <w:tc>
          <w:tcPr>
            <w:tcW w:w="661" w:type="dxa"/>
            <w:shd w:val="clear" w:color="auto" w:fill="EEECE1" w:themeFill="background2"/>
            <w:vAlign w:val="center"/>
          </w:tcPr>
          <w:p w14:paraId="5C1A3CF5" w14:textId="329AC60E" w:rsidR="002B733C" w:rsidRPr="00FB69FC" w:rsidRDefault="002B733C" w:rsidP="002B733C">
            <w:pPr>
              <w:jc w:val="center"/>
              <w:rPr>
                <w:b/>
                <w:bCs/>
                <w:color w:val="000000" w:themeColor="text1"/>
                <w:sz w:val="16"/>
                <w:szCs w:val="16"/>
              </w:rPr>
            </w:pPr>
            <w:r w:rsidRPr="00FB69FC">
              <w:rPr>
                <w:color w:val="000000" w:themeColor="text1"/>
                <w:sz w:val="16"/>
                <w:szCs w:val="16"/>
              </w:rPr>
              <w:t>0.43</w:t>
            </w:r>
          </w:p>
        </w:tc>
        <w:tc>
          <w:tcPr>
            <w:tcW w:w="585" w:type="dxa"/>
            <w:gridSpan w:val="2"/>
            <w:shd w:val="clear" w:color="auto" w:fill="EEECE1" w:themeFill="background2"/>
            <w:vAlign w:val="center"/>
          </w:tcPr>
          <w:p w14:paraId="75A16528" w14:textId="7016332E" w:rsidR="002B733C" w:rsidRPr="00FB69FC" w:rsidRDefault="002B733C" w:rsidP="002B733C">
            <w:pPr>
              <w:jc w:val="center"/>
              <w:rPr>
                <w:b/>
                <w:bCs/>
                <w:color w:val="000000" w:themeColor="text1"/>
                <w:sz w:val="16"/>
                <w:szCs w:val="16"/>
              </w:rPr>
            </w:pPr>
            <w:r w:rsidRPr="00FB69FC">
              <w:rPr>
                <w:color w:val="000000" w:themeColor="text1"/>
                <w:sz w:val="16"/>
                <w:szCs w:val="16"/>
              </w:rPr>
              <w:t>47.90</w:t>
            </w:r>
          </w:p>
        </w:tc>
        <w:tc>
          <w:tcPr>
            <w:tcW w:w="788" w:type="dxa"/>
            <w:gridSpan w:val="2"/>
            <w:shd w:val="clear" w:color="auto" w:fill="EEECE1" w:themeFill="background2"/>
            <w:vAlign w:val="center"/>
          </w:tcPr>
          <w:p w14:paraId="4BB2ADC9" w14:textId="5FB9FC18" w:rsidR="002B733C" w:rsidRPr="00FB69FC" w:rsidRDefault="002B733C" w:rsidP="002B733C">
            <w:pPr>
              <w:jc w:val="center"/>
              <w:rPr>
                <w:b/>
                <w:bCs/>
                <w:color w:val="000000" w:themeColor="text1"/>
                <w:sz w:val="16"/>
                <w:szCs w:val="16"/>
              </w:rPr>
            </w:pPr>
            <w:r w:rsidRPr="00FB69FC">
              <w:rPr>
                <w:color w:val="000000" w:themeColor="text1"/>
                <w:sz w:val="16"/>
                <w:szCs w:val="16"/>
              </w:rPr>
              <w:t>54.50</w:t>
            </w:r>
          </w:p>
        </w:tc>
        <w:tc>
          <w:tcPr>
            <w:tcW w:w="681" w:type="dxa"/>
            <w:gridSpan w:val="2"/>
            <w:shd w:val="clear" w:color="auto" w:fill="EEECE1" w:themeFill="background2"/>
            <w:vAlign w:val="center"/>
          </w:tcPr>
          <w:p w14:paraId="20C1D469" w14:textId="4A3DE390" w:rsidR="002B733C" w:rsidRPr="00FB69FC" w:rsidRDefault="002B733C" w:rsidP="002B733C">
            <w:pPr>
              <w:jc w:val="center"/>
              <w:rPr>
                <w:b/>
                <w:bCs/>
                <w:color w:val="000000" w:themeColor="text1"/>
                <w:sz w:val="16"/>
                <w:szCs w:val="16"/>
              </w:rPr>
            </w:pPr>
            <w:r w:rsidRPr="00FB69FC">
              <w:rPr>
                <w:color w:val="000000" w:themeColor="text1"/>
                <w:sz w:val="16"/>
                <w:szCs w:val="16"/>
              </w:rPr>
              <w:t>54.40</w:t>
            </w:r>
          </w:p>
        </w:tc>
        <w:tc>
          <w:tcPr>
            <w:tcW w:w="658" w:type="dxa"/>
            <w:gridSpan w:val="3"/>
            <w:shd w:val="clear" w:color="auto" w:fill="EEECE1" w:themeFill="background2"/>
            <w:vAlign w:val="center"/>
          </w:tcPr>
          <w:p w14:paraId="46FE7232" w14:textId="33582513" w:rsidR="002B733C" w:rsidRPr="00FB69FC" w:rsidRDefault="002B733C" w:rsidP="002B733C">
            <w:pPr>
              <w:jc w:val="center"/>
              <w:rPr>
                <w:b/>
                <w:bCs/>
                <w:color w:val="000000" w:themeColor="text1"/>
                <w:sz w:val="16"/>
                <w:szCs w:val="16"/>
              </w:rPr>
            </w:pPr>
            <w:r w:rsidRPr="00FB69FC">
              <w:rPr>
                <w:color w:val="000000" w:themeColor="text1"/>
                <w:sz w:val="16"/>
                <w:szCs w:val="16"/>
              </w:rPr>
              <w:t>0.033</w:t>
            </w:r>
          </w:p>
        </w:tc>
        <w:tc>
          <w:tcPr>
            <w:tcW w:w="785" w:type="dxa"/>
            <w:gridSpan w:val="2"/>
            <w:shd w:val="clear" w:color="auto" w:fill="EEECE1" w:themeFill="background2"/>
            <w:vAlign w:val="center"/>
          </w:tcPr>
          <w:p w14:paraId="2A6FCEE4" w14:textId="32A73EF8" w:rsidR="002B733C" w:rsidRPr="00FB69FC" w:rsidRDefault="002B733C" w:rsidP="002B733C">
            <w:pPr>
              <w:jc w:val="center"/>
              <w:rPr>
                <w:b/>
                <w:bCs/>
                <w:color w:val="000000" w:themeColor="text1"/>
                <w:sz w:val="16"/>
                <w:szCs w:val="16"/>
              </w:rPr>
            </w:pPr>
            <w:r w:rsidRPr="00FB69FC">
              <w:rPr>
                <w:color w:val="000000" w:themeColor="text1"/>
                <w:sz w:val="16"/>
                <w:szCs w:val="16"/>
              </w:rPr>
              <w:t>0.032</w:t>
            </w:r>
          </w:p>
        </w:tc>
        <w:tc>
          <w:tcPr>
            <w:tcW w:w="675" w:type="dxa"/>
            <w:gridSpan w:val="4"/>
            <w:shd w:val="clear" w:color="auto" w:fill="EEECE1" w:themeFill="background2"/>
            <w:vAlign w:val="center"/>
          </w:tcPr>
          <w:p w14:paraId="1E60DBCB" w14:textId="751F81AC" w:rsidR="002B733C" w:rsidRPr="00FB69FC" w:rsidRDefault="002B733C" w:rsidP="002B733C">
            <w:pPr>
              <w:jc w:val="center"/>
              <w:rPr>
                <w:b/>
                <w:bCs/>
                <w:color w:val="000000" w:themeColor="text1"/>
                <w:sz w:val="16"/>
                <w:szCs w:val="16"/>
              </w:rPr>
            </w:pPr>
            <w:r w:rsidRPr="00FB69FC">
              <w:rPr>
                <w:color w:val="000000" w:themeColor="text1"/>
                <w:sz w:val="16"/>
                <w:szCs w:val="16"/>
              </w:rPr>
              <w:t>0.026</w:t>
            </w:r>
          </w:p>
        </w:tc>
      </w:tr>
      <w:tr w:rsidR="00FB69FC" w:rsidRPr="00FB69FC" w14:paraId="75FA4725" w14:textId="77777777" w:rsidTr="00FF36A8">
        <w:trPr>
          <w:gridAfter w:val="1"/>
          <w:wAfter w:w="16" w:type="dxa"/>
          <w:trHeight w:val="340"/>
        </w:trPr>
        <w:tc>
          <w:tcPr>
            <w:tcW w:w="554" w:type="dxa"/>
            <w:tcBorders>
              <w:bottom w:val="single" w:sz="4" w:space="0" w:color="auto"/>
            </w:tcBorders>
            <w:vAlign w:val="center"/>
          </w:tcPr>
          <w:p w14:paraId="2405B07F" w14:textId="77777777" w:rsidR="002B733C" w:rsidRPr="00FB69FC" w:rsidRDefault="002B733C" w:rsidP="002B733C">
            <w:pPr>
              <w:jc w:val="center"/>
              <w:rPr>
                <w:color w:val="000000" w:themeColor="text1"/>
                <w:sz w:val="16"/>
                <w:szCs w:val="16"/>
              </w:rPr>
            </w:pPr>
            <w:r w:rsidRPr="00FB69FC">
              <w:rPr>
                <w:color w:val="000000" w:themeColor="text1"/>
                <w:sz w:val="16"/>
                <w:szCs w:val="16"/>
              </w:rPr>
              <w:t>2000</w:t>
            </w:r>
          </w:p>
        </w:tc>
        <w:tc>
          <w:tcPr>
            <w:tcW w:w="553" w:type="dxa"/>
            <w:tcBorders>
              <w:bottom w:val="single" w:sz="4" w:space="0" w:color="auto"/>
            </w:tcBorders>
            <w:vAlign w:val="center"/>
          </w:tcPr>
          <w:p w14:paraId="0950CBFC" w14:textId="55E390AF" w:rsidR="002B733C" w:rsidRPr="00FB69FC" w:rsidRDefault="002B733C" w:rsidP="002B733C">
            <w:pPr>
              <w:jc w:val="center"/>
              <w:rPr>
                <w:b/>
                <w:bCs/>
                <w:color w:val="000000" w:themeColor="text1"/>
                <w:sz w:val="16"/>
                <w:szCs w:val="16"/>
              </w:rPr>
            </w:pPr>
            <w:r w:rsidRPr="00FB69FC">
              <w:rPr>
                <w:b/>
                <w:bCs/>
                <w:color w:val="000000" w:themeColor="text1"/>
                <w:sz w:val="16"/>
                <w:szCs w:val="16"/>
              </w:rPr>
              <w:t>2.55</w:t>
            </w:r>
          </w:p>
        </w:tc>
        <w:tc>
          <w:tcPr>
            <w:tcW w:w="794" w:type="dxa"/>
            <w:tcBorders>
              <w:bottom w:val="single" w:sz="4" w:space="0" w:color="auto"/>
            </w:tcBorders>
            <w:vAlign w:val="center"/>
          </w:tcPr>
          <w:p w14:paraId="7BAE3FD6" w14:textId="7EB4AAB7" w:rsidR="002B733C" w:rsidRPr="00FB69FC" w:rsidRDefault="002B733C" w:rsidP="002B733C">
            <w:pPr>
              <w:jc w:val="center"/>
              <w:rPr>
                <w:b/>
                <w:bCs/>
                <w:color w:val="000000" w:themeColor="text1"/>
                <w:sz w:val="16"/>
                <w:szCs w:val="16"/>
              </w:rPr>
            </w:pPr>
            <w:r w:rsidRPr="00FB69FC">
              <w:rPr>
                <w:b/>
                <w:bCs/>
                <w:color w:val="000000" w:themeColor="text1"/>
                <w:sz w:val="16"/>
                <w:szCs w:val="16"/>
              </w:rPr>
              <w:t>7.13</w:t>
            </w:r>
          </w:p>
        </w:tc>
        <w:tc>
          <w:tcPr>
            <w:tcW w:w="674" w:type="dxa"/>
            <w:tcBorders>
              <w:bottom w:val="single" w:sz="4" w:space="0" w:color="auto"/>
            </w:tcBorders>
            <w:vAlign w:val="center"/>
          </w:tcPr>
          <w:p w14:paraId="66D3E4E8" w14:textId="51A5E3E6" w:rsidR="002B733C" w:rsidRPr="00FB69FC" w:rsidRDefault="002B733C" w:rsidP="002B733C">
            <w:pPr>
              <w:jc w:val="center"/>
              <w:rPr>
                <w:b/>
                <w:bCs/>
                <w:color w:val="000000" w:themeColor="text1"/>
                <w:sz w:val="16"/>
                <w:szCs w:val="16"/>
              </w:rPr>
            </w:pPr>
            <w:r w:rsidRPr="00FB69FC">
              <w:rPr>
                <w:b/>
                <w:bCs/>
                <w:color w:val="000000" w:themeColor="text1"/>
                <w:sz w:val="16"/>
                <w:szCs w:val="16"/>
              </w:rPr>
              <w:t>4.48</w:t>
            </w:r>
          </w:p>
        </w:tc>
        <w:tc>
          <w:tcPr>
            <w:tcW w:w="563" w:type="dxa"/>
            <w:gridSpan w:val="2"/>
            <w:tcBorders>
              <w:bottom w:val="single" w:sz="4" w:space="0" w:color="auto"/>
            </w:tcBorders>
            <w:vAlign w:val="center"/>
          </w:tcPr>
          <w:p w14:paraId="6A019556" w14:textId="7A012504" w:rsidR="002B733C" w:rsidRPr="00FB69FC" w:rsidRDefault="002B733C" w:rsidP="002B733C">
            <w:pPr>
              <w:jc w:val="center"/>
              <w:rPr>
                <w:b/>
                <w:bCs/>
                <w:color w:val="000000" w:themeColor="text1"/>
                <w:sz w:val="16"/>
                <w:szCs w:val="16"/>
              </w:rPr>
            </w:pPr>
            <w:r w:rsidRPr="00FB69FC">
              <w:rPr>
                <w:b/>
                <w:bCs/>
                <w:color w:val="000000" w:themeColor="text1"/>
                <w:sz w:val="16"/>
                <w:szCs w:val="16"/>
              </w:rPr>
              <w:t>0.08</w:t>
            </w:r>
          </w:p>
        </w:tc>
        <w:tc>
          <w:tcPr>
            <w:tcW w:w="794" w:type="dxa"/>
            <w:tcBorders>
              <w:bottom w:val="single" w:sz="4" w:space="0" w:color="auto"/>
            </w:tcBorders>
            <w:vAlign w:val="center"/>
          </w:tcPr>
          <w:p w14:paraId="59CAE426" w14:textId="08EB08F8" w:rsidR="002B733C" w:rsidRPr="00FB69FC" w:rsidRDefault="002B733C" w:rsidP="002B733C">
            <w:pPr>
              <w:jc w:val="center"/>
              <w:rPr>
                <w:b/>
                <w:bCs/>
                <w:color w:val="000000" w:themeColor="text1"/>
                <w:sz w:val="16"/>
                <w:szCs w:val="16"/>
              </w:rPr>
            </w:pPr>
            <w:r w:rsidRPr="00FB69FC">
              <w:rPr>
                <w:b/>
                <w:bCs/>
                <w:color w:val="000000" w:themeColor="text1"/>
                <w:sz w:val="16"/>
                <w:szCs w:val="16"/>
              </w:rPr>
              <w:t>0.46</w:t>
            </w:r>
          </w:p>
        </w:tc>
        <w:tc>
          <w:tcPr>
            <w:tcW w:w="661" w:type="dxa"/>
            <w:tcBorders>
              <w:bottom w:val="single" w:sz="4" w:space="0" w:color="auto"/>
            </w:tcBorders>
            <w:vAlign w:val="center"/>
          </w:tcPr>
          <w:p w14:paraId="579F72D3" w14:textId="4940F1AA" w:rsidR="002B733C" w:rsidRPr="00FB69FC" w:rsidRDefault="002B733C" w:rsidP="002B733C">
            <w:pPr>
              <w:jc w:val="center"/>
              <w:rPr>
                <w:b/>
                <w:bCs/>
                <w:color w:val="000000" w:themeColor="text1"/>
                <w:sz w:val="16"/>
                <w:szCs w:val="16"/>
              </w:rPr>
            </w:pPr>
            <w:r w:rsidRPr="00FB69FC">
              <w:rPr>
                <w:b/>
                <w:bCs/>
                <w:color w:val="000000" w:themeColor="text1"/>
                <w:sz w:val="16"/>
                <w:szCs w:val="16"/>
              </w:rPr>
              <w:t>0.26</w:t>
            </w:r>
          </w:p>
        </w:tc>
        <w:tc>
          <w:tcPr>
            <w:tcW w:w="585" w:type="dxa"/>
            <w:gridSpan w:val="2"/>
            <w:tcBorders>
              <w:bottom w:val="single" w:sz="4" w:space="0" w:color="auto"/>
            </w:tcBorders>
            <w:vAlign w:val="center"/>
          </w:tcPr>
          <w:p w14:paraId="1B04ED82" w14:textId="1EB66A1E" w:rsidR="002B733C" w:rsidRPr="00FB69FC" w:rsidRDefault="002B733C" w:rsidP="002B733C">
            <w:pPr>
              <w:jc w:val="center"/>
              <w:rPr>
                <w:b/>
                <w:bCs/>
                <w:color w:val="000000" w:themeColor="text1"/>
                <w:sz w:val="16"/>
                <w:szCs w:val="16"/>
              </w:rPr>
            </w:pPr>
            <w:r w:rsidRPr="00FB69FC">
              <w:rPr>
                <w:b/>
                <w:bCs/>
                <w:color w:val="000000" w:themeColor="text1"/>
                <w:sz w:val="16"/>
                <w:szCs w:val="16"/>
              </w:rPr>
              <w:t>33.60</w:t>
            </w:r>
          </w:p>
        </w:tc>
        <w:tc>
          <w:tcPr>
            <w:tcW w:w="788" w:type="dxa"/>
            <w:gridSpan w:val="2"/>
            <w:tcBorders>
              <w:bottom w:val="single" w:sz="4" w:space="0" w:color="auto"/>
            </w:tcBorders>
            <w:vAlign w:val="center"/>
          </w:tcPr>
          <w:p w14:paraId="27185A70" w14:textId="5711C4DB" w:rsidR="002B733C" w:rsidRPr="00FB69FC" w:rsidRDefault="002B733C" w:rsidP="002B733C">
            <w:pPr>
              <w:jc w:val="center"/>
              <w:rPr>
                <w:b/>
                <w:bCs/>
                <w:color w:val="000000" w:themeColor="text1"/>
                <w:sz w:val="16"/>
                <w:szCs w:val="16"/>
              </w:rPr>
            </w:pPr>
            <w:r w:rsidRPr="00FB69FC">
              <w:rPr>
                <w:b/>
                <w:bCs/>
                <w:color w:val="000000" w:themeColor="text1"/>
                <w:sz w:val="16"/>
                <w:szCs w:val="16"/>
              </w:rPr>
              <w:t>43.90</w:t>
            </w:r>
          </w:p>
        </w:tc>
        <w:tc>
          <w:tcPr>
            <w:tcW w:w="681" w:type="dxa"/>
            <w:gridSpan w:val="2"/>
            <w:tcBorders>
              <w:bottom w:val="single" w:sz="4" w:space="0" w:color="auto"/>
            </w:tcBorders>
            <w:vAlign w:val="center"/>
          </w:tcPr>
          <w:p w14:paraId="6C5235BB" w14:textId="434FE71A" w:rsidR="002B733C" w:rsidRPr="00FB69FC" w:rsidRDefault="002B733C" w:rsidP="002B733C">
            <w:pPr>
              <w:jc w:val="center"/>
              <w:rPr>
                <w:b/>
                <w:bCs/>
                <w:color w:val="000000" w:themeColor="text1"/>
                <w:sz w:val="16"/>
                <w:szCs w:val="16"/>
              </w:rPr>
            </w:pPr>
            <w:r w:rsidRPr="00FB69FC">
              <w:rPr>
                <w:b/>
                <w:bCs/>
                <w:color w:val="000000" w:themeColor="text1"/>
                <w:sz w:val="16"/>
                <w:szCs w:val="16"/>
              </w:rPr>
              <w:t>40.30</w:t>
            </w:r>
          </w:p>
        </w:tc>
        <w:tc>
          <w:tcPr>
            <w:tcW w:w="658" w:type="dxa"/>
            <w:gridSpan w:val="3"/>
            <w:tcBorders>
              <w:bottom w:val="single" w:sz="4" w:space="0" w:color="auto"/>
            </w:tcBorders>
            <w:vAlign w:val="center"/>
          </w:tcPr>
          <w:p w14:paraId="28E425DF" w14:textId="55816EAE" w:rsidR="002B733C" w:rsidRPr="00FB69FC" w:rsidRDefault="002B733C" w:rsidP="002B733C">
            <w:pPr>
              <w:jc w:val="center"/>
              <w:rPr>
                <w:b/>
                <w:bCs/>
                <w:color w:val="000000" w:themeColor="text1"/>
                <w:sz w:val="16"/>
                <w:szCs w:val="16"/>
              </w:rPr>
            </w:pPr>
            <w:r w:rsidRPr="00FB69FC">
              <w:rPr>
                <w:color w:val="000000" w:themeColor="text1"/>
                <w:sz w:val="16"/>
                <w:szCs w:val="16"/>
              </w:rPr>
              <w:t>0.110</w:t>
            </w:r>
          </w:p>
        </w:tc>
        <w:tc>
          <w:tcPr>
            <w:tcW w:w="785" w:type="dxa"/>
            <w:gridSpan w:val="2"/>
            <w:tcBorders>
              <w:bottom w:val="single" w:sz="4" w:space="0" w:color="auto"/>
            </w:tcBorders>
            <w:vAlign w:val="center"/>
          </w:tcPr>
          <w:p w14:paraId="538D94E2" w14:textId="6DF84ED3" w:rsidR="002B733C" w:rsidRPr="00FB69FC" w:rsidRDefault="002B733C" w:rsidP="002B733C">
            <w:pPr>
              <w:jc w:val="center"/>
              <w:rPr>
                <w:b/>
                <w:bCs/>
                <w:color w:val="000000" w:themeColor="text1"/>
                <w:sz w:val="16"/>
                <w:szCs w:val="16"/>
              </w:rPr>
            </w:pPr>
            <w:r w:rsidRPr="00FB69FC">
              <w:rPr>
                <w:color w:val="000000" w:themeColor="text1"/>
                <w:sz w:val="16"/>
                <w:szCs w:val="16"/>
              </w:rPr>
              <w:t>0.038</w:t>
            </w:r>
          </w:p>
        </w:tc>
        <w:tc>
          <w:tcPr>
            <w:tcW w:w="675" w:type="dxa"/>
            <w:gridSpan w:val="4"/>
            <w:tcBorders>
              <w:bottom w:val="single" w:sz="4" w:space="0" w:color="auto"/>
            </w:tcBorders>
            <w:vAlign w:val="center"/>
          </w:tcPr>
          <w:p w14:paraId="799576C4" w14:textId="707CFFB0" w:rsidR="002B733C" w:rsidRPr="00FB69FC" w:rsidRDefault="002B733C" w:rsidP="002B733C">
            <w:pPr>
              <w:jc w:val="center"/>
              <w:rPr>
                <w:b/>
                <w:bCs/>
                <w:color w:val="000000" w:themeColor="text1"/>
                <w:sz w:val="16"/>
                <w:szCs w:val="16"/>
              </w:rPr>
            </w:pPr>
            <w:r w:rsidRPr="00FB69FC">
              <w:rPr>
                <w:color w:val="000000" w:themeColor="text1"/>
                <w:sz w:val="16"/>
                <w:szCs w:val="16"/>
              </w:rPr>
              <w:t>0.039</w:t>
            </w:r>
          </w:p>
        </w:tc>
      </w:tr>
    </w:tbl>
    <w:p w14:paraId="1D883FB8" w14:textId="77777777" w:rsidR="00CF2AEF" w:rsidRPr="00FB69FC" w:rsidRDefault="00CF2AEF" w:rsidP="00CF2AEF">
      <w:pPr>
        <w:jc w:val="both"/>
        <w:rPr>
          <w:rFonts w:ascii="Times New Roman" w:hAnsi="Times New Roman" w:cs="Times New Roman"/>
          <w:color w:val="000000" w:themeColor="text1"/>
          <w:sz w:val="16"/>
          <w:szCs w:val="16"/>
        </w:rPr>
      </w:pPr>
      <w:r w:rsidRPr="00FB69FC">
        <w:rPr>
          <w:rFonts w:ascii="Times New Roman" w:hAnsi="Times New Roman" w:cs="Times New Roman"/>
          <w:color w:val="000000" w:themeColor="text1"/>
          <w:sz w:val="16"/>
          <w:szCs w:val="16"/>
        </w:rPr>
        <w:t>best (smallest) values are bolded for each case</w:t>
      </w:r>
    </w:p>
    <w:p w14:paraId="43915D31" w14:textId="77777777" w:rsidR="00CF2AEF" w:rsidRPr="00FB69FC" w:rsidRDefault="00CF2AEF" w:rsidP="00FB1A4D">
      <w:pPr>
        <w:jc w:val="both"/>
        <w:rPr>
          <w:rFonts w:ascii="Times New Roman" w:hAnsi="Times New Roman" w:cs="Times New Roman"/>
          <w:color w:val="000000" w:themeColor="text1"/>
          <w:sz w:val="20"/>
          <w:szCs w:val="20"/>
        </w:rPr>
      </w:pPr>
    </w:p>
    <w:p w14:paraId="32F3B298" w14:textId="6773175A" w:rsidR="00CF2AEF" w:rsidRPr="00FB69FC" w:rsidRDefault="002A77AA" w:rsidP="00FB1A4D">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The conclusions </w:t>
      </w:r>
      <w:r w:rsidR="002B77B4" w:rsidRPr="00FB69FC">
        <w:rPr>
          <w:rFonts w:ascii="Times New Roman" w:hAnsi="Times New Roman" w:cs="Times New Roman"/>
          <w:color w:val="000000" w:themeColor="text1"/>
          <w:sz w:val="20"/>
          <w:szCs w:val="20"/>
        </w:rPr>
        <w:t xml:space="preserve">which can be drawn on the basis </w:t>
      </w:r>
      <w:proofErr w:type="gramStart"/>
      <w:r w:rsidR="002B77B4" w:rsidRPr="00FB69FC">
        <w:rPr>
          <w:rFonts w:ascii="Times New Roman" w:hAnsi="Times New Roman" w:cs="Times New Roman"/>
          <w:color w:val="000000" w:themeColor="text1"/>
          <w:sz w:val="20"/>
          <w:szCs w:val="20"/>
        </w:rPr>
        <w:t xml:space="preserve">of </w:t>
      </w:r>
      <w:r w:rsidRPr="00FB69FC">
        <w:rPr>
          <w:rFonts w:ascii="Times New Roman" w:hAnsi="Times New Roman" w:cs="Times New Roman"/>
          <w:color w:val="000000" w:themeColor="text1"/>
          <w:sz w:val="20"/>
          <w:szCs w:val="20"/>
        </w:rPr>
        <w:t xml:space="preserve"> the</w:t>
      </w:r>
      <w:proofErr w:type="gramEnd"/>
      <w:r w:rsidRPr="00FB69FC">
        <w:rPr>
          <w:rFonts w:ascii="Times New Roman" w:hAnsi="Times New Roman" w:cs="Times New Roman"/>
          <w:color w:val="000000" w:themeColor="text1"/>
          <w:sz w:val="20"/>
          <w:szCs w:val="20"/>
        </w:rPr>
        <w:t xml:space="preserve"> results presented in Figs. 8-10 are confirmed after analyzing the values of the quality </w:t>
      </w:r>
      <w:r w:rsidR="002B77B4" w:rsidRPr="00FB69FC">
        <w:rPr>
          <w:rFonts w:ascii="Times New Roman" w:hAnsi="Times New Roman" w:cs="Times New Roman"/>
          <w:color w:val="000000" w:themeColor="text1"/>
          <w:sz w:val="20"/>
          <w:szCs w:val="20"/>
        </w:rPr>
        <w:t>indicators</w:t>
      </w:r>
      <w:r w:rsidRPr="00FB69FC">
        <w:rPr>
          <w:rFonts w:ascii="Times New Roman" w:hAnsi="Times New Roman" w:cs="Times New Roman"/>
          <w:color w:val="000000" w:themeColor="text1"/>
          <w:sz w:val="20"/>
          <w:szCs w:val="20"/>
        </w:rPr>
        <w:t xml:space="preserve"> shown in Table II and separately computed again for tracking after</w:t>
      </w:r>
      <w:r w:rsidR="002B77B4" w:rsidRPr="00FB69FC">
        <w:rPr>
          <w:rFonts w:ascii="Times New Roman" w:hAnsi="Times New Roman" w:cs="Times New Roman"/>
          <w:color w:val="000000" w:themeColor="text1"/>
          <w:sz w:val="20"/>
          <w:szCs w:val="20"/>
        </w:rPr>
        <w:t xml:space="preserve"> the</w:t>
      </w:r>
      <w:r w:rsidRPr="00FB69FC">
        <w:rPr>
          <w:rFonts w:ascii="Times New Roman" w:hAnsi="Times New Roman" w:cs="Times New Roman"/>
          <w:color w:val="000000" w:themeColor="text1"/>
          <w:sz w:val="20"/>
          <w:szCs w:val="20"/>
        </w:rPr>
        <w:t xml:space="preserve"> set point change and two consecutive disturbance rejections with higher amplitude </w:t>
      </w:r>
      <w:r w:rsidRPr="00FB69FC">
        <w:rPr>
          <w:rFonts w:ascii="Times New Roman" w:hAnsi="Times New Roman" w:cs="Times New Roman"/>
          <w:i/>
          <w:iCs/>
          <w:color w:val="000000" w:themeColor="text1"/>
          <w:sz w:val="20"/>
          <w:szCs w:val="20"/>
        </w:rPr>
        <w:t>d</w:t>
      </w:r>
      <w:r w:rsidRPr="00FB69FC">
        <w:rPr>
          <w:rFonts w:ascii="Times New Roman" w:hAnsi="Times New Roman" w:cs="Times New Roman"/>
          <w:color w:val="000000" w:themeColor="text1"/>
          <w:sz w:val="20"/>
          <w:szCs w:val="20"/>
        </w:rPr>
        <w:t xml:space="preserve"> = ± 0.7, for each considered process. The best (smallest) values are bolded. For these validation experiments and for each process, </w:t>
      </w:r>
      <w:r w:rsidR="002B77B4" w:rsidRPr="00FB69FC">
        <w:rPr>
          <w:rFonts w:ascii="Times New Roman" w:hAnsi="Times New Roman" w:cs="Times New Roman"/>
          <w:color w:val="000000" w:themeColor="text1"/>
          <w:sz w:val="20"/>
          <w:szCs w:val="20"/>
        </w:rPr>
        <w:t xml:space="preserve">the </w:t>
      </w:r>
      <w:r w:rsidRPr="00FB69FC">
        <w:rPr>
          <w:rFonts w:ascii="Times New Roman" w:hAnsi="Times New Roman" w:cs="Times New Roman"/>
          <w:color w:val="000000" w:themeColor="text1"/>
          <w:sz w:val="20"/>
          <w:szCs w:val="20"/>
        </w:rPr>
        <w:t xml:space="preserve">initialization is still accurate which can be seen by practically the same values of each considered quality measures. Practically, IAE values decrease monotonically with the learning period for each process. Maximum overshoots also decrease along the learning period with a very small exceptions of tracking for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1</w:t>
      </w:r>
      <w:r w:rsidRPr="00FB69FC">
        <w:rPr>
          <w:rFonts w:ascii="Times New Roman" w:hAnsi="Times New Roman" w:cs="Times New Roman"/>
          <w:color w:val="000000" w:themeColor="text1"/>
          <w:sz w:val="20"/>
          <w:szCs w:val="20"/>
        </w:rPr>
        <w:t xml:space="preserve"> and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2</w:t>
      </w:r>
      <w:r w:rsidRPr="00FB69FC">
        <w:rPr>
          <w:rFonts w:ascii="Times New Roman" w:hAnsi="Times New Roman" w:cs="Times New Roman"/>
          <w:color w:val="000000" w:themeColor="text1"/>
          <w:sz w:val="20"/>
          <w:szCs w:val="20"/>
        </w:rPr>
        <w:t xml:space="preserve"> processes but even then, the differences in this measure are not significant from </w:t>
      </w:r>
      <w:r w:rsidR="002B77B4" w:rsidRPr="00FB69FC">
        <w:rPr>
          <w:rFonts w:ascii="Times New Roman" w:hAnsi="Times New Roman" w:cs="Times New Roman"/>
          <w:color w:val="000000" w:themeColor="text1"/>
          <w:sz w:val="20"/>
          <w:szCs w:val="20"/>
        </w:rPr>
        <w:t xml:space="preserve">a </w:t>
      </w:r>
      <w:r w:rsidRPr="00FB69FC">
        <w:rPr>
          <w:rFonts w:ascii="Times New Roman" w:hAnsi="Times New Roman" w:cs="Times New Roman"/>
          <w:color w:val="000000" w:themeColor="text1"/>
          <w:sz w:val="20"/>
          <w:szCs w:val="20"/>
        </w:rPr>
        <w:t>practical viewpoi</w:t>
      </w:r>
      <w:r w:rsidR="005D60FF" w:rsidRPr="00FB69FC">
        <w:rPr>
          <w:rFonts w:ascii="Times New Roman" w:hAnsi="Times New Roman" w:cs="Times New Roman"/>
          <w:color w:val="000000" w:themeColor="text1"/>
          <w:sz w:val="20"/>
          <w:szCs w:val="20"/>
        </w:rPr>
        <w:t>n</w:t>
      </w:r>
      <w:r w:rsidRPr="00FB69FC">
        <w:rPr>
          <w:rFonts w:ascii="Times New Roman" w:hAnsi="Times New Roman" w:cs="Times New Roman"/>
          <w:color w:val="000000" w:themeColor="text1"/>
          <w:sz w:val="20"/>
          <w:szCs w:val="20"/>
        </w:rPr>
        <w:t xml:space="preserve">t. </w:t>
      </w:r>
      <w:r w:rsidR="005D60FF" w:rsidRPr="00FB69FC">
        <w:rPr>
          <w:rFonts w:ascii="Times New Roman" w:hAnsi="Times New Roman" w:cs="Times New Roman"/>
          <w:color w:val="000000" w:themeColor="text1"/>
          <w:sz w:val="20"/>
          <w:szCs w:val="20"/>
        </w:rPr>
        <w:t xml:space="preserve">Settling time for each case decreases monotonically and </w:t>
      </w:r>
      <w:r w:rsidR="005D60FF" w:rsidRPr="00FB69FC">
        <w:rPr>
          <w:rFonts w:ascii="Times New Roman" w:hAnsi="Times New Roman" w:cs="Times New Roman"/>
          <w:color w:val="000000" w:themeColor="text1"/>
          <w:sz w:val="20"/>
          <w:szCs w:val="20"/>
        </w:rPr>
        <w:lastRenderedPageBreak/>
        <w:t>significantly and the price of more and more aggressive control actions are also visible for each process along the learning period.</w:t>
      </w:r>
    </w:p>
    <w:p w14:paraId="44E45156" w14:textId="7387CC10" w:rsidR="00386940" w:rsidRPr="00FB69FC" w:rsidRDefault="001A18A1" w:rsidP="00FB1A4D">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Finally, simulation results show that the proposed Q2d ensures gradual improvement in the control performance for three closed loop systems with second order processes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1</w:t>
      </w:r>
      <w:r w:rsidRPr="00FB69FC">
        <w:rPr>
          <w:rFonts w:ascii="Times New Roman" w:hAnsi="Times New Roman" w:cs="Times New Roman"/>
          <w:color w:val="000000" w:themeColor="text1"/>
          <w:sz w:val="20"/>
          <w:szCs w:val="20"/>
        </w:rPr>
        <w:t xml:space="preserve">,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2</w:t>
      </w:r>
      <w:r w:rsidRPr="00FB69FC">
        <w:rPr>
          <w:rFonts w:ascii="Times New Roman" w:hAnsi="Times New Roman" w:cs="Times New Roman"/>
          <w:color w:val="000000" w:themeColor="text1"/>
          <w:sz w:val="20"/>
          <w:szCs w:val="20"/>
        </w:rPr>
        <w:t xml:space="preserve"> and </w:t>
      </w:r>
      <w:r w:rsidRPr="00FB69FC">
        <w:rPr>
          <w:rFonts w:ascii="Times New Roman" w:hAnsi="Times New Roman" w:cs="Times New Roman"/>
          <w:i/>
          <w:iCs/>
          <w:color w:val="000000" w:themeColor="text1"/>
          <w:sz w:val="20"/>
          <w:szCs w:val="20"/>
        </w:rPr>
        <w:t>K</w:t>
      </w:r>
      <w:r w:rsidRPr="00FB69FC">
        <w:rPr>
          <w:rFonts w:ascii="Times New Roman" w:hAnsi="Times New Roman" w:cs="Times New Roman"/>
          <w:i/>
          <w:iCs/>
          <w:color w:val="000000" w:themeColor="text1"/>
          <w:sz w:val="20"/>
          <w:szCs w:val="20"/>
          <w:vertAlign w:val="subscript"/>
        </w:rPr>
        <w:t>3</w:t>
      </w:r>
      <w:r w:rsidRPr="00FB69FC">
        <w:rPr>
          <w:rFonts w:ascii="Times New Roman" w:hAnsi="Times New Roman" w:cs="Times New Roman"/>
          <w:color w:val="000000" w:themeColor="text1"/>
          <w:sz w:val="20"/>
          <w:szCs w:val="20"/>
        </w:rPr>
        <w:t xml:space="preserve"> even if each of them exhibits different dynamic properties. The results show that the closed loop system with the process </w:t>
      </w:r>
      <w:r w:rsidRPr="00FB69FC">
        <w:rPr>
          <w:rFonts w:ascii="Times New Roman" w:hAnsi="Times New Roman" w:cs="Times New Roman"/>
          <w:i/>
          <w:iCs/>
          <w:color w:val="000000" w:themeColor="text1"/>
          <w:sz w:val="20"/>
          <w:szCs w:val="20"/>
        </w:rPr>
        <w:t>K</w:t>
      </w:r>
      <w:r w:rsidRPr="00FB69FC">
        <w:rPr>
          <w:rFonts w:ascii="Times New Roman" w:hAnsi="Times New Roman"/>
          <w:color w:val="000000" w:themeColor="text1"/>
          <w:sz w:val="20"/>
          <w:vertAlign w:val="subscript"/>
        </w:rPr>
        <w:t>2</w:t>
      </w:r>
      <w:r w:rsidRPr="00FB69FC">
        <w:rPr>
          <w:rFonts w:ascii="Times New Roman" w:hAnsi="Times New Roman" w:cs="Times New Roman"/>
          <w:color w:val="000000" w:themeColor="text1"/>
          <w:sz w:val="20"/>
          <w:szCs w:val="20"/>
        </w:rPr>
        <w:t xml:space="preserve"> is the most challenging which results from the fact that its dynamic properties are close to the first order system with a dead time. However, even then the improvement is clear and the results are acceptable from the practical viewpoint.</w:t>
      </w:r>
    </w:p>
    <w:p w14:paraId="38777173" w14:textId="77777777" w:rsidR="00F37C4F" w:rsidRDefault="00F37C4F" w:rsidP="009C2AE1">
      <w:pPr>
        <w:jc w:val="both"/>
        <w:rPr>
          <w:rFonts w:ascii="Times New Roman" w:hAnsi="Times New Roman" w:cs="Times New Roman"/>
          <w:sz w:val="20"/>
          <w:szCs w:val="20"/>
        </w:rPr>
      </w:pPr>
    </w:p>
    <w:p w14:paraId="38777174" w14:textId="77777777" w:rsidR="003E6C80" w:rsidRPr="003E6C80" w:rsidRDefault="003E6C80" w:rsidP="009C2AE1">
      <w:pPr>
        <w:jc w:val="both"/>
        <w:rPr>
          <w:rFonts w:ascii="Times New Roman" w:hAnsi="Times New Roman" w:cs="Times New Roman"/>
          <w:b/>
          <w:bCs/>
          <w:sz w:val="20"/>
          <w:szCs w:val="20"/>
        </w:rPr>
      </w:pPr>
      <w:r w:rsidRPr="003E6C80">
        <w:rPr>
          <w:rFonts w:ascii="Times New Roman" w:hAnsi="Times New Roman" w:cs="Times New Roman"/>
          <w:b/>
          <w:bCs/>
          <w:sz w:val="20"/>
          <w:szCs w:val="20"/>
        </w:rPr>
        <w:t>5. EXPERIMENTAL VALIDATION OF Q2D</w:t>
      </w:r>
    </w:p>
    <w:p w14:paraId="38777175" w14:textId="77777777" w:rsidR="00AF77C0" w:rsidRPr="003E6C80" w:rsidRDefault="00AF77C0" w:rsidP="00AF77C0">
      <w:pPr>
        <w:jc w:val="both"/>
        <w:rPr>
          <w:rFonts w:ascii="Times New Roman" w:hAnsi="Times New Roman" w:cs="Times New Roman"/>
          <w:color w:val="000000" w:themeColor="text1"/>
          <w:sz w:val="20"/>
          <w:szCs w:val="20"/>
        </w:rPr>
      </w:pPr>
      <w:r w:rsidRPr="003E6C80">
        <w:rPr>
          <w:rFonts w:ascii="Times New Roman" w:hAnsi="Times New Roman" w:cs="Times New Roman"/>
          <w:color w:val="000000" w:themeColor="text1"/>
          <w:sz w:val="20"/>
          <w:szCs w:val="20"/>
        </w:rPr>
        <w:t xml:space="preserve">In this section, the results of </w:t>
      </w:r>
      <w:r>
        <w:rPr>
          <w:rFonts w:ascii="Times New Roman" w:hAnsi="Times New Roman" w:cs="Times New Roman"/>
          <w:color w:val="000000" w:themeColor="text1"/>
          <w:sz w:val="20"/>
          <w:szCs w:val="20"/>
        </w:rPr>
        <w:t xml:space="preserve">the </w:t>
      </w:r>
      <w:r w:rsidRPr="003E6C80">
        <w:rPr>
          <w:rFonts w:ascii="Times New Roman" w:hAnsi="Times New Roman" w:cs="Times New Roman"/>
          <w:color w:val="000000" w:themeColor="text1"/>
          <w:sz w:val="20"/>
          <w:szCs w:val="20"/>
        </w:rPr>
        <w:t xml:space="preserve">experimental validation of the proposed Q2d </w:t>
      </w:r>
      <w:r>
        <w:rPr>
          <w:rFonts w:ascii="Times New Roman" w:hAnsi="Times New Roman" w:cs="Times New Roman"/>
          <w:color w:val="000000" w:themeColor="text1"/>
          <w:sz w:val="20"/>
          <w:szCs w:val="20"/>
        </w:rPr>
        <w:t xml:space="preserve">method </w:t>
      </w:r>
      <w:r w:rsidRPr="003E6C80">
        <w:rPr>
          <w:rFonts w:ascii="Times New Roman" w:hAnsi="Times New Roman" w:cs="Times New Roman"/>
          <w:color w:val="000000" w:themeColor="text1"/>
          <w:sz w:val="20"/>
          <w:szCs w:val="20"/>
        </w:rPr>
        <w:t xml:space="preserve">are presented, </w:t>
      </w:r>
      <w:r>
        <w:rPr>
          <w:rFonts w:ascii="Times New Roman" w:hAnsi="Times New Roman" w:cs="Times New Roman"/>
          <w:color w:val="000000" w:themeColor="text1"/>
          <w:sz w:val="20"/>
          <w:szCs w:val="20"/>
        </w:rPr>
        <w:t xml:space="preserve">which </w:t>
      </w:r>
      <w:r w:rsidRPr="003E6C80">
        <w:rPr>
          <w:rFonts w:ascii="Times New Roman" w:hAnsi="Times New Roman" w:cs="Times New Roman"/>
          <w:color w:val="000000" w:themeColor="text1"/>
          <w:sz w:val="20"/>
          <w:szCs w:val="20"/>
        </w:rPr>
        <w:t>show not</w:t>
      </w:r>
      <w:r>
        <w:rPr>
          <w:rFonts w:ascii="Times New Roman" w:hAnsi="Times New Roman" w:cs="Times New Roman"/>
          <w:color w:val="000000" w:themeColor="text1"/>
          <w:sz w:val="20"/>
          <w:szCs w:val="20"/>
        </w:rPr>
        <w:t xml:space="preserve"> only</w:t>
      </w:r>
      <w:r w:rsidRPr="003E6C80">
        <w:rPr>
          <w:rFonts w:ascii="Times New Roman" w:hAnsi="Times New Roman" w:cs="Times New Roman"/>
          <w:color w:val="000000" w:themeColor="text1"/>
          <w:sz w:val="20"/>
          <w:szCs w:val="20"/>
        </w:rPr>
        <w:t xml:space="preserve"> the final control performance after </w:t>
      </w:r>
      <w:r>
        <w:rPr>
          <w:rFonts w:ascii="Times New Roman" w:hAnsi="Times New Roman" w:cs="Times New Roman"/>
          <w:color w:val="000000" w:themeColor="text1"/>
          <w:sz w:val="20"/>
          <w:szCs w:val="20"/>
        </w:rPr>
        <w:t xml:space="preserve">the </w:t>
      </w:r>
      <w:r w:rsidRPr="003E6C80">
        <w:rPr>
          <w:rFonts w:ascii="Times New Roman" w:hAnsi="Times New Roman" w:cs="Times New Roman"/>
          <w:color w:val="000000" w:themeColor="text1"/>
          <w:sz w:val="20"/>
          <w:szCs w:val="20"/>
        </w:rPr>
        <w:t xml:space="preserve">learning but also its gradual changes at the different stages of </w:t>
      </w:r>
      <w:r>
        <w:rPr>
          <w:rFonts w:ascii="Times New Roman" w:hAnsi="Times New Roman" w:cs="Times New Roman"/>
          <w:color w:val="000000" w:themeColor="text1"/>
          <w:sz w:val="20"/>
          <w:szCs w:val="20"/>
        </w:rPr>
        <w:t xml:space="preserve">the </w:t>
      </w:r>
      <w:r w:rsidRPr="003E6C80">
        <w:rPr>
          <w:rFonts w:ascii="Times New Roman" w:hAnsi="Times New Roman" w:cs="Times New Roman"/>
          <w:color w:val="000000" w:themeColor="text1"/>
          <w:sz w:val="20"/>
          <w:szCs w:val="20"/>
        </w:rPr>
        <w:t>learning. Note that th</w:t>
      </w:r>
      <w:r>
        <w:rPr>
          <w:rFonts w:ascii="Times New Roman" w:hAnsi="Times New Roman" w:cs="Times New Roman"/>
          <w:color w:val="000000" w:themeColor="text1"/>
          <w:sz w:val="20"/>
          <w:szCs w:val="20"/>
        </w:rPr>
        <w:t>ese</w:t>
      </w:r>
      <w:r w:rsidRPr="003E6C80">
        <w:rPr>
          <w:rFonts w:ascii="Times New Roman" w:hAnsi="Times New Roman" w:cs="Times New Roman"/>
          <w:color w:val="000000" w:themeColor="text1"/>
          <w:sz w:val="20"/>
          <w:szCs w:val="20"/>
        </w:rPr>
        <w:t xml:space="preserve"> changes are very important from </w:t>
      </w:r>
      <w:r>
        <w:rPr>
          <w:rFonts w:ascii="Times New Roman" w:hAnsi="Times New Roman" w:cs="Times New Roman"/>
          <w:color w:val="000000" w:themeColor="text1"/>
          <w:sz w:val="20"/>
          <w:szCs w:val="20"/>
        </w:rPr>
        <w:t xml:space="preserve">a </w:t>
      </w:r>
      <w:r w:rsidRPr="003E6C80">
        <w:rPr>
          <w:rFonts w:ascii="Times New Roman" w:hAnsi="Times New Roman" w:cs="Times New Roman"/>
          <w:color w:val="000000" w:themeColor="text1"/>
          <w:sz w:val="20"/>
          <w:szCs w:val="20"/>
        </w:rPr>
        <w:t xml:space="preserve">practical viewpoint because </w:t>
      </w:r>
      <w:r>
        <w:rPr>
          <w:rFonts w:ascii="Times New Roman" w:hAnsi="Times New Roman" w:cs="Times New Roman"/>
          <w:color w:val="000000" w:themeColor="text1"/>
          <w:sz w:val="20"/>
          <w:szCs w:val="20"/>
        </w:rPr>
        <w:t xml:space="preserve">the </w:t>
      </w:r>
      <w:r w:rsidRPr="003E6C80">
        <w:rPr>
          <w:rFonts w:ascii="Times New Roman" w:hAnsi="Times New Roman" w:cs="Times New Roman"/>
          <w:color w:val="000000" w:themeColor="text1"/>
          <w:sz w:val="20"/>
          <w:szCs w:val="20"/>
        </w:rPr>
        <w:t>Q2d</w:t>
      </w:r>
      <w:r>
        <w:rPr>
          <w:rFonts w:ascii="Times New Roman" w:hAnsi="Times New Roman" w:cs="Times New Roman"/>
          <w:color w:val="000000" w:themeColor="text1"/>
          <w:sz w:val="20"/>
          <w:szCs w:val="20"/>
        </w:rPr>
        <w:t xml:space="preserve"> approach </w:t>
      </w:r>
      <w:r w:rsidRPr="003E6C80">
        <w:rPr>
          <w:rFonts w:ascii="Times New Roman" w:hAnsi="Times New Roman" w:cs="Times New Roman"/>
          <w:color w:val="000000" w:themeColor="text1"/>
          <w:sz w:val="20"/>
          <w:szCs w:val="20"/>
        </w:rPr>
        <w:t xml:space="preserve">should ensure not only the final improvement in the control performance but also </w:t>
      </w:r>
      <w:r>
        <w:rPr>
          <w:rFonts w:ascii="Times New Roman" w:hAnsi="Times New Roman" w:cs="Times New Roman"/>
          <w:color w:val="000000" w:themeColor="text1"/>
          <w:sz w:val="20"/>
          <w:szCs w:val="20"/>
        </w:rPr>
        <w:t xml:space="preserve">even a </w:t>
      </w:r>
      <w:r w:rsidRPr="003E6C80">
        <w:rPr>
          <w:rFonts w:ascii="Times New Roman" w:hAnsi="Times New Roman" w:cs="Times New Roman"/>
          <w:color w:val="000000" w:themeColor="text1"/>
          <w:sz w:val="20"/>
          <w:szCs w:val="20"/>
        </w:rPr>
        <w:t>lack of significant temporary degradation compar</w:t>
      </w:r>
      <w:r>
        <w:rPr>
          <w:rFonts w:ascii="Times New Roman" w:hAnsi="Times New Roman" w:cs="Times New Roman"/>
          <w:color w:val="000000" w:themeColor="text1"/>
          <w:sz w:val="20"/>
          <w:szCs w:val="20"/>
        </w:rPr>
        <w:t>ed</w:t>
      </w:r>
      <w:r w:rsidRPr="003E6C80">
        <w:rPr>
          <w:rFonts w:ascii="Times New Roman" w:hAnsi="Times New Roman" w:cs="Times New Roman"/>
          <w:color w:val="000000" w:themeColor="text1"/>
          <w:sz w:val="20"/>
          <w:szCs w:val="20"/>
        </w:rPr>
        <w:t xml:space="preserve"> to the initial control performance with the existing PI controller.</w:t>
      </w:r>
    </w:p>
    <w:p w14:paraId="38777176" w14:textId="6360FEC1" w:rsidR="00AF77C0" w:rsidRDefault="00AF77C0" w:rsidP="00AF77C0">
      <w:pPr>
        <w:jc w:val="both"/>
        <w:rPr>
          <w:rFonts w:ascii="Times New Roman" w:hAnsi="Times New Roman" w:cs="Times New Roman"/>
          <w:sz w:val="20"/>
          <w:szCs w:val="20"/>
        </w:rPr>
      </w:pPr>
      <w:r w:rsidRPr="003E6C80">
        <w:rPr>
          <w:rFonts w:ascii="Times New Roman" w:hAnsi="Times New Roman" w:cs="Times New Roman"/>
          <w:sz w:val="20"/>
          <w:szCs w:val="20"/>
        </w:rPr>
        <w:t xml:space="preserve">The experiments were made using the setup shown in Fig. </w:t>
      </w:r>
      <w:r w:rsidR="00353961">
        <w:rPr>
          <w:rFonts w:ascii="Times New Roman" w:hAnsi="Times New Roman" w:cs="Times New Roman"/>
          <w:sz w:val="20"/>
          <w:szCs w:val="20"/>
        </w:rPr>
        <w:t>11</w:t>
      </w:r>
      <w:r w:rsidRPr="003E6C80">
        <w:rPr>
          <w:rFonts w:ascii="Times New Roman" w:hAnsi="Times New Roman" w:cs="Times New Roman"/>
          <w:sz w:val="20"/>
          <w:szCs w:val="20"/>
        </w:rPr>
        <w:t>. This setup consists of three identical asynchronous motors M1 – M3 (SEW-</w:t>
      </w:r>
      <w:proofErr w:type="spellStart"/>
      <w:r w:rsidRPr="003E6C80">
        <w:rPr>
          <w:rFonts w:ascii="Times New Roman" w:hAnsi="Times New Roman" w:cs="Times New Roman"/>
          <w:sz w:val="20"/>
          <w:szCs w:val="20"/>
        </w:rPr>
        <w:t>Eurodrive</w:t>
      </w:r>
      <w:proofErr w:type="spellEnd"/>
      <w:r w:rsidRPr="003E6C80">
        <w:rPr>
          <w:rFonts w:ascii="Times New Roman" w:hAnsi="Times New Roman" w:cs="Times New Roman"/>
          <w:sz w:val="20"/>
          <w:szCs w:val="20"/>
        </w:rPr>
        <w:t xml:space="preserve"> DRS71S4/FI/TH/ES7C/LN 0.25kW), each controlled by the respective frequency inverters Inv1 – Inv3 (</w:t>
      </w:r>
      <w:proofErr w:type="spellStart"/>
      <w:r w:rsidRPr="003E6C80">
        <w:rPr>
          <w:rFonts w:ascii="Times New Roman" w:hAnsi="Times New Roman" w:cs="Times New Roman"/>
          <w:sz w:val="20"/>
          <w:szCs w:val="20"/>
        </w:rPr>
        <w:t>PowerFlex</w:t>
      </w:r>
      <w:proofErr w:type="spellEnd"/>
      <w:r w:rsidRPr="003E6C80">
        <w:rPr>
          <w:rFonts w:ascii="Times New Roman" w:hAnsi="Times New Roman" w:cs="Times New Roman"/>
          <w:sz w:val="20"/>
          <w:szCs w:val="20"/>
        </w:rPr>
        <w:t xml:space="preserve"> Compact Drive 525 AC). The first motor M1 represents the first</w:t>
      </w:r>
      <w:r>
        <w:rPr>
          <w:rFonts w:ascii="Times New Roman" w:hAnsi="Times New Roman" w:cs="Times New Roman"/>
          <w:sz w:val="20"/>
          <w:szCs w:val="20"/>
        </w:rPr>
        <w:t>-</w:t>
      </w:r>
      <w:r w:rsidRPr="003E6C80">
        <w:rPr>
          <w:rFonts w:ascii="Times New Roman" w:hAnsi="Times New Roman" w:cs="Times New Roman"/>
          <w:sz w:val="20"/>
          <w:szCs w:val="20"/>
        </w:rPr>
        <w:t xml:space="preserve">order dynamic and its rotation speed </w:t>
      </w:r>
      <w:r w:rsidRPr="003E6C80">
        <w:rPr>
          <w:rFonts w:ascii="Times New Roman" w:hAnsi="Times New Roman" w:cs="Times New Roman"/>
          <w:i/>
          <w:iCs/>
          <w:sz w:val="20"/>
          <w:szCs w:val="20"/>
        </w:rPr>
        <w:t>Y</w:t>
      </w:r>
      <w:r w:rsidRPr="003E6C80">
        <w:rPr>
          <w:rFonts w:ascii="Times New Roman" w:hAnsi="Times New Roman" w:cs="Times New Roman"/>
          <w:i/>
          <w:iCs/>
          <w:sz w:val="20"/>
          <w:szCs w:val="20"/>
          <w:vertAlign w:val="subscript"/>
        </w:rPr>
        <w:t>1</w:t>
      </w:r>
      <w:r w:rsidRPr="003E6C80">
        <w:rPr>
          <w:rFonts w:ascii="Times New Roman" w:hAnsi="Times New Roman" w:cs="Times New Roman"/>
          <w:sz w:val="20"/>
          <w:szCs w:val="20"/>
        </w:rPr>
        <w:t xml:space="preserve"> can be directly adjusted by the frequency </w:t>
      </w:r>
      <w:r w:rsidRPr="003E6C80">
        <w:rPr>
          <w:rFonts w:ascii="Times New Roman" w:hAnsi="Times New Roman" w:cs="Times New Roman"/>
          <w:i/>
          <w:iCs/>
          <w:sz w:val="20"/>
          <w:szCs w:val="20"/>
        </w:rPr>
        <w:t>U</w:t>
      </w:r>
      <w:r w:rsidRPr="003E6C80">
        <w:rPr>
          <w:rFonts w:ascii="Times New Roman" w:hAnsi="Times New Roman" w:cs="Times New Roman"/>
          <w:i/>
          <w:iCs/>
          <w:sz w:val="20"/>
          <w:szCs w:val="20"/>
          <w:vertAlign w:val="subscript"/>
        </w:rPr>
        <w:t>1</w:t>
      </w:r>
      <w:r w:rsidRPr="003E6C80">
        <w:rPr>
          <w:rFonts w:ascii="Times New Roman" w:hAnsi="Times New Roman" w:cs="Times New Roman"/>
          <w:sz w:val="20"/>
          <w:szCs w:val="20"/>
        </w:rPr>
        <w:t xml:space="preserve"> and </w:t>
      </w:r>
      <w:r>
        <w:rPr>
          <w:rFonts w:ascii="Times New Roman" w:hAnsi="Times New Roman" w:cs="Times New Roman"/>
          <w:sz w:val="20"/>
          <w:szCs w:val="20"/>
        </w:rPr>
        <w:t xml:space="preserve">is </w:t>
      </w:r>
      <w:r w:rsidRPr="003E6C80">
        <w:rPr>
          <w:rFonts w:ascii="Times New Roman" w:hAnsi="Times New Roman" w:cs="Times New Roman"/>
          <w:sz w:val="20"/>
          <w:szCs w:val="20"/>
        </w:rPr>
        <w:t>considered as the manipulating variable. This speed is measured and</w:t>
      </w:r>
      <w:r>
        <w:rPr>
          <w:rFonts w:ascii="Times New Roman" w:hAnsi="Times New Roman" w:cs="Times New Roman"/>
          <w:sz w:val="20"/>
          <w:szCs w:val="20"/>
        </w:rPr>
        <w:t>,</w:t>
      </w:r>
      <w:r w:rsidRPr="003E6C80">
        <w:rPr>
          <w:rFonts w:ascii="Times New Roman" w:hAnsi="Times New Roman" w:cs="Times New Roman"/>
          <w:sz w:val="20"/>
          <w:szCs w:val="20"/>
        </w:rPr>
        <w:t xml:space="preserve"> after recomputing into the frequency </w:t>
      </w:r>
      <w:r w:rsidRPr="003E6C80">
        <w:rPr>
          <w:rFonts w:ascii="Times New Roman" w:hAnsi="Times New Roman" w:cs="Times New Roman"/>
          <w:i/>
          <w:iCs/>
          <w:sz w:val="20"/>
          <w:szCs w:val="20"/>
        </w:rPr>
        <w:t>U</w:t>
      </w:r>
      <w:r w:rsidRPr="003E6C80">
        <w:rPr>
          <w:rFonts w:ascii="Times New Roman" w:hAnsi="Times New Roman" w:cs="Times New Roman"/>
          <w:i/>
          <w:iCs/>
          <w:sz w:val="20"/>
          <w:szCs w:val="20"/>
          <w:vertAlign w:val="subscript"/>
        </w:rPr>
        <w:t>2</w:t>
      </w:r>
      <w:r>
        <w:rPr>
          <w:rFonts w:ascii="Times New Roman" w:hAnsi="Times New Roman" w:cs="Times New Roman"/>
          <w:sz w:val="20"/>
          <w:szCs w:val="20"/>
        </w:rPr>
        <w:t xml:space="preserve">, is </w:t>
      </w:r>
      <w:r w:rsidRPr="003E6C80">
        <w:rPr>
          <w:rFonts w:ascii="Times New Roman" w:hAnsi="Times New Roman" w:cs="Times New Roman"/>
          <w:sz w:val="20"/>
          <w:szCs w:val="20"/>
        </w:rPr>
        <w:t>applied to the system of two motors</w:t>
      </w:r>
      <w:r>
        <w:rPr>
          <w:rFonts w:ascii="Times New Roman" w:hAnsi="Times New Roman" w:cs="Times New Roman"/>
          <w:sz w:val="20"/>
          <w:szCs w:val="20"/>
        </w:rPr>
        <w:t>,</w:t>
      </w:r>
      <w:r w:rsidRPr="003E6C80">
        <w:rPr>
          <w:rFonts w:ascii="Times New Roman" w:hAnsi="Times New Roman" w:cs="Times New Roman"/>
          <w:sz w:val="20"/>
          <w:szCs w:val="20"/>
        </w:rPr>
        <w:t xml:space="preserve"> M2 and M3, coupled by the rigid shaft. This connection provides the second</w:t>
      </w:r>
      <w:r>
        <w:rPr>
          <w:rFonts w:ascii="Times New Roman" w:hAnsi="Times New Roman" w:cs="Times New Roman"/>
          <w:sz w:val="20"/>
          <w:szCs w:val="20"/>
        </w:rPr>
        <w:t>-</w:t>
      </w:r>
      <w:r w:rsidRPr="003E6C80">
        <w:rPr>
          <w:rFonts w:ascii="Times New Roman" w:hAnsi="Times New Roman" w:cs="Times New Roman"/>
          <w:sz w:val="20"/>
          <w:szCs w:val="20"/>
        </w:rPr>
        <w:t xml:space="preserve">order dynamics of the whole process because the rotation speed </w:t>
      </w:r>
      <w:r w:rsidRPr="003E6C80">
        <w:rPr>
          <w:rFonts w:ascii="Times New Roman" w:hAnsi="Times New Roman" w:cs="Times New Roman"/>
          <w:i/>
          <w:iCs/>
          <w:sz w:val="20"/>
          <w:szCs w:val="20"/>
        </w:rPr>
        <w:t>Y</w:t>
      </w:r>
      <w:r w:rsidRPr="003E6C80">
        <w:rPr>
          <w:rFonts w:ascii="Times New Roman" w:hAnsi="Times New Roman" w:cs="Times New Roman"/>
          <w:i/>
          <w:iCs/>
          <w:sz w:val="20"/>
          <w:szCs w:val="20"/>
          <w:vertAlign w:val="subscript"/>
        </w:rPr>
        <w:t>2</w:t>
      </w:r>
      <w:r w:rsidRPr="003E6C80">
        <w:rPr>
          <w:rFonts w:ascii="Times New Roman" w:hAnsi="Times New Roman" w:cs="Times New Roman"/>
          <w:sz w:val="20"/>
          <w:szCs w:val="20"/>
        </w:rPr>
        <w:t xml:space="preserve"> of M2 is the controlled variable. The motor M3 is used as a load for the whole system and</w:t>
      </w:r>
      <w:r>
        <w:rPr>
          <w:rFonts w:ascii="Times New Roman" w:hAnsi="Times New Roman" w:cs="Times New Roman"/>
          <w:sz w:val="20"/>
          <w:szCs w:val="20"/>
        </w:rPr>
        <w:t>,</w:t>
      </w:r>
      <w:r w:rsidRPr="003E6C80">
        <w:rPr>
          <w:rFonts w:ascii="Times New Roman" w:hAnsi="Times New Roman" w:cs="Times New Roman"/>
          <w:sz w:val="20"/>
          <w:szCs w:val="20"/>
        </w:rPr>
        <w:t xml:space="preserve"> when the rotation speed of M2 and M3 is the same (</w:t>
      </w:r>
      <w:r>
        <w:rPr>
          <w:rFonts w:ascii="Times New Roman" w:hAnsi="Times New Roman" w:cs="Times New Roman"/>
          <w:sz w:val="20"/>
          <w:szCs w:val="20"/>
        </w:rPr>
        <w:t xml:space="preserve">i.e., </w:t>
      </w:r>
      <w:r w:rsidRPr="003E6C80">
        <w:rPr>
          <w:rFonts w:ascii="Times New Roman" w:hAnsi="Times New Roman" w:cs="Times New Roman"/>
          <w:i/>
          <w:iCs/>
          <w:sz w:val="20"/>
          <w:szCs w:val="20"/>
        </w:rPr>
        <w:t>d</w:t>
      </w:r>
      <w:r w:rsidRPr="003E6C80">
        <w:rPr>
          <w:rFonts w:ascii="Times New Roman" w:hAnsi="Times New Roman" w:cs="Times New Roman"/>
          <w:sz w:val="20"/>
          <w:szCs w:val="20"/>
        </w:rPr>
        <w:t xml:space="preserve"> = 0), the system operates without any load. Any difference in the speed rotation (</w:t>
      </w:r>
      <w:r>
        <w:rPr>
          <w:rFonts w:ascii="Times New Roman" w:hAnsi="Times New Roman" w:cs="Times New Roman"/>
          <w:sz w:val="20"/>
          <w:szCs w:val="20"/>
        </w:rPr>
        <w:t xml:space="preserve">for which </w:t>
      </w:r>
      <w:r w:rsidRPr="003E6C80">
        <w:rPr>
          <w:rFonts w:ascii="Times New Roman" w:hAnsi="Times New Roman" w:cs="Times New Roman"/>
          <w:i/>
          <w:iCs/>
          <w:sz w:val="20"/>
          <w:szCs w:val="20"/>
        </w:rPr>
        <w:t>d</w:t>
      </w:r>
      <w:r w:rsidRPr="003E6C80">
        <w:rPr>
          <w:rFonts w:ascii="Times New Roman" w:hAnsi="Times New Roman" w:cs="Times New Roman"/>
          <w:sz w:val="20"/>
          <w:szCs w:val="20"/>
        </w:rPr>
        <w:t xml:space="preserve"> &lt; 0, </w:t>
      </w:r>
      <w:r>
        <w:rPr>
          <w:rFonts w:ascii="Times New Roman" w:hAnsi="Times New Roman" w:cs="Times New Roman"/>
          <w:sz w:val="20"/>
          <w:szCs w:val="20"/>
        </w:rPr>
        <w:t xml:space="preserve">i.e., </w:t>
      </w:r>
      <w:r w:rsidRPr="003E6C80">
        <w:rPr>
          <w:rFonts w:ascii="Times New Roman" w:hAnsi="Times New Roman" w:cs="Times New Roman"/>
          <w:sz w:val="20"/>
          <w:szCs w:val="20"/>
        </w:rPr>
        <w:t xml:space="preserve">only </w:t>
      </w:r>
      <w:r>
        <w:rPr>
          <w:rFonts w:ascii="Times New Roman" w:hAnsi="Times New Roman" w:cs="Times New Roman"/>
          <w:sz w:val="20"/>
          <w:szCs w:val="20"/>
        </w:rPr>
        <w:t xml:space="preserve">the </w:t>
      </w:r>
      <w:r w:rsidRPr="003E6C80">
        <w:rPr>
          <w:rFonts w:ascii="Times New Roman" w:hAnsi="Times New Roman" w:cs="Times New Roman"/>
          <w:sz w:val="20"/>
          <w:szCs w:val="20"/>
        </w:rPr>
        <w:t xml:space="preserve">negative difference is acceptable due to </w:t>
      </w:r>
      <w:r>
        <w:rPr>
          <w:rFonts w:ascii="Times New Roman" w:hAnsi="Times New Roman" w:cs="Times New Roman"/>
          <w:sz w:val="20"/>
          <w:szCs w:val="20"/>
        </w:rPr>
        <w:t xml:space="preserve">the </w:t>
      </w:r>
      <w:r w:rsidRPr="003E6C80">
        <w:rPr>
          <w:rFonts w:ascii="Times New Roman" w:hAnsi="Times New Roman" w:cs="Times New Roman"/>
          <w:sz w:val="20"/>
          <w:szCs w:val="20"/>
        </w:rPr>
        <w:t xml:space="preserve">technical limitations) between M2 and M3 applies a load disturbance used for </w:t>
      </w:r>
      <w:r>
        <w:rPr>
          <w:rFonts w:ascii="Times New Roman" w:hAnsi="Times New Roman" w:cs="Times New Roman"/>
          <w:sz w:val="20"/>
          <w:szCs w:val="20"/>
        </w:rPr>
        <w:t xml:space="preserve">the </w:t>
      </w:r>
      <w:r w:rsidRPr="003E6C80">
        <w:rPr>
          <w:rFonts w:ascii="Times New Roman" w:hAnsi="Times New Roman" w:cs="Times New Roman"/>
          <w:sz w:val="20"/>
          <w:szCs w:val="20"/>
        </w:rPr>
        <w:t xml:space="preserve">excitation </w:t>
      </w:r>
      <w:r>
        <w:rPr>
          <w:rFonts w:ascii="Times New Roman" w:hAnsi="Times New Roman" w:cs="Times New Roman"/>
          <w:sz w:val="20"/>
          <w:szCs w:val="20"/>
        </w:rPr>
        <w:t>of the</w:t>
      </w:r>
      <w:r w:rsidRPr="003E6C80">
        <w:rPr>
          <w:rFonts w:ascii="Times New Roman" w:hAnsi="Times New Roman" w:cs="Times New Roman"/>
          <w:sz w:val="20"/>
          <w:szCs w:val="20"/>
        </w:rPr>
        <w:t xml:space="preserve"> online Q2d learning.</w:t>
      </w:r>
    </w:p>
    <w:p w14:paraId="38777177" w14:textId="77777777" w:rsidR="006F4AF5" w:rsidRPr="00D63592" w:rsidRDefault="006F4AF5" w:rsidP="006F4AF5">
      <w:pPr>
        <w:jc w:val="both"/>
        <w:rPr>
          <w:rFonts w:ascii="Times New Roman" w:hAnsi="Times New Roman" w:cs="Times New Roman"/>
          <w:sz w:val="20"/>
          <w:szCs w:val="20"/>
        </w:rPr>
      </w:pPr>
      <w:r w:rsidRPr="003E6C80">
        <w:rPr>
          <w:rFonts w:ascii="Times New Roman" w:hAnsi="Times New Roman" w:cs="Times New Roman"/>
          <w:sz w:val="20"/>
          <w:szCs w:val="20"/>
        </w:rPr>
        <w:t xml:space="preserve">The whole setup is directly operated by </w:t>
      </w:r>
      <w:r>
        <w:rPr>
          <w:rFonts w:ascii="Times New Roman" w:hAnsi="Times New Roman" w:cs="Times New Roman"/>
          <w:sz w:val="20"/>
          <w:szCs w:val="20"/>
        </w:rPr>
        <w:t xml:space="preserve">an </w:t>
      </w:r>
      <w:r w:rsidRPr="003E6C80">
        <w:rPr>
          <w:rFonts w:ascii="Times New Roman" w:hAnsi="Times New Roman" w:cs="Times New Roman"/>
          <w:sz w:val="20"/>
          <w:szCs w:val="20"/>
        </w:rPr>
        <w:t>Allen-Bradley PLC CompactLogix L16ER</w:t>
      </w:r>
      <w:r>
        <w:rPr>
          <w:rFonts w:ascii="Times New Roman" w:hAnsi="Times New Roman" w:cs="Times New Roman"/>
          <w:sz w:val="20"/>
          <w:szCs w:val="20"/>
        </w:rPr>
        <w:t>,</w:t>
      </w:r>
      <w:r w:rsidRPr="003E6C80">
        <w:rPr>
          <w:rFonts w:ascii="Times New Roman" w:hAnsi="Times New Roman" w:cs="Times New Roman"/>
          <w:sz w:val="20"/>
          <w:szCs w:val="20"/>
        </w:rPr>
        <w:t xml:space="preserve"> programmed using Studio 5000 software and connected </w:t>
      </w:r>
      <w:r>
        <w:rPr>
          <w:rFonts w:ascii="Times New Roman" w:hAnsi="Times New Roman" w:cs="Times New Roman"/>
          <w:sz w:val="20"/>
          <w:szCs w:val="20"/>
        </w:rPr>
        <w:t>t</w:t>
      </w:r>
      <w:r w:rsidRPr="003E6C80">
        <w:rPr>
          <w:rFonts w:ascii="Times New Roman" w:hAnsi="Times New Roman" w:cs="Times New Roman"/>
          <w:sz w:val="20"/>
          <w:szCs w:val="20"/>
        </w:rPr>
        <w:t xml:space="preserve">o frequency inverters. </w:t>
      </w:r>
      <w:r w:rsidR="00211258" w:rsidRPr="003E6C80">
        <w:rPr>
          <w:rFonts w:ascii="Times New Roman" w:hAnsi="Times New Roman" w:cs="Times New Roman"/>
          <w:sz w:val="20"/>
          <w:szCs w:val="20"/>
        </w:rPr>
        <w:t xml:space="preserve">The communication between </w:t>
      </w:r>
      <w:r w:rsidR="00211258">
        <w:rPr>
          <w:rFonts w:ascii="Times New Roman" w:hAnsi="Times New Roman" w:cs="Times New Roman"/>
          <w:sz w:val="20"/>
          <w:szCs w:val="20"/>
        </w:rPr>
        <w:t xml:space="preserve">the </w:t>
      </w:r>
      <w:r w:rsidR="00211258" w:rsidRPr="003E6C80">
        <w:rPr>
          <w:rFonts w:ascii="Times New Roman" w:hAnsi="Times New Roman" w:cs="Times New Roman"/>
          <w:sz w:val="20"/>
          <w:szCs w:val="20"/>
        </w:rPr>
        <w:t xml:space="preserve">PLC and PC </w:t>
      </w:r>
      <w:r w:rsidR="00211258">
        <w:rPr>
          <w:rFonts w:ascii="Times New Roman" w:hAnsi="Times New Roman" w:cs="Times New Roman"/>
          <w:sz w:val="20"/>
          <w:szCs w:val="20"/>
        </w:rPr>
        <w:t>i</w:t>
      </w:r>
      <w:r w:rsidR="00211258" w:rsidRPr="003E6C80">
        <w:rPr>
          <w:rFonts w:ascii="Times New Roman" w:hAnsi="Times New Roman" w:cs="Times New Roman"/>
          <w:sz w:val="20"/>
          <w:szCs w:val="20"/>
        </w:rPr>
        <w:t xml:space="preserve">s made with a local network via </w:t>
      </w:r>
      <w:r w:rsidR="00211258">
        <w:rPr>
          <w:rFonts w:ascii="Times New Roman" w:hAnsi="Times New Roman" w:cs="Times New Roman"/>
          <w:sz w:val="20"/>
          <w:szCs w:val="20"/>
        </w:rPr>
        <w:t xml:space="preserve">a </w:t>
      </w:r>
      <w:r w:rsidR="00211258" w:rsidRPr="003E6C80">
        <w:rPr>
          <w:rFonts w:ascii="Times New Roman" w:hAnsi="Times New Roman" w:cs="Times New Roman"/>
          <w:sz w:val="20"/>
          <w:szCs w:val="20"/>
        </w:rPr>
        <w:t xml:space="preserve">TCP/IP protocol. </w:t>
      </w:r>
      <w:r w:rsidRPr="003E6C80">
        <w:rPr>
          <w:rFonts w:ascii="Times New Roman" w:hAnsi="Times New Roman" w:cs="Times New Roman"/>
          <w:sz w:val="20"/>
          <w:szCs w:val="20"/>
        </w:rPr>
        <w:t xml:space="preserve">The PI controller used for </w:t>
      </w:r>
      <w:r>
        <w:rPr>
          <w:rFonts w:ascii="Times New Roman" w:hAnsi="Times New Roman" w:cs="Times New Roman"/>
          <w:sz w:val="20"/>
          <w:szCs w:val="20"/>
        </w:rPr>
        <w:t xml:space="preserve">the </w:t>
      </w:r>
      <w:r w:rsidRPr="003E6C80">
        <w:rPr>
          <w:rFonts w:ascii="Times New Roman" w:hAnsi="Times New Roman" w:cs="Times New Roman"/>
          <w:sz w:val="20"/>
          <w:szCs w:val="20"/>
        </w:rPr>
        <w:t xml:space="preserve">comparison </w:t>
      </w:r>
      <w:r>
        <w:rPr>
          <w:rFonts w:ascii="Times New Roman" w:hAnsi="Times New Roman" w:cs="Times New Roman"/>
          <w:sz w:val="20"/>
          <w:szCs w:val="20"/>
        </w:rPr>
        <w:t>i</w:t>
      </w:r>
      <w:r w:rsidRPr="003E6C80">
        <w:rPr>
          <w:rFonts w:ascii="Times New Roman" w:hAnsi="Times New Roman" w:cs="Times New Roman"/>
          <w:sz w:val="20"/>
          <w:szCs w:val="20"/>
        </w:rPr>
        <w:t xml:space="preserve">s implemented directly in </w:t>
      </w:r>
      <w:r>
        <w:rPr>
          <w:rFonts w:ascii="Times New Roman" w:hAnsi="Times New Roman" w:cs="Times New Roman"/>
          <w:sz w:val="20"/>
          <w:szCs w:val="20"/>
        </w:rPr>
        <w:t xml:space="preserve">the </w:t>
      </w:r>
      <w:r w:rsidRPr="003E6C80">
        <w:rPr>
          <w:rFonts w:ascii="Times New Roman" w:hAnsi="Times New Roman" w:cs="Times New Roman"/>
          <w:sz w:val="20"/>
          <w:szCs w:val="20"/>
        </w:rPr>
        <w:t xml:space="preserve">PLC using </w:t>
      </w:r>
      <w:r>
        <w:rPr>
          <w:rFonts w:ascii="Times New Roman" w:hAnsi="Times New Roman" w:cs="Times New Roman"/>
          <w:sz w:val="20"/>
          <w:szCs w:val="20"/>
        </w:rPr>
        <w:t xml:space="preserve">the </w:t>
      </w:r>
      <w:r w:rsidRPr="003E6C80">
        <w:rPr>
          <w:rFonts w:ascii="Times New Roman" w:hAnsi="Times New Roman" w:cs="Times New Roman"/>
          <w:sz w:val="20"/>
          <w:szCs w:val="20"/>
        </w:rPr>
        <w:t xml:space="preserve">standard PID library function block. Its tunings </w:t>
      </w:r>
      <w:r>
        <w:rPr>
          <w:rFonts w:ascii="Times New Roman" w:hAnsi="Times New Roman" w:cs="Times New Roman"/>
          <w:sz w:val="20"/>
          <w:szCs w:val="20"/>
        </w:rPr>
        <w:t>are</w:t>
      </w:r>
      <w:r w:rsidRPr="003E6C80">
        <w:rPr>
          <w:rFonts w:ascii="Times New Roman" w:hAnsi="Times New Roman" w:cs="Times New Roman"/>
          <w:sz w:val="20"/>
          <w:szCs w:val="20"/>
        </w:rPr>
        <w:t xml:space="preserve"> adjusted as </w:t>
      </w:r>
      <w:r w:rsidRPr="003E6C80">
        <w:rPr>
          <w:rFonts w:ascii="Times New Roman" w:hAnsi="Times New Roman" w:cs="Times New Roman"/>
          <w:i/>
          <w:iCs/>
          <w:color w:val="000000" w:themeColor="text1"/>
          <w:sz w:val="20"/>
          <w:szCs w:val="20"/>
        </w:rPr>
        <w:t>K</w:t>
      </w:r>
      <w:r w:rsidRPr="003E6C80">
        <w:rPr>
          <w:rFonts w:ascii="Times New Roman" w:hAnsi="Times New Roman" w:cs="Times New Roman"/>
          <w:i/>
          <w:iCs/>
          <w:color w:val="000000" w:themeColor="text1"/>
          <w:sz w:val="20"/>
          <w:szCs w:val="20"/>
          <w:vertAlign w:val="subscript"/>
        </w:rPr>
        <w:t>PI</w:t>
      </w:r>
      <w:r w:rsidRPr="003E6C80">
        <w:rPr>
          <w:rFonts w:ascii="Times New Roman" w:hAnsi="Times New Roman" w:cs="Times New Roman"/>
          <w:color w:val="000000" w:themeColor="text1"/>
          <w:sz w:val="20"/>
          <w:szCs w:val="20"/>
        </w:rPr>
        <w:t xml:space="preserve"> = 3.33</w:t>
      </w:r>
      <w:r>
        <w:rPr>
          <w:rFonts w:ascii="Times New Roman" w:hAnsi="Times New Roman" w:cs="Times New Roman"/>
          <w:color w:val="000000" w:themeColor="text1"/>
          <w:sz w:val="20"/>
          <w:szCs w:val="20"/>
        </w:rPr>
        <w:t xml:space="preserve"> and</w:t>
      </w:r>
      <w:r w:rsidRPr="003E6C80">
        <w:rPr>
          <w:rFonts w:ascii="Times New Roman" w:hAnsi="Times New Roman" w:cs="Times New Roman"/>
          <w:color w:val="000000" w:themeColor="text1"/>
          <w:sz w:val="20"/>
          <w:szCs w:val="20"/>
        </w:rPr>
        <w:t xml:space="preserve"> </w:t>
      </w:r>
      <w:r w:rsidRPr="003E6C80">
        <w:rPr>
          <w:rFonts w:ascii="Times New Roman" w:hAnsi="Times New Roman" w:cs="Times New Roman"/>
          <w:i/>
          <w:iCs/>
          <w:color w:val="000000" w:themeColor="text1"/>
          <w:sz w:val="20"/>
          <w:szCs w:val="20"/>
        </w:rPr>
        <w:t>T</w:t>
      </w:r>
      <w:r w:rsidRPr="003E6C80">
        <w:rPr>
          <w:rFonts w:ascii="Times New Roman" w:hAnsi="Times New Roman" w:cs="Times New Roman"/>
          <w:i/>
          <w:iCs/>
          <w:color w:val="000000" w:themeColor="text1"/>
          <w:sz w:val="20"/>
          <w:szCs w:val="20"/>
          <w:vertAlign w:val="subscript"/>
        </w:rPr>
        <w:t>I</w:t>
      </w:r>
      <w:r w:rsidRPr="003E6C80">
        <w:rPr>
          <w:rFonts w:ascii="Times New Roman" w:hAnsi="Times New Roman" w:cs="Times New Roman"/>
          <w:color w:val="000000" w:themeColor="text1"/>
          <w:sz w:val="20"/>
          <w:szCs w:val="20"/>
        </w:rPr>
        <w:t xml:space="preserve"> = 18.</w:t>
      </w:r>
      <w:r w:rsidRPr="003E6C80">
        <w:rPr>
          <w:rFonts w:ascii="Times New Roman" w:hAnsi="Times New Roman" w:cs="Times New Roman"/>
          <w:sz w:val="20"/>
          <w:szCs w:val="20"/>
        </w:rPr>
        <w:t xml:space="preserve"> The Q-matrix and the vector of </w:t>
      </w:r>
      <w:r>
        <w:rPr>
          <w:rFonts w:ascii="Times New Roman" w:hAnsi="Times New Roman" w:cs="Times New Roman"/>
          <w:sz w:val="20"/>
          <w:szCs w:val="20"/>
        </w:rPr>
        <w:t xml:space="preserve">the </w:t>
      </w:r>
      <w:r w:rsidRPr="003E6C80">
        <w:rPr>
          <w:rFonts w:ascii="Times New Roman" w:hAnsi="Times New Roman" w:cs="Times New Roman"/>
          <w:sz w:val="20"/>
          <w:szCs w:val="20"/>
        </w:rPr>
        <w:t xml:space="preserve">accessible actions </w:t>
      </w:r>
      <w:r>
        <w:rPr>
          <w:rFonts w:ascii="Times New Roman" w:hAnsi="Times New Roman" w:cs="Times New Roman"/>
          <w:sz w:val="20"/>
          <w:szCs w:val="20"/>
        </w:rPr>
        <w:t>are</w:t>
      </w:r>
      <w:r w:rsidRPr="003E6C80">
        <w:rPr>
          <w:rFonts w:ascii="Times New Roman" w:hAnsi="Times New Roman" w:cs="Times New Roman"/>
          <w:sz w:val="20"/>
          <w:szCs w:val="20"/>
        </w:rPr>
        <w:t xml:space="preserve"> generated and initialized using the method proposed in </w:t>
      </w:r>
      <w:r>
        <w:rPr>
          <w:rFonts w:ascii="Times New Roman" w:hAnsi="Times New Roman" w:cs="Times New Roman"/>
          <w:sz w:val="20"/>
          <w:szCs w:val="20"/>
        </w:rPr>
        <w:t>S</w:t>
      </w:r>
      <w:r w:rsidRPr="003E6C80">
        <w:rPr>
          <w:rFonts w:ascii="Times New Roman" w:hAnsi="Times New Roman" w:cs="Times New Roman"/>
          <w:sz w:val="20"/>
          <w:szCs w:val="20"/>
        </w:rPr>
        <w:t xml:space="preserve">ection </w:t>
      </w:r>
      <w:r>
        <w:rPr>
          <w:rFonts w:ascii="Times New Roman" w:hAnsi="Times New Roman" w:cs="Times New Roman"/>
          <w:sz w:val="20"/>
          <w:szCs w:val="20"/>
        </w:rPr>
        <w:t>3</w:t>
      </w:r>
      <w:r w:rsidRPr="003E6C80">
        <w:rPr>
          <w:rFonts w:ascii="Times New Roman" w:hAnsi="Times New Roman" w:cs="Times New Roman"/>
          <w:sz w:val="20"/>
          <w:szCs w:val="20"/>
        </w:rPr>
        <w:t xml:space="preserve">. The size of </w:t>
      </w:r>
      <w:r>
        <w:rPr>
          <w:rFonts w:ascii="Times New Roman" w:hAnsi="Times New Roman" w:cs="Times New Roman"/>
          <w:sz w:val="20"/>
          <w:szCs w:val="20"/>
        </w:rPr>
        <w:t xml:space="preserve">the </w:t>
      </w:r>
      <w:r w:rsidRPr="003E6C80">
        <w:rPr>
          <w:rFonts w:ascii="Times New Roman" w:hAnsi="Times New Roman" w:cs="Times New Roman"/>
          <w:sz w:val="20"/>
          <w:szCs w:val="20"/>
        </w:rPr>
        <w:t xml:space="preserve">Q-matrix </w:t>
      </w:r>
      <w:r>
        <w:rPr>
          <w:rFonts w:ascii="Times New Roman" w:hAnsi="Times New Roman" w:cs="Times New Roman"/>
          <w:sz w:val="20"/>
          <w:szCs w:val="20"/>
        </w:rPr>
        <w:t>i</w:t>
      </w:r>
      <w:r w:rsidRPr="003E6C80">
        <w:rPr>
          <w:rFonts w:ascii="Times New Roman" w:hAnsi="Times New Roman" w:cs="Times New Roman"/>
          <w:sz w:val="20"/>
          <w:szCs w:val="20"/>
        </w:rPr>
        <w:t xml:space="preserve">s </w:t>
      </w:r>
      <w:r w:rsidRPr="003E6C80">
        <w:rPr>
          <w:rFonts w:ascii="Times New Roman" w:hAnsi="Times New Roman" w:cs="Times New Roman"/>
          <w:color w:val="000000" w:themeColor="text1"/>
          <w:sz w:val="20"/>
          <w:szCs w:val="20"/>
        </w:rPr>
        <w:t>105</w:t>
      </w:r>
      <w:r>
        <w:rPr>
          <w:rFonts w:ascii="Times New Roman" w:hAnsi="Times New Roman" w:cs="Times New Roman"/>
          <w:color w:val="000000" w:themeColor="text1"/>
          <w:sz w:val="20"/>
          <w:szCs w:val="20"/>
        </w:rPr>
        <w:sym w:font="Symbol" w:char="F0B4"/>
      </w:r>
      <w:r w:rsidRPr="003E6C80">
        <w:rPr>
          <w:rFonts w:ascii="Times New Roman" w:hAnsi="Times New Roman" w:cs="Times New Roman"/>
          <w:color w:val="000000" w:themeColor="text1"/>
          <w:sz w:val="20"/>
          <w:szCs w:val="20"/>
        </w:rPr>
        <w:t>105</w:t>
      </w:r>
      <w:r>
        <w:rPr>
          <w:rFonts w:ascii="Times New Roman" w:hAnsi="Times New Roman" w:cs="Times New Roman"/>
          <w:color w:val="000000" w:themeColor="text1"/>
          <w:sz w:val="20"/>
          <w:szCs w:val="20"/>
        </w:rPr>
        <w:t>,</w:t>
      </w:r>
      <w:r w:rsidRPr="003E6C80">
        <w:rPr>
          <w:rFonts w:ascii="Times New Roman" w:hAnsi="Times New Roman" w:cs="Times New Roman"/>
          <w:color w:val="000000" w:themeColor="text1"/>
          <w:sz w:val="20"/>
          <w:szCs w:val="20"/>
        </w:rPr>
        <w:t xml:space="preserve"> but</w:t>
      </w:r>
      <w:r w:rsidRPr="003E6C80">
        <w:rPr>
          <w:rFonts w:ascii="Times New Roman" w:hAnsi="Times New Roman" w:cs="Times New Roman"/>
          <w:sz w:val="20"/>
          <w:szCs w:val="20"/>
        </w:rPr>
        <w:t xml:space="preserve"> because </w:t>
      </w:r>
      <w:r>
        <w:rPr>
          <w:rFonts w:ascii="Times New Roman" w:hAnsi="Times New Roman" w:cs="Times New Roman"/>
          <w:sz w:val="20"/>
          <w:szCs w:val="20"/>
        </w:rPr>
        <w:t xml:space="preserve">the </w:t>
      </w:r>
      <w:r w:rsidRPr="003E6C80">
        <w:rPr>
          <w:rFonts w:ascii="Times New Roman" w:hAnsi="Times New Roman" w:cs="Times New Roman"/>
          <w:sz w:val="20"/>
          <w:szCs w:val="20"/>
        </w:rPr>
        <w:t xml:space="preserve">computation and memory requirements for </w:t>
      </w:r>
      <w:r>
        <w:rPr>
          <w:rFonts w:ascii="Times New Roman" w:hAnsi="Times New Roman" w:cs="Times New Roman"/>
          <w:sz w:val="20"/>
          <w:szCs w:val="20"/>
        </w:rPr>
        <w:t xml:space="preserve">the </w:t>
      </w:r>
      <w:r w:rsidRPr="003E6C80">
        <w:rPr>
          <w:rFonts w:ascii="Times New Roman" w:hAnsi="Times New Roman" w:cs="Times New Roman"/>
          <w:sz w:val="20"/>
          <w:szCs w:val="20"/>
        </w:rPr>
        <w:t xml:space="preserve">Q2d </w:t>
      </w:r>
      <w:r>
        <w:rPr>
          <w:rFonts w:ascii="Times New Roman" w:hAnsi="Times New Roman" w:cs="Times New Roman"/>
          <w:sz w:val="20"/>
          <w:szCs w:val="20"/>
        </w:rPr>
        <w:t xml:space="preserve">approach </w:t>
      </w:r>
      <w:r w:rsidRPr="003E6C80">
        <w:rPr>
          <w:rFonts w:ascii="Times New Roman" w:hAnsi="Times New Roman" w:cs="Times New Roman"/>
          <w:sz w:val="20"/>
          <w:szCs w:val="20"/>
        </w:rPr>
        <w:t xml:space="preserve">are still relatively high, it </w:t>
      </w:r>
      <w:r>
        <w:rPr>
          <w:rFonts w:ascii="Times New Roman" w:hAnsi="Times New Roman" w:cs="Times New Roman"/>
          <w:sz w:val="20"/>
          <w:szCs w:val="20"/>
        </w:rPr>
        <w:t>i</w:t>
      </w:r>
      <w:r w:rsidRPr="003E6C80">
        <w:rPr>
          <w:rFonts w:ascii="Times New Roman" w:hAnsi="Times New Roman" w:cs="Times New Roman"/>
          <w:sz w:val="20"/>
          <w:szCs w:val="20"/>
        </w:rPr>
        <w:t xml:space="preserve">s implemented </w:t>
      </w:r>
      <w:r>
        <w:rPr>
          <w:rFonts w:ascii="Times New Roman" w:hAnsi="Times New Roman" w:cs="Times New Roman"/>
          <w:sz w:val="20"/>
          <w:szCs w:val="20"/>
        </w:rPr>
        <w:t>o</w:t>
      </w:r>
      <w:r w:rsidRPr="003E6C80">
        <w:rPr>
          <w:rFonts w:ascii="Times New Roman" w:hAnsi="Times New Roman" w:cs="Times New Roman"/>
          <w:sz w:val="20"/>
          <w:szCs w:val="20"/>
        </w:rPr>
        <w:t xml:space="preserve">n </w:t>
      </w:r>
      <w:r>
        <w:rPr>
          <w:rFonts w:ascii="Times New Roman" w:hAnsi="Times New Roman" w:cs="Times New Roman"/>
          <w:sz w:val="20"/>
          <w:szCs w:val="20"/>
        </w:rPr>
        <w:t xml:space="preserve">a </w:t>
      </w:r>
      <w:r w:rsidRPr="003E6C80">
        <w:rPr>
          <w:rFonts w:ascii="Times New Roman" w:hAnsi="Times New Roman" w:cs="Times New Roman"/>
          <w:sz w:val="20"/>
          <w:szCs w:val="20"/>
        </w:rPr>
        <w:t xml:space="preserve">PC using </w:t>
      </w:r>
      <w:proofErr w:type="spellStart"/>
      <w:r w:rsidRPr="003E6C80">
        <w:rPr>
          <w:rFonts w:ascii="Times New Roman" w:hAnsi="Times New Roman" w:cs="Times New Roman"/>
          <w:sz w:val="20"/>
          <w:szCs w:val="20"/>
        </w:rPr>
        <w:t>Matlab</w:t>
      </w:r>
      <w:proofErr w:type="spellEnd"/>
      <w:r w:rsidRPr="003E6C80">
        <w:rPr>
          <w:rFonts w:ascii="Times New Roman" w:hAnsi="Times New Roman" w:cs="Times New Roman"/>
          <w:sz w:val="20"/>
          <w:szCs w:val="20"/>
        </w:rPr>
        <w:t xml:space="preserve"> R2022a environment. The parameters of </w:t>
      </w:r>
      <w:r>
        <w:rPr>
          <w:rFonts w:ascii="Times New Roman" w:hAnsi="Times New Roman" w:cs="Times New Roman"/>
          <w:sz w:val="20"/>
          <w:szCs w:val="20"/>
        </w:rPr>
        <w:t xml:space="preserve">the </w:t>
      </w:r>
      <w:r w:rsidRPr="003E6C80">
        <w:rPr>
          <w:rFonts w:ascii="Times New Roman" w:hAnsi="Times New Roman" w:cs="Times New Roman"/>
          <w:sz w:val="20"/>
          <w:szCs w:val="20"/>
        </w:rPr>
        <w:t xml:space="preserve">Q2d </w:t>
      </w:r>
      <w:r>
        <w:rPr>
          <w:rFonts w:ascii="Times New Roman" w:hAnsi="Times New Roman" w:cs="Times New Roman"/>
          <w:sz w:val="20"/>
          <w:szCs w:val="20"/>
        </w:rPr>
        <w:t>approach</w:t>
      </w:r>
      <w:r w:rsidRPr="003E6C80">
        <w:rPr>
          <w:rFonts w:ascii="Times New Roman" w:hAnsi="Times New Roman" w:cs="Times New Roman"/>
          <w:sz w:val="20"/>
          <w:szCs w:val="20"/>
        </w:rPr>
        <w:t xml:space="preserve"> </w:t>
      </w:r>
      <w:r>
        <w:rPr>
          <w:rFonts w:ascii="Times New Roman" w:hAnsi="Times New Roman" w:cs="Times New Roman"/>
          <w:sz w:val="20"/>
          <w:szCs w:val="20"/>
        </w:rPr>
        <w:t xml:space="preserve">are </w:t>
      </w:r>
      <w:r w:rsidRPr="003E6C80">
        <w:rPr>
          <w:rFonts w:ascii="Times New Roman" w:hAnsi="Times New Roman" w:cs="Times New Roman"/>
          <w:sz w:val="20"/>
          <w:szCs w:val="20"/>
        </w:rPr>
        <w:t>adjusted as</w:t>
      </w:r>
      <w:r w:rsidRPr="003E6C80">
        <w:rPr>
          <w:rFonts w:ascii="Times New Roman" w:hAnsi="Times New Roman" w:cs="Times New Roman"/>
          <w:color w:val="000000" w:themeColor="text1"/>
          <w:sz w:val="20"/>
          <w:szCs w:val="20"/>
        </w:rPr>
        <w:t xml:space="preserve"> </w:t>
      </w:r>
      <w:r w:rsidRPr="003E6C80">
        <w:rPr>
          <w:rFonts w:ascii="Times New Roman" w:hAnsi="Times New Roman" w:cs="Times New Roman"/>
          <w:i/>
          <w:iCs/>
          <w:color w:val="000000" w:themeColor="text1"/>
          <w:sz w:val="20"/>
          <w:szCs w:val="20"/>
        </w:rPr>
        <w:t>eps</w:t>
      </w:r>
      <w:r w:rsidRPr="003E6C80">
        <w:rPr>
          <w:rFonts w:ascii="Times New Roman" w:hAnsi="Times New Roman" w:cs="Times New Roman"/>
          <w:color w:val="000000" w:themeColor="text1"/>
          <w:sz w:val="20"/>
          <w:szCs w:val="20"/>
        </w:rPr>
        <w:t xml:space="preserve"> = 0.3, </w:t>
      </w:r>
      <w:r w:rsidRPr="003E6C80">
        <w:rPr>
          <w:rFonts w:ascii="Times New Roman" w:hAnsi="Times New Roman" w:cs="Times New Roman"/>
          <w:i/>
          <w:iCs/>
          <w:color w:val="000000" w:themeColor="text1"/>
          <w:sz w:val="20"/>
          <w:szCs w:val="20"/>
        </w:rPr>
        <w:t>α</w:t>
      </w:r>
      <w:r w:rsidRPr="003E6C80">
        <w:rPr>
          <w:rFonts w:ascii="Times New Roman" w:hAnsi="Times New Roman" w:cs="Times New Roman"/>
          <w:color w:val="000000" w:themeColor="text1"/>
          <w:sz w:val="20"/>
          <w:szCs w:val="20"/>
        </w:rPr>
        <w:t xml:space="preserve"> = 0.1, </w:t>
      </w:r>
      <w:r w:rsidRPr="003E6C80">
        <w:rPr>
          <w:rFonts w:ascii="Times New Roman" w:hAnsi="Times New Roman" w:cs="Times New Roman"/>
          <w:i/>
          <w:iCs/>
          <w:color w:val="000000" w:themeColor="text1"/>
          <w:sz w:val="20"/>
          <w:szCs w:val="20"/>
        </w:rPr>
        <w:t>γ</w:t>
      </w:r>
      <w:r w:rsidRPr="003E6C80">
        <w:rPr>
          <w:rFonts w:ascii="Times New Roman" w:hAnsi="Times New Roman" w:cs="Times New Roman"/>
          <w:color w:val="000000" w:themeColor="text1"/>
          <w:sz w:val="20"/>
          <w:szCs w:val="20"/>
        </w:rPr>
        <w:t xml:space="preserve"> = 0.99, </w:t>
      </w:r>
      <w:r w:rsidRPr="003E6C80">
        <w:rPr>
          <w:rFonts w:ascii="Times New Roman" w:hAnsi="Times New Roman" w:cs="Times New Roman"/>
          <w:i/>
          <w:iCs/>
          <w:color w:val="000000" w:themeColor="text1"/>
          <w:sz w:val="20"/>
          <w:szCs w:val="20"/>
        </w:rPr>
        <w:t>T</w:t>
      </w:r>
      <w:r w:rsidRPr="003E6C80">
        <w:rPr>
          <w:rFonts w:ascii="Times New Roman" w:hAnsi="Times New Roman" w:cs="Times New Roman"/>
          <w:i/>
          <w:iCs/>
          <w:color w:val="000000" w:themeColor="text1"/>
          <w:sz w:val="20"/>
          <w:szCs w:val="20"/>
          <w:vertAlign w:val="subscript"/>
        </w:rPr>
        <w:t>s</w:t>
      </w:r>
      <w:r w:rsidRPr="003E6C80">
        <w:rPr>
          <w:rFonts w:ascii="Times New Roman" w:hAnsi="Times New Roman" w:cs="Times New Roman"/>
          <w:color w:val="000000" w:themeColor="text1"/>
          <w:sz w:val="20"/>
          <w:szCs w:val="20"/>
        </w:rPr>
        <w:t xml:space="preserve"> = 0.1 (sec), </w:t>
      </w:r>
      <w:proofErr w:type="spellStart"/>
      <w:r w:rsidRPr="003E6C80">
        <w:rPr>
          <w:rFonts w:ascii="Times New Roman" w:hAnsi="Times New Roman" w:cs="Times New Roman"/>
          <w:i/>
          <w:iCs/>
          <w:color w:val="000000" w:themeColor="text1"/>
          <w:sz w:val="20"/>
          <w:szCs w:val="20"/>
        </w:rPr>
        <w:t>T</w:t>
      </w:r>
      <w:r w:rsidRPr="003E6C80">
        <w:rPr>
          <w:rFonts w:ascii="Times New Roman" w:hAnsi="Times New Roman" w:cs="Times New Roman"/>
          <w:i/>
          <w:iCs/>
          <w:color w:val="000000" w:themeColor="text1"/>
          <w:sz w:val="20"/>
          <w:szCs w:val="20"/>
          <w:vertAlign w:val="subscript"/>
        </w:rPr>
        <w:t>e</w:t>
      </w:r>
      <w:proofErr w:type="spellEnd"/>
      <w:r w:rsidRPr="003E6C80">
        <w:rPr>
          <w:rFonts w:ascii="Times New Roman" w:hAnsi="Times New Roman" w:cs="Times New Roman"/>
          <w:color w:val="000000" w:themeColor="text1"/>
          <w:sz w:val="20"/>
          <w:szCs w:val="20"/>
        </w:rPr>
        <w:t xml:space="preserve"> = 6 (sec), </w:t>
      </w:r>
      <w:r w:rsidRPr="003E6C80">
        <w:rPr>
          <w:rFonts w:ascii="Times New Roman" w:hAnsi="Times New Roman" w:cs="Times New Roman"/>
          <w:i/>
          <w:iCs/>
          <w:color w:val="000000" w:themeColor="text1"/>
          <w:sz w:val="20"/>
          <w:szCs w:val="20"/>
        </w:rPr>
        <w:t>RD</w:t>
      </w:r>
      <w:r w:rsidRPr="003E6C80">
        <w:rPr>
          <w:rFonts w:ascii="Times New Roman" w:hAnsi="Times New Roman" w:cs="Times New Roman"/>
          <w:color w:val="000000" w:themeColor="text1"/>
          <w:sz w:val="20"/>
          <w:szCs w:val="20"/>
        </w:rPr>
        <w:t xml:space="preserve"> = 10</w:t>
      </w:r>
      <w:r>
        <w:rPr>
          <w:rFonts w:ascii="Times New Roman" w:hAnsi="Times New Roman" w:cs="Times New Roman"/>
          <w:color w:val="000000" w:themeColor="text1"/>
          <w:sz w:val="20"/>
          <w:szCs w:val="20"/>
        </w:rPr>
        <w:t>,</w:t>
      </w:r>
      <w:r w:rsidRPr="003E6C80">
        <w:rPr>
          <w:rFonts w:ascii="Times New Roman" w:hAnsi="Times New Roman" w:cs="Times New Roman"/>
          <w:color w:val="000000" w:themeColor="text1"/>
          <w:sz w:val="20"/>
          <w:szCs w:val="20"/>
        </w:rPr>
        <w:t xml:space="preserve"> and </w:t>
      </w:r>
      <w:r w:rsidRPr="003E6C80">
        <w:rPr>
          <w:rFonts w:ascii="Times New Roman" w:hAnsi="Times New Roman" w:cs="Times New Roman"/>
          <w:i/>
          <w:iCs/>
          <w:color w:val="000000" w:themeColor="text1"/>
          <w:sz w:val="20"/>
          <w:szCs w:val="20"/>
        </w:rPr>
        <w:t>precision</w:t>
      </w:r>
      <w:r w:rsidRPr="003E6C80">
        <w:rPr>
          <w:rFonts w:ascii="Times New Roman" w:hAnsi="Times New Roman" w:cs="Times New Roman"/>
          <w:color w:val="000000" w:themeColor="text1"/>
          <w:sz w:val="20"/>
          <w:szCs w:val="20"/>
        </w:rPr>
        <w:t xml:space="preserve"> = 2 (rpm). </w:t>
      </w:r>
      <w:r>
        <w:rPr>
          <w:rFonts w:ascii="Times New Roman" w:hAnsi="Times New Roman" w:cs="Times New Roman"/>
          <w:color w:val="000000" w:themeColor="text1"/>
          <w:sz w:val="20"/>
          <w:szCs w:val="20"/>
        </w:rPr>
        <w:t>The o</w:t>
      </w:r>
      <w:r w:rsidRPr="003E6C80">
        <w:rPr>
          <w:rFonts w:ascii="Times New Roman" w:hAnsi="Times New Roman" w:cs="Times New Roman"/>
          <w:color w:val="000000" w:themeColor="text1"/>
          <w:sz w:val="20"/>
          <w:szCs w:val="20"/>
        </w:rPr>
        <w:t xml:space="preserve">nline learning </w:t>
      </w:r>
      <w:r>
        <w:rPr>
          <w:rFonts w:ascii="Times New Roman" w:hAnsi="Times New Roman" w:cs="Times New Roman"/>
          <w:color w:val="000000" w:themeColor="text1"/>
          <w:sz w:val="20"/>
          <w:szCs w:val="20"/>
        </w:rPr>
        <w:t>i</w:t>
      </w:r>
      <w:r w:rsidRPr="003E6C80">
        <w:rPr>
          <w:rFonts w:ascii="Times New Roman" w:hAnsi="Times New Roman" w:cs="Times New Roman"/>
          <w:color w:val="000000" w:themeColor="text1"/>
          <w:sz w:val="20"/>
          <w:szCs w:val="20"/>
        </w:rPr>
        <w:t xml:space="preserve">s carried out by </w:t>
      </w:r>
      <w:r>
        <w:rPr>
          <w:rFonts w:ascii="Times New Roman" w:hAnsi="Times New Roman" w:cs="Times New Roman"/>
          <w:color w:val="000000" w:themeColor="text1"/>
          <w:sz w:val="20"/>
          <w:szCs w:val="20"/>
        </w:rPr>
        <w:t xml:space="preserve">a </w:t>
      </w:r>
      <w:r w:rsidRPr="003E6C80">
        <w:rPr>
          <w:rFonts w:ascii="Times New Roman" w:hAnsi="Times New Roman" w:cs="Times New Roman"/>
          <w:color w:val="000000" w:themeColor="text1"/>
          <w:sz w:val="20"/>
          <w:szCs w:val="20"/>
        </w:rPr>
        <w:t xml:space="preserve">successive excitation of the system by step </w:t>
      </w:r>
      <w:r w:rsidRPr="00D63592">
        <w:rPr>
          <w:rFonts w:ascii="Times New Roman" w:hAnsi="Times New Roman" w:cs="Times New Roman"/>
          <w:sz w:val="20"/>
          <w:szCs w:val="20"/>
        </w:rPr>
        <w:t xml:space="preserve">changes of the load disturbance, which are randomized between its maximum value –3 (Hz) and minimum value 0 (Hz). Let us note once again that these disturbances </w:t>
      </w:r>
      <w:r w:rsidR="00211258" w:rsidRPr="00D63592">
        <w:rPr>
          <w:rFonts w:ascii="Times New Roman" w:hAnsi="Times New Roman" w:cs="Times New Roman"/>
          <w:sz w:val="20"/>
          <w:szCs w:val="20"/>
        </w:rPr>
        <w:t xml:space="preserve">have to be applied </w:t>
      </w:r>
      <w:r w:rsidRPr="00D63592">
        <w:rPr>
          <w:rFonts w:ascii="Times New Roman" w:hAnsi="Times New Roman" w:cs="Times New Roman"/>
          <w:sz w:val="20"/>
          <w:szCs w:val="20"/>
        </w:rPr>
        <w:t>intentionally to simulate the</w:t>
      </w:r>
      <w:r w:rsidR="00211258" w:rsidRPr="00D63592">
        <w:rPr>
          <w:rFonts w:ascii="Times New Roman" w:hAnsi="Times New Roman" w:cs="Times New Roman"/>
          <w:sz w:val="20"/>
          <w:szCs w:val="20"/>
        </w:rPr>
        <w:t>ir</w:t>
      </w:r>
      <w:r w:rsidRPr="00D63592">
        <w:rPr>
          <w:rFonts w:ascii="Times New Roman" w:hAnsi="Times New Roman" w:cs="Times New Roman"/>
          <w:sz w:val="20"/>
          <w:szCs w:val="20"/>
        </w:rPr>
        <w:t xml:space="preserve"> natural occurrence that exist</w:t>
      </w:r>
      <w:r w:rsidR="00211258" w:rsidRPr="00D63592">
        <w:rPr>
          <w:rFonts w:ascii="Times New Roman" w:hAnsi="Times New Roman" w:cs="Times New Roman"/>
          <w:sz w:val="20"/>
          <w:szCs w:val="20"/>
        </w:rPr>
        <w:t>s</w:t>
      </w:r>
      <w:r w:rsidRPr="00D63592">
        <w:rPr>
          <w:rFonts w:ascii="Times New Roman" w:hAnsi="Times New Roman" w:cs="Times New Roman"/>
          <w:sz w:val="20"/>
          <w:szCs w:val="20"/>
        </w:rPr>
        <w:t xml:space="preserve"> during the normal operation of the closed-loop system</w:t>
      </w:r>
      <w:r w:rsidR="00211258" w:rsidRPr="00D63592">
        <w:rPr>
          <w:rFonts w:ascii="Times New Roman" w:hAnsi="Times New Roman" w:cs="Times New Roman"/>
          <w:sz w:val="20"/>
          <w:szCs w:val="20"/>
        </w:rPr>
        <w:t xml:space="preserve">. It is due </w:t>
      </w:r>
      <w:r w:rsidRPr="00D63592">
        <w:rPr>
          <w:rFonts w:ascii="Times New Roman" w:hAnsi="Times New Roman" w:cs="Times New Roman"/>
          <w:sz w:val="20"/>
          <w:szCs w:val="20"/>
        </w:rPr>
        <w:t xml:space="preserve">to technical limitations of the </w:t>
      </w:r>
      <w:r w:rsidR="00211258" w:rsidRPr="00D63592">
        <w:rPr>
          <w:rFonts w:ascii="Times New Roman" w:hAnsi="Times New Roman" w:cs="Times New Roman"/>
          <w:sz w:val="20"/>
          <w:szCs w:val="20"/>
        </w:rPr>
        <w:t xml:space="preserve">used </w:t>
      </w:r>
      <w:r w:rsidRPr="00D63592">
        <w:rPr>
          <w:rFonts w:ascii="Times New Roman" w:hAnsi="Times New Roman" w:cs="Times New Roman"/>
          <w:sz w:val="20"/>
          <w:szCs w:val="20"/>
        </w:rPr>
        <w:t xml:space="preserve">laboratory setup, </w:t>
      </w:r>
      <w:r w:rsidR="00211258" w:rsidRPr="00D63592">
        <w:rPr>
          <w:rFonts w:ascii="Times New Roman" w:hAnsi="Times New Roman" w:cs="Times New Roman"/>
          <w:sz w:val="20"/>
          <w:szCs w:val="20"/>
        </w:rPr>
        <w:t xml:space="preserve">in which any </w:t>
      </w:r>
      <w:r w:rsidRPr="00D63592">
        <w:rPr>
          <w:rFonts w:ascii="Times New Roman" w:hAnsi="Times New Roman" w:cs="Times New Roman"/>
          <w:sz w:val="20"/>
          <w:szCs w:val="20"/>
        </w:rPr>
        <w:t>natural disturbances do not occur.</w:t>
      </w:r>
      <w:r w:rsidR="00211258" w:rsidRPr="00D63592">
        <w:rPr>
          <w:rFonts w:ascii="Times New Roman" w:hAnsi="Times New Roman" w:cs="Times New Roman"/>
          <w:sz w:val="20"/>
          <w:szCs w:val="20"/>
        </w:rPr>
        <w:t xml:space="preserve"> However, this approach </w:t>
      </w:r>
      <w:proofErr w:type="gramStart"/>
      <w:r w:rsidR="00211258" w:rsidRPr="00D63592">
        <w:rPr>
          <w:rFonts w:ascii="Times New Roman" w:hAnsi="Times New Roman" w:cs="Times New Roman"/>
          <w:sz w:val="20"/>
          <w:szCs w:val="20"/>
        </w:rPr>
        <w:t>do</w:t>
      </w:r>
      <w:proofErr w:type="gramEnd"/>
      <w:r w:rsidR="00211258" w:rsidRPr="00D63592">
        <w:rPr>
          <w:rFonts w:ascii="Times New Roman" w:hAnsi="Times New Roman" w:cs="Times New Roman"/>
          <w:sz w:val="20"/>
          <w:szCs w:val="20"/>
        </w:rPr>
        <w:t xml:space="preserve"> not make any significant limitation for the conducted experiments.</w:t>
      </w:r>
    </w:p>
    <w:p w14:paraId="38777178" w14:textId="77777777" w:rsidR="006F4AF5" w:rsidRPr="003E6C80" w:rsidRDefault="006F4AF5" w:rsidP="006F4AF5">
      <w:pPr>
        <w:jc w:val="both"/>
        <w:rPr>
          <w:rFonts w:ascii="Times New Roman" w:hAnsi="Times New Roman" w:cs="Times New Roman"/>
          <w:sz w:val="20"/>
          <w:szCs w:val="20"/>
        </w:rPr>
      </w:pPr>
    </w:p>
    <w:p w14:paraId="38777179" w14:textId="77777777" w:rsidR="003E6C80" w:rsidRDefault="003E6C80" w:rsidP="003E6C80">
      <w:pPr>
        <w:jc w:val="both"/>
        <w:rPr>
          <w:rFonts w:ascii="Times New Roman" w:hAnsi="Times New Roman" w:cs="Times New Roman"/>
          <w:sz w:val="20"/>
          <w:szCs w:val="20"/>
        </w:rPr>
      </w:pPr>
      <w:r w:rsidRPr="003E6C80">
        <w:rPr>
          <w:rFonts w:ascii="Times New Roman" w:hAnsi="Times New Roman" w:cs="Times New Roman"/>
          <w:noProof/>
          <w:sz w:val="20"/>
          <w:szCs w:val="20"/>
        </w:rPr>
        <w:lastRenderedPageBreak/>
        <w:drawing>
          <wp:inline distT="0" distB="0" distL="0" distR="0" wp14:anchorId="387771FC" wp14:editId="387771FD">
            <wp:extent cx="2920637" cy="2332990"/>
            <wp:effectExtent l="19050" t="0" r="0" b="0"/>
            <wp:docPr id="12" name="Obraz 11" descr="widok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ok_jpg.jpg"/>
                    <pic:cNvPicPr/>
                  </pic:nvPicPr>
                  <pic:blipFill>
                    <a:blip r:embed="rId29" cstate="print"/>
                    <a:srcRect r="1114"/>
                    <a:stretch>
                      <a:fillRect/>
                    </a:stretch>
                  </pic:blipFill>
                  <pic:spPr>
                    <a:xfrm>
                      <a:off x="0" y="0"/>
                      <a:ext cx="2920637" cy="2332990"/>
                    </a:xfrm>
                    <a:prstGeom prst="rect">
                      <a:avLst/>
                    </a:prstGeom>
                  </pic:spPr>
                </pic:pic>
              </a:graphicData>
            </a:graphic>
          </wp:inline>
        </w:drawing>
      </w:r>
      <w:r w:rsidRPr="003E6C80">
        <w:rPr>
          <w:rFonts w:ascii="Times New Roman" w:hAnsi="Times New Roman" w:cs="Times New Roman"/>
          <w:sz w:val="20"/>
          <w:szCs w:val="20"/>
        </w:rPr>
        <w:object w:dxaOrig="5505" w:dyaOrig="5535" w14:anchorId="387771FE">
          <v:shape id="_x0000_i1026" type="#_x0000_t75" style="width:231pt;height:230pt" o:ole="">
            <v:imagedata r:id="rId30" o:title=""/>
          </v:shape>
          <o:OLEObject Type="Embed" ProgID="Visio.Drawing.15" ShapeID="_x0000_i1026" DrawAspect="Content" ObjectID="_1763293296" r:id="rId31"/>
        </w:object>
      </w:r>
    </w:p>
    <w:p w14:paraId="3877717A" w14:textId="51DB3404" w:rsidR="003E6C80" w:rsidRPr="003E6C80" w:rsidRDefault="003E6C80" w:rsidP="003E6C80">
      <w:pPr>
        <w:jc w:val="both"/>
        <w:rPr>
          <w:rFonts w:ascii="Times New Roman" w:hAnsi="Times New Roman" w:cs="Times New Roman"/>
          <w:sz w:val="20"/>
          <w:szCs w:val="20"/>
        </w:rPr>
      </w:pPr>
      <w:r w:rsidRPr="003E6C80">
        <w:rPr>
          <w:rFonts w:ascii="Times New Roman" w:hAnsi="Times New Roman" w:cs="Times New Roman"/>
          <w:sz w:val="20"/>
          <w:szCs w:val="20"/>
        </w:rPr>
        <w:t xml:space="preserve">Fig. </w:t>
      </w:r>
      <w:r w:rsidR="00353961">
        <w:rPr>
          <w:rFonts w:ascii="Times New Roman" w:hAnsi="Times New Roman" w:cs="Times New Roman"/>
          <w:sz w:val="20"/>
          <w:szCs w:val="20"/>
        </w:rPr>
        <w:t>11</w:t>
      </w:r>
      <w:r w:rsidRPr="003E6C80">
        <w:rPr>
          <w:rFonts w:ascii="Times New Roman" w:hAnsi="Times New Roman" w:cs="Times New Roman"/>
          <w:sz w:val="20"/>
          <w:szCs w:val="20"/>
        </w:rPr>
        <w:t xml:space="preserve">. </w:t>
      </w:r>
      <w:r w:rsidR="00AF77C0">
        <w:rPr>
          <w:rFonts w:ascii="Times New Roman" w:hAnsi="Times New Roman" w:cs="Times New Roman"/>
          <w:sz w:val="20"/>
          <w:szCs w:val="20"/>
        </w:rPr>
        <w:t>P</w:t>
      </w:r>
      <w:r w:rsidR="00AF77C0" w:rsidRPr="003E6C80">
        <w:rPr>
          <w:rFonts w:ascii="Times New Roman" w:hAnsi="Times New Roman" w:cs="Times New Roman"/>
          <w:sz w:val="20"/>
          <w:szCs w:val="20"/>
        </w:rPr>
        <w:t xml:space="preserve">art of the experimental setup </w:t>
      </w:r>
      <w:r w:rsidR="00AF77C0">
        <w:rPr>
          <w:rFonts w:ascii="Times New Roman" w:hAnsi="Times New Roman" w:cs="Times New Roman"/>
          <w:sz w:val="20"/>
          <w:szCs w:val="20"/>
        </w:rPr>
        <w:t>that includes</w:t>
      </w:r>
      <w:r w:rsidR="00AF77C0" w:rsidRPr="003E6C80">
        <w:rPr>
          <w:rFonts w:ascii="Times New Roman" w:hAnsi="Times New Roman" w:cs="Times New Roman"/>
          <w:sz w:val="20"/>
          <w:szCs w:val="20"/>
        </w:rPr>
        <w:t xml:space="preserve"> motors M2</w:t>
      </w:r>
      <w:r w:rsidR="00AF77C0">
        <w:rPr>
          <w:rFonts w:ascii="Times New Roman" w:hAnsi="Times New Roman" w:cs="Times New Roman"/>
          <w:sz w:val="20"/>
          <w:szCs w:val="20"/>
        </w:rPr>
        <w:t xml:space="preserve"> and</w:t>
      </w:r>
      <w:r w:rsidR="00AF77C0" w:rsidRPr="003E6C80">
        <w:rPr>
          <w:rFonts w:ascii="Times New Roman" w:hAnsi="Times New Roman" w:cs="Times New Roman"/>
          <w:sz w:val="20"/>
          <w:szCs w:val="20"/>
        </w:rPr>
        <w:t xml:space="preserve"> M3, frequency inverters Inv 2</w:t>
      </w:r>
      <w:r w:rsidR="00AF77C0">
        <w:rPr>
          <w:rFonts w:ascii="Times New Roman" w:hAnsi="Times New Roman" w:cs="Times New Roman"/>
          <w:sz w:val="20"/>
          <w:szCs w:val="20"/>
        </w:rPr>
        <w:t xml:space="preserve"> and</w:t>
      </w:r>
      <w:r w:rsidR="00AF77C0" w:rsidRPr="003E6C80">
        <w:rPr>
          <w:rFonts w:ascii="Times New Roman" w:hAnsi="Times New Roman" w:cs="Times New Roman"/>
          <w:sz w:val="20"/>
          <w:szCs w:val="20"/>
        </w:rPr>
        <w:t xml:space="preserve"> Inv 3</w:t>
      </w:r>
      <w:r w:rsidR="00AF77C0">
        <w:rPr>
          <w:rFonts w:ascii="Times New Roman" w:hAnsi="Times New Roman" w:cs="Times New Roman"/>
          <w:sz w:val="20"/>
          <w:szCs w:val="20"/>
        </w:rPr>
        <w:t>,</w:t>
      </w:r>
      <w:r w:rsidR="00AF77C0" w:rsidRPr="003E6C80">
        <w:rPr>
          <w:rFonts w:ascii="Times New Roman" w:hAnsi="Times New Roman" w:cs="Times New Roman"/>
          <w:sz w:val="20"/>
          <w:szCs w:val="20"/>
        </w:rPr>
        <w:t xml:space="preserve"> and PLC (</w:t>
      </w:r>
      <w:r w:rsidR="00AF77C0">
        <w:rPr>
          <w:rFonts w:ascii="Times New Roman" w:hAnsi="Times New Roman" w:cs="Times New Roman"/>
          <w:sz w:val="20"/>
          <w:szCs w:val="20"/>
        </w:rPr>
        <w:t>left</w:t>
      </w:r>
      <w:r w:rsidR="00AF77C0" w:rsidRPr="003E6C80">
        <w:rPr>
          <w:rFonts w:ascii="Times New Roman" w:hAnsi="Times New Roman" w:cs="Times New Roman"/>
          <w:sz w:val="20"/>
          <w:szCs w:val="20"/>
        </w:rPr>
        <w:t xml:space="preserve"> figure) and </w:t>
      </w:r>
      <w:r w:rsidR="00AF77C0">
        <w:rPr>
          <w:rFonts w:ascii="Times New Roman" w:hAnsi="Times New Roman" w:cs="Times New Roman"/>
          <w:sz w:val="20"/>
          <w:szCs w:val="20"/>
        </w:rPr>
        <w:t>a</w:t>
      </w:r>
      <w:r w:rsidR="00AF77C0" w:rsidRPr="003E6C80">
        <w:rPr>
          <w:rFonts w:ascii="Times New Roman" w:hAnsi="Times New Roman" w:cs="Times New Roman"/>
          <w:sz w:val="20"/>
          <w:szCs w:val="20"/>
        </w:rPr>
        <w:t xml:space="preserve"> schematic diagram </w:t>
      </w:r>
      <w:r w:rsidR="00AF77C0">
        <w:rPr>
          <w:rFonts w:ascii="Times New Roman" w:hAnsi="Times New Roman" w:cs="Times New Roman"/>
          <w:sz w:val="20"/>
          <w:szCs w:val="20"/>
        </w:rPr>
        <w:t>depicting</w:t>
      </w:r>
      <w:r w:rsidR="00AF77C0" w:rsidRPr="003E6C80">
        <w:rPr>
          <w:rFonts w:ascii="Times New Roman" w:hAnsi="Times New Roman" w:cs="Times New Roman"/>
          <w:sz w:val="20"/>
          <w:szCs w:val="20"/>
        </w:rPr>
        <w:t xml:space="preserve"> the whole setup (</w:t>
      </w:r>
      <w:r w:rsidR="00AF77C0">
        <w:rPr>
          <w:rFonts w:ascii="Times New Roman" w:hAnsi="Times New Roman" w:cs="Times New Roman"/>
          <w:sz w:val="20"/>
          <w:szCs w:val="20"/>
        </w:rPr>
        <w:t>right</w:t>
      </w:r>
      <w:r w:rsidR="00AF77C0" w:rsidRPr="003E6C80">
        <w:rPr>
          <w:rFonts w:ascii="Times New Roman" w:hAnsi="Times New Roman" w:cs="Times New Roman"/>
          <w:sz w:val="20"/>
          <w:szCs w:val="20"/>
        </w:rPr>
        <w:t xml:space="preserve"> figure).</w:t>
      </w:r>
    </w:p>
    <w:p w14:paraId="3877717B" w14:textId="77777777" w:rsidR="003E6C80" w:rsidRPr="003E6C80" w:rsidRDefault="003E6C80" w:rsidP="003E6C80">
      <w:pPr>
        <w:jc w:val="both"/>
        <w:rPr>
          <w:rFonts w:ascii="Times New Roman" w:hAnsi="Times New Roman" w:cs="Times New Roman"/>
          <w:sz w:val="20"/>
          <w:szCs w:val="20"/>
        </w:rPr>
      </w:pPr>
    </w:p>
    <w:p w14:paraId="3877717C" w14:textId="77777777" w:rsidR="003E6C80" w:rsidRPr="003E6C80" w:rsidRDefault="003E6C80" w:rsidP="003E6C80">
      <w:pPr>
        <w:jc w:val="both"/>
        <w:rPr>
          <w:rFonts w:ascii="Times New Roman" w:hAnsi="Times New Roman" w:cs="Times New Roman"/>
          <w:sz w:val="20"/>
          <w:szCs w:val="20"/>
        </w:rPr>
      </w:pPr>
    </w:p>
    <w:p w14:paraId="3877717D" w14:textId="77777777" w:rsidR="003E6C80" w:rsidRPr="003E6C80" w:rsidRDefault="003E6C80" w:rsidP="00FF08D4">
      <w:pPr>
        <w:jc w:val="center"/>
        <w:rPr>
          <w:rFonts w:ascii="Times New Roman" w:hAnsi="Times New Roman" w:cs="Times New Roman"/>
          <w:sz w:val="20"/>
          <w:szCs w:val="20"/>
        </w:rPr>
      </w:pPr>
      <w:r w:rsidRPr="003E6C80">
        <w:rPr>
          <w:rFonts w:ascii="Times New Roman" w:hAnsi="Times New Roman" w:cs="Times New Roman"/>
          <w:noProof/>
          <w:sz w:val="20"/>
          <w:szCs w:val="20"/>
        </w:rPr>
        <w:drawing>
          <wp:inline distT="0" distB="0" distL="0" distR="0" wp14:anchorId="387771FF" wp14:editId="38777200">
            <wp:extent cx="3200400" cy="1944526"/>
            <wp:effectExtent l="0" t="0" r="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7009" t="5473" r="8988" b="1079"/>
                    <a:stretch/>
                  </pic:blipFill>
                  <pic:spPr bwMode="auto">
                    <a:xfrm>
                      <a:off x="0" y="0"/>
                      <a:ext cx="3200400" cy="1944526"/>
                    </a:xfrm>
                    <a:prstGeom prst="rect">
                      <a:avLst/>
                    </a:prstGeom>
                    <a:noFill/>
                    <a:ln>
                      <a:noFill/>
                    </a:ln>
                    <a:extLst>
                      <a:ext uri="{53640926-AAD7-44D8-BBD7-CCE9431645EC}">
                        <a14:shadowObscured xmlns:a14="http://schemas.microsoft.com/office/drawing/2010/main"/>
                      </a:ext>
                    </a:extLst>
                  </pic:spPr>
                </pic:pic>
              </a:graphicData>
            </a:graphic>
          </wp:inline>
        </w:drawing>
      </w:r>
    </w:p>
    <w:p w14:paraId="3877717E" w14:textId="6441FB88" w:rsidR="003E6C80" w:rsidRDefault="003E6C80" w:rsidP="003E6C80">
      <w:pPr>
        <w:jc w:val="both"/>
        <w:rPr>
          <w:rFonts w:ascii="Times New Roman" w:hAnsi="Times New Roman" w:cs="Times New Roman"/>
          <w:sz w:val="20"/>
          <w:szCs w:val="20"/>
        </w:rPr>
      </w:pPr>
      <w:r w:rsidRPr="003E6C80">
        <w:rPr>
          <w:rFonts w:ascii="Times New Roman" w:hAnsi="Times New Roman" w:cs="Times New Roman"/>
          <w:sz w:val="20"/>
          <w:szCs w:val="20"/>
        </w:rPr>
        <w:t xml:space="preserve">Fig. </w:t>
      </w:r>
      <w:r w:rsidR="00353961">
        <w:rPr>
          <w:rFonts w:ascii="Times New Roman" w:hAnsi="Times New Roman" w:cs="Times New Roman"/>
          <w:sz w:val="20"/>
          <w:szCs w:val="20"/>
        </w:rPr>
        <w:t>12</w:t>
      </w:r>
      <w:r w:rsidRPr="003E6C80">
        <w:rPr>
          <w:rFonts w:ascii="Times New Roman" w:hAnsi="Times New Roman" w:cs="Times New Roman"/>
          <w:sz w:val="20"/>
          <w:szCs w:val="20"/>
        </w:rPr>
        <w:t xml:space="preserve">. </w:t>
      </w:r>
      <w:r w:rsidR="00AF77C0" w:rsidRPr="003E6C80">
        <w:rPr>
          <w:rFonts w:ascii="Times New Roman" w:hAnsi="Times New Roman" w:cs="Times New Roman"/>
          <w:sz w:val="20"/>
          <w:szCs w:val="20"/>
        </w:rPr>
        <w:t xml:space="preserve">Experimental comparison of </w:t>
      </w:r>
      <w:r w:rsidR="00AF77C0">
        <w:rPr>
          <w:rFonts w:ascii="Times New Roman" w:hAnsi="Times New Roman" w:cs="Times New Roman"/>
          <w:sz w:val="20"/>
          <w:szCs w:val="20"/>
        </w:rPr>
        <w:t xml:space="preserve">the </w:t>
      </w:r>
      <w:r w:rsidR="00AF77C0" w:rsidRPr="003E6C80">
        <w:rPr>
          <w:rFonts w:ascii="Times New Roman" w:hAnsi="Times New Roman" w:cs="Times New Roman"/>
          <w:sz w:val="20"/>
          <w:szCs w:val="20"/>
        </w:rPr>
        <w:t xml:space="preserve">control performance for the existing PI controller and </w:t>
      </w:r>
      <w:r w:rsidR="00AF77C0">
        <w:rPr>
          <w:rFonts w:ascii="Times New Roman" w:hAnsi="Times New Roman" w:cs="Times New Roman"/>
          <w:sz w:val="20"/>
          <w:szCs w:val="20"/>
        </w:rPr>
        <w:t xml:space="preserve">the </w:t>
      </w:r>
      <w:r w:rsidR="00AF77C0" w:rsidRPr="003E6C80">
        <w:rPr>
          <w:rFonts w:ascii="Times New Roman" w:hAnsi="Times New Roman" w:cs="Times New Roman"/>
          <w:sz w:val="20"/>
          <w:szCs w:val="20"/>
        </w:rPr>
        <w:t>Q2d</w:t>
      </w:r>
      <w:r w:rsidR="00AF77C0">
        <w:rPr>
          <w:rFonts w:ascii="Times New Roman" w:hAnsi="Times New Roman" w:cs="Times New Roman"/>
          <w:sz w:val="20"/>
          <w:szCs w:val="20"/>
        </w:rPr>
        <w:t xml:space="preserve"> approach </w:t>
      </w:r>
      <w:r w:rsidR="00AF77C0" w:rsidRPr="003E6C80">
        <w:rPr>
          <w:rFonts w:ascii="Times New Roman" w:hAnsi="Times New Roman" w:cs="Times New Roman"/>
          <w:sz w:val="20"/>
          <w:szCs w:val="20"/>
        </w:rPr>
        <w:t xml:space="preserve">after </w:t>
      </w:r>
      <w:r w:rsidR="00AF77C0">
        <w:rPr>
          <w:rFonts w:ascii="Times New Roman" w:hAnsi="Times New Roman" w:cs="Times New Roman"/>
          <w:sz w:val="20"/>
          <w:szCs w:val="20"/>
        </w:rPr>
        <w:t xml:space="preserve">its </w:t>
      </w:r>
      <w:r w:rsidR="00AF77C0" w:rsidRPr="003E6C80">
        <w:rPr>
          <w:rFonts w:ascii="Times New Roman" w:hAnsi="Times New Roman" w:cs="Times New Roman"/>
          <w:sz w:val="20"/>
          <w:szCs w:val="20"/>
        </w:rPr>
        <w:t>initialization based on the existing PI tunings (</w:t>
      </w:r>
      <w:proofErr w:type="spellStart"/>
      <w:r w:rsidR="00AF77C0" w:rsidRPr="003E6C80">
        <w:rPr>
          <w:rFonts w:ascii="Times New Roman" w:hAnsi="Times New Roman" w:cs="Times New Roman"/>
          <w:sz w:val="20"/>
          <w:szCs w:val="20"/>
        </w:rPr>
        <w:t>QwL</w:t>
      </w:r>
      <w:proofErr w:type="spellEnd"/>
      <w:r w:rsidR="00AF77C0" w:rsidRPr="003E6C80">
        <w:rPr>
          <w:rFonts w:ascii="Times New Roman" w:hAnsi="Times New Roman" w:cs="Times New Roman"/>
          <w:sz w:val="20"/>
          <w:szCs w:val="20"/>
        </w:rPr>
        <w:t>, without learning).</w:t>
      </w:r>
    </w:p>
    <w:p w14:paraId="700D7BFE" w14:textId="42155A25" w:rsidR="00AD3A7C" w:rsidRDefault="00AD3A7C">
      <w:pPr>
        <w:rPr>
          <w:rFonts w:ascii="Times New Roman" w:hAnsi="Times New Roman" w:cs="Times New Roman"/>
          <w:sz w:val="20"/>
          <w:szCs w:val="20"/>
        </w:rPr>
      </w:pPr>
      <w:r>
        <w:rPr>
          <w:rFonts w:ascii="Times New Roman" w:hAnsi="Times New Roman" w:cs="Times New Roman"/>
          <w:sz w:val="20"/>
          <w:szCs w:val="20"/>
        </w:rPr>
        <w:br w:type="page"/>
      </w:r>
    </w:p>
    <w:p w14:paraId="42F7EDEF" w14:textId="181D4C01" w:rsidR="00AD3A7C" w:rsidRDefault="00AD3A7C" w:rsidP="00AD3A7C">
      <w:pPr>
        <w:spacing w:after="0"/>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t>A.</w:t>
      </w:r>
    </w:p>
    <w:p w14:paraId="3877717F" w14:textId="77777777" w:rsidR="003E6C80" w:rsidRDefault="003E6C80" w:rsidP="00FF08D4">
      <w:pPr>
        <w:jc w:val="center"/>
        <w:rPr>
          <w:rFonts w:ascii="Times New Roman" w:hAnsi="Times New Roman" w:cs="Times New Roman"/>
          <w:noProof/>
          <w:sz w:val="20"/>
          <w:szCs w:val="20"/>
        </w:rPr>
      </w:pPr>
      <w:r w:rsidRPr="003E6C80">
        <w:rPr>
          <w:rFonts w:ascii="Times New Roman" w:hAnsi="Times New Roman" w:cs="Times New Roman"/>
          <w:noProof/>
          <w:sz w:val="20"/>
          <w:szCs w:val="20"/>
        </w:rPr>
        <w:drawing>
          <wp:inline distT="0" distB="0" distL="0" distR="0" wp14:anchorId="38777201" wp14:editId="38777202">
            <wp:extent cx="3200400" cy="1952252"/>
            <wp:effectExtent l="0" t="0" r="0"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7009" t="5662" r="8988" b="519"/>
                    <a:stretch/>
                  </pic:blipFill>
                  <pic:spPr bwMode="auto">
                    <a:xfrm>
                      <a:off x="0" y="0"/>
                      <a:ext cx="3200400" cy="1952252"/>
                    </a:xfrm>
                    <a:prstGeom prst="rect">
                      <a:avLst/>
                    </a:prstGeom>
                    <a:noFill/>
                    <a:ln>
                      <a:noFill/>
                    </a:ln>
                    <a:extLst>
                      <a:ext uri="{53640926-AAD7-44D8-BBD7-CCE9431645EC}">
                        <a14:shadowObscured xmlns:a14="http://schemas.microsoft.com/office/drawing/2010/main"/>
                      </a:ext>
                    </a:extLst>
                  </pic:spPr>
                </pic:pic>
              </a:graphicData>
            </a:graphic>
          </wp:inline>
        </w:drawing>
      </w:r>
    </w:p>
    <w:p w14:paraId="1CBA18CE" w14:textId="7380450A" w:rsidR="00AD3A7C" w:rsidRPr="003E6C80" w:rsidRDefault="00AD3A7C" w:rsidP="00AD3A7C">
      <w:pPr>
        <w:spacing w:after="0"/>
        <w:rPr>
          <w:rFonts w:ascii="Times New Roman" w:hAnsi="Times New Roman" w:cs="Times New Roman"/>
          <w:noProof/>
          <w:sz w:val="20"/>
          <w:szCs w:val="20"/>
        </w:rPr>
      </w:pPr>
      <w:r>
        <w:rPr>
          <w:rFonts w:ascii="Times New Roman" w:hAnsi="Times New Roman" w:cs="Times New Roman"/>
          <w:noProof/>
          <w:sz w:val="20"/>
          <w:szCs w:val="20"/>
        </w:rPr>
        <w:tab/>
      </w:r>
      <w:r>
        <w:rPr>
          <w:rFonts w:ascii="Times New Roman" w:hAnsi="Times New Roman" w:cs="Times New Roman"/>
          <w:noProof/>
          <w:sz w:val="20"/>
          <w:szCs w:val="20"/>
        </w:rPr>
        <w:tab/>
        <w:t>B.</w:t>
      </w:r>
    </w:p>
    <w:p w14:paraId="38777180" w14:textId="77777777" w:rsidR="003E6C80" w:rsidRPr="003E6C80" w:rsidRDefault="003E6C80" w:rsidP="00FF08D4">
      <w:pPr>
        <w:jc w:val="center"/>
        <w:rPr>
          <w:rFonts w:ascii="Times New Roman" w:hAnsi="Times New Roman" w:cs="Times New Roman"/>
          <w:noProof/>
          <w:sz w:val="20"/>
          <w:szCs w:val="20"/>
        </w:rPr>
      </w:pPr>
      <w:r w:rsidRPr="003E6C80">
        <w:rPr>
          <w:rFonts w:ascii="Times New Roman" w:hAnsi="Times New Roman" w:cs="Times New Roman"/>
          <w:noProof/>
          <w:sz w:val="20"/>
          <w:szCs w:val="20"/>
        </w:rPr>
        <w:drawing>
          <wp:inline distT="0" distB="0" distL="0" distR="0" wp14:anchorId="38777203" wp14:editId="38777204">
            <wp:extent cx="3200400" cy="1938006"/>
            <wp:effectExtent l="0" t="0" r="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6391" t="5662" r="8988" b="519"/>
                    <a:stretch/>
                  </pic:blipFill>
                  <pic:spPr bwMode="auto">
                    <a:xfrm>
                      <a:off x="0" y="0"/>
                      <a:ext cx="3200400" cy="1938006"/>
                    </a:xfrm>
                    <a:prstGeom prst="rect">
                      <a:avLst/>
                    </a:prstGeom>
                    <a:noFill/>
                    <a:ln>
                      <a:noFill/>
                    </a:ln>
                    <a:extLst>
                      <a:ext uri="{53640926-AAD7-44D8-BBD7-CCE9431645EC}">
                        <a14:shadowObscured xmlns:a14="http://schemas.microsoft.com/office/drawing/2010/main"/>
                      </a:ext>
                    </a:extLst>
                  </pic:spPr>
                </pic:pic>
              </a:graphicData>
            </a:graphic>
          </wp:inline>
        </w:drawing>
      </w:r>
    </w:p>
    <w:p w14:paraId="38777181" w14:textId="17696A07" w:rsidR="003E6C80" w:rsidRPr="00FB69FC" w:rsidRDefault="003E6C80" w:rsidP="003E6C80">
      <w:pPr>
        <w:jc w:val="both"/>
        <w:rPr>
          <w:rFonts w:ascii="Times New Roman" w:hAnsi="Times New Roman" w:cs="Times New Roman"/>
          <w:color w:val="000000" w:themeColor="text1"/>
          <w:sz w:val="20"/>
          <w:szCs w:val="20"/>
        </w:rPr>
      </w:pPr>
      <w:r w:rsidRPr="003E6C80">
        <w:rPr>
          <w:rFonts w:ascii="Times New Roman" w:hAnsi="Times New Roman" w:cs="Times New Roman"/>
          <w:sz w:val="20"/>
          <w:szCs w:val="20"/>
        </w:rPr>
        <w:t xml:space="preserve">Fig. </w:t>
      </w:r>
      <w:r w:rsidR="00353961">
        <w:rPr>
          <w:rFonts w:ascii="Times New Roman" w:hAnsi="Times New Roman" w:cs="Times New Roman"/>
          <w:sz w:val="20"/>
          <w:szCs w:val="20"/>
        </w:rPr>
        <w:t>13</w:t>
      </w:r>
      <w:r w:rsidRPr="003E6C80">
        <w:rPr>
          <w:rFonts w:ascii="Times New Roman" w:hAnsi="Times New Roman" w:cs="Times New Roman"/>
          <w:sz w:val="20"/>
          <w:szCs w:val="20"/>
        </w:rPr>
        <w:t xml:space="preserve">. </w:t>
      </w:r>
      <w:r w:rsidR="00AF77C0" w:rsidRPr="003E6C80">
        <w:rPr>
          <w:rFonts w:ascii="Times New Roman" w:hAnsi="Times New Roman" w:cs="Times New Roman"/>
          <w:sz w:val="20"/>
          <w:szCs w:val="20"/>
        </w:rPr>
        <w:t xml:space="preserve">Improvement in </w:t>
      </w:r>
      <w:r w:rsidR="00AF77C0">
        <w:rPr>
          <w:rFonts w:ascii="Times New Roman" w:hAnsi="Times New Roman" w:cs="Times New Roman"/>
          <w:sz w:val="20"/>
          <w:szCs w:val="20"/>
        </w:rPr>
        <w:t xml:space="preserve">the </w:t>
      </w:r>
      <w:r w:rsidR="00AF77C0" w:rsidRPr="003E6C80">
        <w:rPr>
          <w:rFonts w:ascii="Times New Roman" w:hAnsi="Times New Roman" w:cs="Times New Roman"/>
          <w:sz w:val="20"/>
          <w:szCs w:val="20"/>
        </w:rPr>
        <w:t xml:space="preserve">control performance after a different number of learning epochs for </w:t>
      </w:r>
      <w:r w:rsidR="00AF77C0">
        <w:rPr>
          <w:rFonts w:ascii="Times New Roman" w:hAnsi="Times New Roman" w:cs="Times New Roman"/>
          <w:sz w:val="20"/>
          <w:szCs w:val="20"/>
        </w:rPr>
        <w:t xml:space="preserve">the </w:t>
      </w:r>
      <w:r w:rsidR="00AF77C0" w:rsidRPr="003E6C80">
        <w:rPr>
          <w:rFonts w:ascii="Times New Roman" w:hAnsi="Times New Roman" w:cs="Times New Roman"/>
          <w:sz w:val="20"/>
          <w:szCs w:val="20"/>
        </w:rPr>
        <w:t xml:space="preserve">experimental </w:t>
      </w:r>
      <w:r w:rsidR="00AF77C0" w:rsidRPr="00FB69FC">
        <w:rPr>
          <w:rFonts w:ascii="Times New Roman" w:hAnsi="Times New Roman" w:cs="Times New Roman"/>
          <w:color w:val="000000" w:themeColor="text1"/>
          <w:sz w:val="20"/>
          <w:szCs w:val="20"/>
        </w:rPr>
        <w:t xml:space="preserve">validation of the Q2d approach. </w:t>
      </w:r>
      <w:proofErr w:type="spellStart"/>
      <w:r w:rsidR="00AF77C0" w:rsidRPr="00FB69FC">
        <w:rPr>
          <w:rFonts w:ascii="Times New Roman" w:hAnsi="Times New Roman" w:cs="Times New Roman"/>
          <w:color w:val="000000" w:themeColor="text1"/>
          <w:sz w:val="20"/>
          <w:szCs w:val="20"/>
        </w:rPr>
        <w:t>QwL</w:t>
      </w:r>
      <w:proofErr w:type="spellEnd"/>
      <w:r w:rsidR="00AF77C0" w:rsidRPr="00FB69FC">
        <w:rPr>
          <w:rFonts w:ascii="Times New Roman" w:hAnsi="Times New Roman" w:cs="Times New Roman"/>
          <w:color w:val="000000" w:themeColor="text1"/>
          <w:sz w:val="20"/>
          <w:szCs w:val="20"/>
        </w:rPr>
        <w:t xml:space="preserve"> represents the performance of Q2d after initialization based on the existing PI tunings, without learning. Next, the learning results are shown after the listed number of the learning epochs.</w:t>
      </w:r>
      <w:r w:rsidR="00AD3A7C" w:rsidRPr="00FB69FC">
        <w:rPr>
          <w:rFonts w:ascii="Times New Roman" w:hAnsi="Times New Roman" w:cs="Times New Roman"/>
          <w:color w:val="000000" w:themeColor="text1"/>
          <w:sz w:val="20"/>
          <w:szCs w:val="20"/>
        </w:rPr>
        <w:t xml:space="preserve"> Diagram (A) represents variations of the controlled variable </w:t>
      </w:r>
      <w:r w:rsidR="00AD3A7C" w:rsidRPr="00FB69FC">
        <w:rPr>
          <w:rFonts w:ascii="Times New Roman" w:hAnsi="Times New Roman" w:cs="Times New Roman"/>
          <w:i/>
          <w:iCs/>
          <w:color w:val="000000" w:themeColor="text1"/>
          <w:sz w:val="20"/>
          <w:szCs w:val="20"/>
        </w:rPr>
        <w:t>Y</w:t>
      </w:r>
      <w:r w:rsidR="00AD3A7C" w:rsidRPr="00FB69FC">
        <w:rPr>
          <w:rFonts w:ascii="Times New Roman" w:hAnsi="Times New Roman" w:cs="Times New Roman"/>
          <w:color w:val="000000" w:themeColor="text1"/>
          <w:sz w:val="20"/>
          <w:szCs w:val="20"/>
        </w:rPr>
        <w:t xml:space="preserve"> while diagram (B) variations of the manipulating variable </w:t>
      </w:r>
      <w:r w:rsidR="00AD3A7C" w:rsidRPr="00FB69FC">
        <w:rPr>
          <w:rFonts w:ascii="Times New Roman" w:hAnsi="Times New Roman" w:cs="Times New Roman"/>
          <w:i/>
          <w:iCs/>
          <w:color w:val="000000" w:themeColor="text1"/>
          <w:sz w:val="20"/>
          <w:szCs w:val="20"/>
        </w:rPr>
        <w:t>U</w:t>
      </w:r>
      <w:r w:rsidR="00AD3A7C" w:rsidRPr="00FB69FC">
        <w:rPr>
          <w:rFonts w:ascii="Times New Roman" w:hAnsi="Times New Roman" w:cs="Times New Roman"/>
          <w:color w:val="000000" w:themeColor="text1"/>
          <w:sz w:val="20"/>
          <w:szCs w:val="20"/>
        </w:rPr>
        <w:t>.</w:t>
      </w:r>
    </w:p>
    <w:p w14:paraId="38777182" w14:textId="6AE50330" w:rsidR="00AF77C0" w:rsidRPr="003E6C80" w:rsidRDefault="00AF77C0" w:rsidP="00AF77C0">
      <w:pPr>
        <w:jc w:val="both"/>
        <w:rPr>
          <w:rFonts w:ascii="Times New Roman" w:hAnsi="Times New Roman" w:cs="Times New Roman"/>
          <w:sz w:val="20"/>
          <w:szCs w:val="20"/>
        </w:rPr>
      </w:pPr>
      <w:r w:rsidRPr="00FB69FC">
        <w:rPr>
          <w:rFonts w:ascii="Times New Roman" w:hAnsi="Times New Roman" w:cs="Times New Roman"/>
          <w:color w:val="000000" w:themeColor="text1"/>
          <w:sz w:val="20"/>
          <w:szCs w:val="20"/>
        </w:rPr>
        <w:t xml:space="preserve">The control performance of the Q2d method (after the proposed initialization) based on the tunings of the existing PI </w:t>
      </w:r>
      <w:r w:rsidRPr="003E6C80">
        <w:rPr>
          <w:rFonts w:ascii="Times New Roman" w:hAnsi="Times New Roman" w:cs="Times New Roman"/>
          <w:sz w:val="20"/>
          <w:szCs w:val="20"/>
        </w:rPr>
        <w:t xml:space="preserve">controller is presented in Fig. </w:t>
      </w:r>
      <w:r w:rsidR="00353961">
        <w:rPr>
          <w:rFonts w:ascii="Times New Roman" w:hAnsi="Times New Roman" w:cs="Times New Roman"/>
          <w:sz w:val="20"/>
          <w:szCs w:val="20"/>
        </w:rPr>
        <w:t>12</w:t>
      </w:r>
      <w:r w:rsidRPr="003E6C80">
        <w:rPr>
          <w:rFonts w:ascii="Times New Roman" w:hAnsi="Times New Roman" w:cs="Times New Roman"/>
          <w:sz w:val="20"/>
          <w:szCs w:val="20"/>
        </w:rPr>
        <w:t xml:space="preserve">. Note that the accuracy of the initialization is acceptable, especially </w:t>
      </w:r>
      <w:r w:rsidR="00D74C43">
        <w:rPr>
          <w:rFonts w:ascii="Times New Roman" w:hAnsi="Times New Roman" w:cs="Times New Roman"/>
          <w:sz w:val="20"/>
          <w:szCs w:val="20"/>
        </w:rPr>
        <w:t>when</w:t>
      </w:r>
      <w:r w:rsidRPr="003E6C80">
        <w:rPr>
          <w:rFonts w:ascii="Times New Roman" w:hAnsi="Times New Roman" w:cs="Times New Roman"/>
          <w:sz w:val="20"/>
          <w:szCs w:val="20"/>
        </w:rPr>
        <w:t xml:space="preserve"> </w:t>
      </w:r>
      <w:r>
        <w:rPr>
          <w:rFonts w:ascii="Times New Roman" w:hAnsi="Times New Roman" w:cs="Times New Roman"/>
          <w:sz w:val="20"/>
          <w:szCs w:val="20"/>
        </w:rPr>
        <w:t xml:space="preserve">the </w:t>
      </w:r>
      <w:r w:rsidRPr="003E6C80">
        <w:rPr>
          <w:rFonts w:ascii="Times New Roman" w:hAnsi="Times New Roman" w:cs="Times New Roman"/>
          <w:sz w:val="20"/>
          <w:szCs w:val="20"/>
        </w:rPr>
        <w:t xml:space="preserve">Q2d </w:t>
      </w:r>
      <w:r>
        <w:rPr>
          <w:rFonts w:ascii="Times New Roman" w:hAnsi="Times New Roman" w:cs="Times New Roman"/>
          <w:sz w:val="20"/>
          <w:szCs w:val="20"/>
        </w:rPr>
        <w:t xml:space="preserve">approach </w:t>
      </w:r>
      <w:r w:rsidRPr="003E6C80">
        <w:rPr>
          <w:rFonts w:ascii="Times New Roman" w:hAnsi="Times New Roman" w:cs="Times New Roman"/>
          <w:sz w:val="20"/>
          <w:szCs w:val="20"/>
        </w:rPr>
        <w:t xml:space="preserve">does not reject the control error to zero (its non-zero value is kept in </w:t>
      </w:r>
      <w:r>
        <w:rPr>
          <w:rFonts w:ascii="Times New Roman" w:hAnsi="Times New Roman" w:cs="Times New Roman"/>
          <w:sz w:val="20"/>
          <w:szCs w:val="20"/>
        </w:rPr>
        <w:t>a</w:t>
      </w:r>
      <w:r w:rsidRPr="003E6C80">
        <w:rPr>
          <w:rFonts w:ascii="Times New Roman" w:hAnsi="Times New Roman" w:cs="Times New Roman"/>
          <w:sz w:val="20"/>
          <w:szCs w:val="20"/>
        </w:rPr>
        <w:t xml:space="preserve"> steady state according to the adjustment of </w:t>
      </w:r>
      <w:r w:rsidRPr="003E6C80">
        <w:rPr>
          <w:rFonts w:ascii="Times New Roman" w:hAnsi="Times New Roman" w:cs="Times New Roman"/>
          <w:i/>
          <w:sz w:val="20"/>
          <w:szCs w:val="20"/>
        </w:rPr>
        <w:t>precision</w:t>
      </w:r>
      <w:r w:rsidRPr="003E6C80">
        <w:rPr>
          <w:rFonts w:ascii="Times New Roman" w:hAnsi="Times New Roman" w:cs="Times New Roman"/>
          <w:sz w:val="20"/>
          <w:szCs w:val="20"/>
        </w:rPr>
        <w:t>). Readers should also note that</w:t>
      </w:r>
      <w:r>
        <w:rPr>
          <w:rFonts w:ascii="Times New Roman" w:hAnsi="Times New Roman" w:cs="Times New Roman"/>
          <w:sz w:val="20"/>
          <w:szCs w:val="20"/>
        </w:rPr>
        <w:t>,</w:t>
      </w:r>
      <w:r w:rsidRPr="003E6C80">
        <w:rPr>
          <w:rFonts w:ascii="Times New Roman" w:hAnsi="Times New Roman" w:cs="Times New Roman"/>
          <w:sz w:val="20"/>
          <w:szCs w:val="20"/>
        </w:rPr>
        <w:t xml:space="preserve"> contrary to simulation validation, measurement noise exists in the experimental setup. Its impact is not </w:t>
      </w:r>
      <w:r>
        <w:rPr>
          <w:rFonts w:ascii="Times New Roman" w:hAnsi="Times New Roman" w:cs="Times New Roman"/>
          <w:sz w:val="20"/>
          <w:szCs w:val="20"/>
        </w:rPr>
        <w:t>extensive,</w:t>
      </w:r>
      <w:r w:rsidRPr="003E6C80">
        <w:rPr>
          <w:rFonts w:ascii="Times New Roman" w:hAnsi="Times New Roman" w:cs="Times New Roman"/>
          <w:sz w:val="20"/>
          <w:szCs w:val="20"/>
        </w:rPr>
        <w:t xml:space="preserve"> but it definitely influences the control performance and the learning abilities of </w:t>
      </w:r>
      <w:r>
        <w:rPr>
          <w:rFonts w:ascii="Times New Roman" w:hAnsi="Times New Roman" w:cs="Times New Roman"/>
          <w:sz w:val="20"/>
          <w:szCs w:val="20"/>
        </w:rPr>
        <w:t xml:space="preserve">the </w:t>
      </w:r>
      <w:r w:rsidRPr="003E6C80">
        <w:rPr>
          <w:rFonts w:ascii="Times New Roman" w:hAnsi="Times New Roman" w:cs="Times New Roman"/>
          <w:sz w:val="20"/>
          <w:szCs w:val="20"/>
        </w:rPr>
        <w:t>Q2d</w:t>
      </w:r>
      <w:r>
        <w:rPr>
          <w:rFonts w:ascii="Times New Roman" w:hAnsi="Times New Roman" w:cs="Times New Roman"/>
          <w:sz w:val="20"/>
          <w:szCs w:val="20"/>
        </w:rPr>
        <w:t xml:space="preserve"> approach</w:t>
      </w:r>
      <w:r w:rsidRPr="003E6C80">
        <w:rPr>
          <w:rFonts w:ascii="Times New Roman" w:hAnsi="Times New Roman" w:cs="Times New Roman"/>
          <w:sz w:val="20"/>
          <w:szCs w:val="20"/>
        </w:rPr>
        <w:t>.</w:t>
      </w:r>
    </w:p>
    <w:p w14:paraId="39B119C2" w14:textId="79B735D4" w:rsidR="00D74C43" w:rsidRPr="00FB69FC" w:rsidRDefault="00AF77C0" w:rsidP="00AF77C0">
      <w:pPr>
        <w:jc w:val="both"/>
        <w:rPr>
          <w:rFonts w:ascii="Times New Roman" w:hAnsi="Times New Roman" w:cs="Times New Roman"/>
          <w:color w:val="000000" w:themeColor="text1"/>
          <w:sz w:val="20"/>
          <w:szCs w:val="20"/>
        </w:rPr>
      </w:pPr>
      <w:r w:rsidRPr="003E6C80">
        <w:rPr>
          <w:rFonts w:ascii="Times New Roman" w:hAnsi="Times New Roman" w:cs="Times New Roman"/>
          <w:color w:val="000000" w:themeColor="text1"/>
          <w:sz w:val="20"/>
          <w:szCs w:val="20"/>
        </w:rPr>
        <w:t xml:space="preserve">Fig. </w:t>
      </w:r>
      <w:r w:rsidR="00353961">
        <w:rPr>
          <w:rFonts w:ascii="Times New Roman" w:hAnsi="Times New Roman" w:cs="Times New Roman"/>
          <w:color w:val="000000" w:themeColor="text1"/>
          <w:sz w:val="20"/>
          <w:szCs w:val="20"/>
        </w:rPr>
        <w:t>13</w:t>
      </w:r>
      <w:r w:rsidRPr="003E6C80">
        <w:rPr>
          <w:rFonts w:ascii="Times New Roman" w:hAnsi="Times New Roman" w:cs="Times New Roman"/>
          <w:color w:val="000000" w:themeColor="text1"/>
          <w:sz w:val="20"/>
          <w:szCs w:val="20"/>
        </w:rPr>
        <w:t xml:space="preserve"> shows the results of </w:t>
      </w:r>
      <w:r>
        <w:rPr>
          <w:rFonts w:ascii="Times New Roman" w:hAnsi="Times New Roman" w:cs="Times New Roman"/>
          <w:color w:val="000000" w:themeColor="text1"/>
          <w:sz w:val="20"/>
          <w:szCs w:val="20"/>
        </w:rPr>
        <w:t xml:space="preserve">the </w:t>
      </w:r>
      <w:r w:rsidRPr="003E6C80">
        <w:rPr>
          <w:rFonts w:ascii="Times New Roman" w:hAnsi="Times New Roman" w:cs="Times New Roman"/>
          <w:color w:val="000000" w:themeColor="text1"/>
          <w:sz w:val="20"/>
          <w:szCs w:val="20"/>
        </w:rPr>
        <w:t xml:space="preserve">online learning for </w:t>
      </w:r>
      <w:r>
        <w:rPr>
          <w:rFonts w:ascii="Times New Roman" w:hAnsi="Times New Roman" w:cs="Times New Roman"/>
          <w:color w:val="000000" w:themeColor="text1"/>
          <w:sz w:val="20"/>
          <w:szCs w:val="20"/>
        </w:rPr>
        <w:t xml:space="preserve">the </w:t>
      </w:r>
      <w:r w:rsidRPr="003E6C80">
        <w:rPr>
          <w:rFonts w:ascii="Times New Roman" w:hAnsi="Times New Roman" w:cs="Times New Roman"/>
          <w:color w:val="000000" w:themeColor="text1"/>
          <w:sz w:val="20"/>
          <w:szCs w:val="20"/>
        </w:rPr>
        <w:t xml:space="preserve">Q2d </w:t>
      </w:r>
      <w:r>
        <w:rPr>
          <w:rFonts w:ascii="Times New Roman" w:hAnsi="Times New Roman" w:cs="Times New Roman"/>
          <w:color w:val="000000" w:themeColor="text1"/>
          <w:sz w:val="20"/>
          <w:szCs w:val="20"/>
        </w:rPr>
        <w:t xml:space="preserve">approach </w:t>
      </w:r>
      <w:r w:rsidRPr="003E6C80">
        <w:rPr>
          <w:rFonts w:ascii="Times New Roman" w:hAnsi="Times New Roman" w:cs="Times New Roman"/>
          <w:color w:val="000000" w:themeColor="text1"/>
          <w:sz w:val="20"/>
          <w:szCs w:val="20"/>
        </w:rPr>
        <w:t xml:space="preserve">after </w:t>
      </w:r>
      <w:r>
        <w:rPr>
          <w:rFonts w:ascii="Times New Roman" w:hAnsi="Times New Roman" w:cs="Times New Roman"/>
          <w:color w:val="000000" w:themeColor="text1"/>
          <w:sz w:val="20"/>
          <w:szCs w:val="20"/>
        </w:rPr>
        <w:t xml:space="preserve">a </w:t>
      </w:r>
      <w:r w:rsidRPr="003E6C80">
        <w:rPr>
          <w:rFonts w:ascii="Times New Roman" w:hAnsi="Times New Roman" w:cs="Times New Roman"/>
          <w:color w:val="000000" w:themeColor="text1"/>
          <w:sz w:val="20"/>
          <w:szCs w:val="20"/>
        </w:rPr>
        <w:t xml:space="preserve">different number of learning epochs. It is clear that a significant improvement </w:t>
      </w:r>
      <w:r>
        <w:rPr>
          <w:rFonts w:ascii="Times New Roman" w:hAnsi="Times New Roman" w:cs="Times New Roman"/>
          <w:color w:val="000000" w:themeColor="text1"/>
          <w:sz w:val="20"/>
          <w:szCs w:val="20"/>
        </w:rPr>
        <w:t>occurs</w:t>
      </w:r>
      <w:r w:rsidRPr="003E6C80">
        <w:rPr>
          <w:rFonts w:ascii="Times New Roman" w:hAnsi="Times New Roman" w:cs="Times New Roman"/>
          <w:color w:val="000000" w:themeColor="text1"/>
          <w:sz w:val="20"/>
          <w:szCs w:val="20"/>
        </w:rPr>
        <w:t xml:space="preserve"> in terms of both tracking and disturbance rejection. Tracking becomes </w:t>
      </w:r>
      <w:r>
        <w:rPr>
          <w:rFonts w:ascii="Times New Roman" w:hAnsi="Times New Roman" w:cs="Times New Roman"/>
          <w:color w:val="000000" w:themeColor="text1"/>
          <w:sz w:val="20"/>
          <w:szCs w:val="20"/>
        </w:rPr>
        <w:t>increasingly</w:t>
      </w:r>
      <w:r w:rsidRPr="003E6C80">
        <w:rPr>
          <w:rFonts w:ascii="Times New Roman" w:hAnsi="Times New Roman" w:cs="Times New Roman"/>
          <w:color w:val="000000" w:themeColor="text1"/>
          <w:sz w:val="20"/>
          <w:szCs w:val="20"/>
        </w:rPr>
        <w:t xml:space="preserve"> closer to </w:t>
      </w:r>
      <w:r>
        <w:rPr>
          <w:rFonts w:ascii="Times New Roman" w:hAnsi="Times New Roman" w:cs="Times New Roman"/>
          <w:color w:val="000000" w:themeColor="text1"/>
          <w:sz w:val="20"/>
          <w:szCs w:val="20"/>
        </w:rPr>
        <w:t xml:space="preserve">the </w:t>
      </w:r>
      <w:r w:rsidRPr="003E6C80">
        <w:rPr>
          <w:rFonts w:ascii="Times New Roman" w:hAnsi="Times New Roman" w:cs="Times New Roman"/>
          <w:color w:val="000000" w:themeColor="text1"/>
          <w:sz w:val="20"/>
          <w:szCs w:val="20"/>
        </w:rPr>
        <w:t xml:space="preserve">reference trajectory and the settling time is </w:t>
      </w:r>
      <w:r w:rsidR="00D74C43">
        <w:rPr>
          <w:rFonts w:ascii="Times New Roman" w:hAnsi="Times New Roman" w:cs="Times New Roman"/>
          <w:color w:val="000000" w:themeColor="text1"/>
          <w:sz w:val="20"/>
          <w:szCs w:val="20"/>
        </w:rPr>
        <w:t xml:space="preserve">visibly </w:t>
      </w:r>
      <w:r w:rsidRPr="003E6C80">
        <w:rPr>
          <w:rFonts w:ascii="Times New Roman" w:hAnsi="Times New Roman" w:cs="Times New Roman"/>
          <w:color w:val="000000" w:themeColor="text1"/>
          <w:sz w:val="20"/>
          <w:szCs w:val="20"/>
        </w:rPr>
        <w:t xml:space="preserve">reduced, even if the </w:t>
      </w:r>
      <w:proofErr w:type="spellStart"/>
      <w:r w:rsidRPr="003E6C80">
        <w:rPr>
          <w:rFonts w:ascii="Times New Roman" w:hAnsi="Times New Roman" w:cs="Times New Roman"/>
          <w:color w:val="000000" w:themeColor="text1"/>
          <w:sz w:val="20"/>
          <w:szCs w:val="20"/>
        </w:rPr>
        <w:t>overregulations</w:t>
      </w:r>
      <w:proofErr w:type="spellEnd"/>
      <w:r w:rsidRPr="003E6C80">
        <w:rPr>
          <w:rFonts w:ascii="Times New Roman" w:hAnsi="Times New Roman" w:cs="Times New Roman"/>
          <w:color w:val="000000" w:themeColor="text1"/>
          <w:sz w:val="20"/>
          <w:szCs w:val="20"/>
        </w:rPr>
        <w:t xml:space="preserve"> for </w:t>
      </w:r>
      <w:r w:rsidRPr="00FB69FC">
        <w:rPr>
          <w:rFonts w:ascii="Times New Roman" w:hAnsi="Times New Roman" w:cs="Times New Roman"/>
          <w:color w:val="000000" w:themeColor="text1"/>
          <w:sz w:val="20"/>
          <w:szCs w:val="20"/>
        </w:rPr>
        <w:t>the disturbance rejection do not change significantly.</w:t>
      </w:r>
    </w:p>
    <w:p w14:paraId="404C91A1" w14:textId="1399E495" w:rsidR="00483341" w:rsidRPr="00FB69FC" w:rsidRDefault="00AF77C0" w:rsidP="00AF77C0">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These conclusions are a</w:t>
      </w:r>
      <w:r w:rsidR="00483341" w:rsidRPr="00FB69FC">
        <w:rPr>
          <w:rFonts w:ascii="Times New Roman" w:hAnsi="Times New Roman" w:cs="Times New Roman"/>
          <w:color w:val="000000" w:themeColor="text1"/>
          <w:sz w:val="20"/>
          <w:szCs w:val="20"/>
        </w:rPr>
        <w:t>dditionally</w:t>
      </w:r>
      <w:r w:rsidRPr="00FB69FC">
        <w:rPr>
          <w:rFonts w:ascii="Times New Roman" w:hAnsi="Times New Roman" w:cs="Times New Roman"/>
          <w:color w:val="000000" w:themeColor="text1"/>
          <w:sz w:val="20"/>
          <w:szCs w:val="20"/>
        </w:rPr>
        <w:t xml:space="preserve"> confirmed by the values of the quantitative measures </w:t>
      </w:r>
      <w:r w:rsidR="00483341" w:rsidRPr="00FB69FC">
        <w:rPr>
          <w:rFonts w:ascii="Times New Roman" w:hAnsi="Times New Roman" w:cs="Times New Roman"/>
          <w:color w:val="000000" w:themeColor="text1"/>
          <w:sz w:val="20"/>
          <w:szCs w:val="20"/>
        </w:rPr>
        <w:t xml:space="preserve">such as the integral absolute error (IAE), maximal overshoot (namely, the maximum absolute value of over or undershoot), settling time, and the maximal absolute increment of the manipulating signal </w:t>
      </w:r>
      <m:oMath>
        <m:d>
          <m:dPr>
            <m:begChr m:val="|"/>
            <m:endChr m:val="|"/>
            <m:ctrlPr>
              <w:rPr>
                <w:rFonts w:ascii="Cambria Math" w:hAnsi="Cambria Math" w:cs="Times New Roman"/>
                <w:i/>
                <w:iCs/>
                <w:color w:val="000000" w:themeColor="text1"/>
                <w:sz w:val="20"/>
                <w:szCs w:val="20"/>
              </w:rPr>
            </m:ctrlPr>
          </m:dPr>
          <m:e>
            <m:r>
              <w:rPr>
                <w:rFonts w:ascii="Cambria Math" w:hAnsi="Cambria Math" w:cs="Times New Roman"/>
                <w:color w:val="000000" w:themeColor="text1"/>
                <w:sz w:val="20"/>
                <w:szCs w:val="20"/>
              </w:rPr>
              <m:t>Δ</m:t>
            </m:r>
            <m:sSub>
              <m:sSubPr>
                <m:ctrlPr>
                  <w:rPr>
                    <w:rFonts w:ascii="Cambria Math" w:hAnsi="Cambria Math" w:cs="Times New Roman"/>
                    <w:i/>
                    <w:iCs/>
                    <w:color w:val="000000" w:themeColor="text1"/>
                    <w:sz w:val="20"/>
                    <w:szCs w:val="20"/>
                  </w:rPr>
                </m:ctrlPr>
              </m:sSubPr>
              <m:e>
                <m:r>
                  <w:rPr>
                    <w:rFonts w:ascii="Cambria Math" w:hAnsi="Cambria Math" w:cs="Times New Roman"/>
                    <w:color w:val="000000" w:themeColor="text1"/>
                    <w:sz w:val="20"/>
                    <w:szCs w:val="20"/>
                  </w:rPr>
                  <m:t>U</m:t>
                </m:r>
              </m:e>
              <m:sub>
                <m:r>
                  <w:rPr>
                    <w:rFonts w:ascii="Cambria Math" w:hAnsi="Cambria Math" w:cs="Times New Roman"/>
                    <w:color w:val="000000" w:themeColor="text1"/>
                    <w:sz w:val="20"/>
                    <w:szCs w:val="20"/>
                  </w:rPr>
                  <m:t>max</m:t>
                </m:r>
              </m:sub>
            </m:sSub>
          </m:e>
        </m:d>
      </m:oMath>
      <w:r w:rsidR="00483341" w:rsidRPr="00FB69FC">
        <w:rPr>
          <w:rFonts w:ascii="Times New Roman" w:hAnsi="Times New Roman" w:cs="Times New Roman"/>
          <w:color w:val="000000" w:themeColor="text1"/>
          <w:sz w:val="20"/>
          <w:szCs w:val="20"/>
        </w:rPr>
        <w:t>. Table I</w:t>
      </w:r>
      <w:r w:rsidR="00CF2AEF" w:rsidRPr="00FB69FC">
        <w:rPr>
          <w:rFonts w:ascii="Times New Roman" w:hAnsi="Times New Roman" w:cs="Times New Roman"/>
          <w:color w:val="000000" w:themeColor="text1"/>
          <w:sz w:val="20"/>
          <w:szCs w:val="20"/>
        </w:rPr>
        <w:t>I</w:t>
      </w:r>
      <w:r w:rsidR="00483341" w:rsidRPr="00FB69FC">
        <w:rPr>
          <w:rFonts w:ascii="Times New Roman" w:hAnsi="Times New Roman" w:cs="Times New Roman"/>
          <w:color w:val="000000" w:themeColor="text1"/>
          <w:sz w:val="20"/>
          <w:szCs w:val="20"/>
        </w:rPr>
        <w:t xml:space="preserve">I shows the variations of the values of these measures over consecutive number of learning epochs and separately for tracking and each of two disturbance rejections, starting from comparison between PI and Q2d directly after initialization. The best (smallest) values are </w:t>
      </w:r>
      <w:r w:rsidR="00483341" w:rsidRPr="00FB69FC">
        <w:rPr>
          <w:rFonts w:ascii="Times New Roman" w:hAnsi="Times New Roman" w:cs="Times New Roman"/>
          <w:color w:val="000000" w:themeColor="text1"/>
          <w:sz w:val="20"/>
          <w:szCs w:val="20"/>
        </w:rPr>
        <w:lastRenderedPageBreak/>
        <w:t>bolded.</w:t>
      </w:r>
      <w:r w:rsidR="0082282D" w:rsidRPr="00FB69FC">
        <w:rPr>
          <w:rFonts w:ascii="Times New Roman" w:hAnsi="Times New Roman" w:cs="Times New Roman"/>
          <w:color w:val="000000" w:themeColor="text1"/>
          <w:sz w:val="20"/>
          <w:szCs w:val="20"/>
        </w:rPr>
        <w:t xml:space="preserve"> The small differences at the initialization stage can be seen for each measure but the differences are not very important from</w:t>
      </w:r>
      <w:r w:rsidR="002B77B4" w:rsidRPr="00FB69FC">
        <w:rPr>
          <w:rFonts w:ascii="Times New Roman" w:hAnsi="Times New Roman" w:cs="Times New Roman"/>
          <w:color w:val="000000" w:themeColor="text1"/>
          <w:sz w:val="20"/>
          <w:szCs w:val="20"/>
        </w:rPr>
        <w:t xml:space="preserve"> a</w:t>
      </w:r>
      <w:r w:rsidR="0082282D" w:rsidRPr="00FB69FC">
        <w:rPr>
          <w:rFonts w:ascii="Times New Roman" w:hAnsi="Times New Roman" w:cs="Times New Roman"/>
          <w:color w:val="000000" w:themeColor="text1"/>
          <w:sz w:val="20"/>
          <w:szCs w:val="20"/>
        </w:rPr>
        <w:t xml:space="preserve"> practical viewpoint</w:t>
      </w:r>
      <w:r w:rsidR="00270DBB" w:rsidRPr="00FB69FC">
        <w:rPr>
          <w:rFonts w:ascii="Times New Roman" w:hAnsi="Times New Roman" w:cs="Times New Roman"/>
          <w:color w:val="000000" w:themeColor="text1"/>
          <w:sz w:val="20"/>
          <w:szCs w:val="20"/>
        </w:rPr>
        <w:t xml:space="preserve"> </w:t>
      </w:r>
      <w:r w:rsidR="002B77B4" w:rsidRPr="00FB69FC">
        <w:rPr>
          <w:rFonts w:ascii="Times New Roman" w:hAnsi="Times New Roman" w:cs="Times New Roman"/>
          <w:color w:val="000000" w:themeColor="text1"/>
          <w:sz w:val="20"/>
          <w:szCs w:val="20"/>
        </w:rPr>
        <w:t>(see</w:t>
      </w:r>
      <w:r w:rsidR="00270DBB" w:rsidRPr="00FB69FC">
        <w:rPr>
          <w:rFonts w:ascii="Times New Roman" w:hAnsi="Times New Roman" w:cs="Times New Roman"/>
          <w:color w:val="000000" w:themeColor="text1"/>
          <w:sz w:val="20"/>
          <w:szCs w:val="20"/>
        </w:rPr>
        <w:t xml:space="preserve"> Fig. </w:t>
      </w:r>
      <w:r w:rsidR="00353961" w:rsidRPr="00FB69FC">
        <w:rPr>
          <w:rFonts w:ascii="Times New Roman" w:hAnsi="Times New Roman" w:cs="Times New Roman"/>
          <w:color w:val="000000" w:themeColor="text1"/>
          <w:sz w:val="20"/>
          <w:szCs w:val="20"/>
        </w:rPr>
        <w:t>12</w:t>
      </w:r>
      <w:r w:rsidR="002B77B4" w:rsidRPr="00FB69FC">
        <w:rPr>
          <w:rFonts w:ascii="Times New Roman" w:hAnsi="Times New Roman" w:cs="Times New Roman"/>
          <w:color w:val="000000" w:themeColor="text1"/>
          <w:sz w:val="20"/>
          <w:szCs w:val="20"/>
        </w:rPr>
        <w:t>)</w:t>
      </w:r>
      <w:r w:rsidR="0082282D" w:rsidRPr="00FB69FC">
        <w:rPr>
          <w:rFonts w:ascii="Times New Roman" w:hAnsi="Times New Roman" w:cs="Times New Roman"/>
          <w:color w:val="000000" w:themeColor="text1"/>
          <w:sz w:val="20"/>
          <w:szCs w:val="20"/>
        </w:rPr>
        <w:t>. These differences are smaller comparing to the final closed loop improvement obtained for Q2d after 2000 learning epochs. For IAE measure, after initialization, Q2d starts with IAE value larger than PI for tracking and both disturbance rejections but during consecutive learning, IAE value decreases showing gradual improvement in the control performance</w:t>
      </w:r>
      <w:r w:rsidR="00270DBB" w:rsidRPr="00FB69FC">
        <w:rPr>
          <w:rFonts w:ascii="Times New Roman" w:hAnsi="Times New Roman" w:cs="Times New Roman"/>
          <w:color w:val="000000" w:themeColor="text1"/>
          <w:sz w:val="20"/>
          <w:szCs w:val="20"/>
        </w:rPr>
        <w:t xml:space="preserve"> over learning period</w:t>
      </w:r>
      <w:r w:rsidR="0082282D" w:rsidRPr="00FB69FC">
        <w:rPr>
          <w:rFonts w:ascii="Times New Roman" w:hAnsi="Times New Roman" w:cs="Times New Roman"/>
          <w:color w:val="000000" w:themeColor="text1"/>
          <w:sz w:val="20"/>
          <w:szCs w:val="20"/>
        </w:rPr>
        <w:t xml:space="preserve">. Note that especially for both disturbance rejections, the final drop in AIE value after 2000 learning epochs is very significant comparing to </w:t>
      </w:r>
      <w:proofErr w:type="spellStart"/>
      <w:r w:rsidR="0082282D" w:rsidRPr="00FB69FC">
        <w:rPr>
          <w:rFonts w:ascii="Times New Roman" w:hAnsi="Times New Roman" w:cs="Times New Roman"/>
          <w:color w:val="000000" w:themeColor="text1"/>
          <w:sz w:val="20"/>
          <w:szCs w:val="20"/>
        </w:rPr>
        <w:t>QwL</w:t>
      </w:r>
      <w:proofErr w:type="spellEnd"/>
      <w:r w:rsidR="0082282D" w:rsidRPr="00FB69FC">
        <w:rPr>
          <w:rFonts w:ascii="Times New Roman" w:hAnsi="Times New Roman" w:cs="Times New Roman"/>
          <w:color w:val="000000" w:themeColor="text1"/>
          <w:sz w:val="20"/>
          <w:szCs w:val="20"/>
        </w:rPr>
        <w:t xml:space="preserve"> (Q2d after initialization </w:t>
      </w:r>
      <w:r w:rsidR="006F4543" w:rsidRPr="00FB69FC">
        <w:rPr>
          <w:rFonts w:ascii="Times New Roman" w:hAnsi="Times New Roman" w:cs="Times New Roman"/>
          <w:color w:val="000000" w:themeColor="text1"/>
          <w:sz w:val="20"/>
          <w:szCs w:val="20"/>
        </w:rPr>
        <w:t>before online</w:t>
      </w:r>
      <w:r w:rsidR="0082282D" w:rsidRPr="00FB69FC">
        <w:rPr>
          <w:rFonts w:ascii="Times New Roman" w:hAnsi="Times New Roman" w:cs="Times New Roman"/>
          <w:color w:val="000000" w:themeColor="text1"/>
          <w:sz w:val="20"/>
          <w:szCs w:val="20"/>
        </w:rPr>
        <w:t xml:space="preserve"> learning). Maximum overshoot for tracking and disturbance rejection</w:t>
      </w:r>
      <w:r w:rsidR="00270DBB" w:rsidRPr="00FB69FC">
        <w:rPr>
          <w:rFonts w:ascii="Times New Roman" w:hAnsi="Times New Roman" w:cs="Times New Roman"/>
          <w:color w:val="000000" w:themeColor="text1"/>
          <w:sz w:val="20"/>
          <w:szCs w:val="20"/>
        </w:rPr>
        <w:t>s</w:t>
      </w:r>
      <w:r w:rsidR="0082282D" w:rsidRPr="00FB69FC">
        <w:rPr>
          <w:rFonts w:ascii="Times New Roman" w:hAnsi="Times New Roman" w:cs="Times New Roman"/>
          <w:color w:val="000000" w:themeColor="text1"/>
          <w:sz w:val="20"/>
          <w:szCs w:val="20"/>
        </w:rPr>
        <w:t xml:space="preserve"> practically remains the same over learning period. After learning, it only slightly increases comparing to </w:t>
      </w:r>
      <w:r w:rsidR="002B77B4" w:rsidRPr="00FB69FC">
        <w:rPr>
          <w:rFonts w:ascii="Times New Roman" w:hAnsi="Times New Roman" w:cs="Times New Roman"/>
          <w:color w:val="000000" w:themeColor="text1"/>
          <w:sz w:val="20"/>
          <w:szCs w:val="20"/>
        </w:rPr>
        <w:t xml:space="preserve">the </w:t>
      </w:r>
      <w:r w:rsidR="0082282D" w:rsidRPr="00FB69FC">
        <w:rPr>
          <w:rFonts w:ascii="Times New Roman" w:hAnsi="Times New Roman" w:cs="Times New Roman"/>
          <w:color w:val="000000" w:themeColor="text1"/>
          <w:sz w:val="20"/>
          <w:szCs w:val="20"/>
        </w:rPr>
        <w:t xml:space="preserve">initialization stage but this increase is not important from </w:t>
      </w:r>
      <w:r w:rsidR="002B77B4" w:rsidRPr="00FB69FC">
        <w:rPr>
          <w:rFonts w:ascii="Times New Roman" w:hAnsi="Times New Roman" w:cs="Times New Roman"/>
          <w:color w:val="000000" w:themeColor="text1"/>
          <w:sz w:val="20"/>
          <w:szCs w:val="20"/>
        </w:rPr>
        <w:t xml:space="preserve">a </w:t>
      </w:r>
      <w:r w:rsidR="0082282D" w:rsidRPr="00FB69FC">
        <w:rPr>
          <w:rFonts w:ascii="Times New Roman" w:hAnsi="Times New Roman" w:cs="Times New Roman"/>
          <w:color w:val="000000" w:themeColor="text1"/>
          <w:sz w:val="20"/>
          <w:szCs w:val="20"/>
        </w:rPr>
        <w:t xml:space="preserve">practical viewpoint and </w:t>
      </w:r>
      <w:r w:rsidR="00875860" w:rsidRPr="00FB69FC">
        <w:rPr>
          <w:rFonts w:ascii="Times New Roman" w:hAnsi="Times New Roman" w:cs="Times New Roman"/>
          <w:color w:val="000000" w:themeColor="text1"/>
          <w:sz w:val="20"/>
          <w:szCs w:val="20"/>
        </w:rPr>
        <w:t>it may well be due to random measurement noise existing in the real system. On the contrary, the values of the settling time directly indicate significant improvement in the control performance over learning period for tracking and both disturbance rejections. Consequently, these experimental results show that it is possible to obtain the highest improvement in the settling time, which is a very important indicator, especially for disturbance rejection</w:t>
      </w:r>
      <w:r w:rsidR="00270DBB" w:rsidRPr="00FB69FC">
        <w:rPr>
          <w:rFonts w:ascii="Times New Roman" w:hAnsi="Times New Roman" w:cs="Times New Roman"/>
          <w:color w:val="000000" w:themeColor="text1"/>
          <w:sz w:val="20"/>
          <w:szCs w:val="20"/>
        </w:rPr>
        <w:t xml:space="preserve"> and for the same maximum overshoot</w:t>
      </w:r>
      <w:r w:rsidR="00875860" w:rsidRPr="00FB69FC">
        <w:rPr>
          <w:rFonts w:ascii="Times New Roman" w:hAnsi="Times New Roman" w:cs="Times New Roman"/>
          <w:color w:val="000000" w:themeColor="text1"/>
          <w:sz w:val="20"/>
          <w:szCs w:val="20"/>
        </w:rPr>
        <w:t xml:space="preserve">. Variations of the </w:t>
      </w:r>
      <m:oMath>
        <m:d>
          <m:dPr>
            <m:begChr m:val="|"/>
            <m:endChr m:val="|"/>
            <m:ctrlPr>
              <w:rPr>
                <w:rFonts w:ascii="Cambria Math" w:hAnsi="Cambria Math" w:cs="Times New Roman"/>
                <w:i/>
                <w:iCs/>
                <w:color w:val="000000" w:themeColor="text1"/>
                <w:sz w:val="20"/>
                <w:szCs w:val="20"/>
              </w:rPr>
            </m:ctrlPr>
          </m:dPr>
          <m:e>
            <m:r>
              <w:rPr>
                <w:rFonts w:ascii="Cambria Math" w:hAnsi="Cambria Math" w:cs="Times New Roman"/>
                <w:color w:val="000000" w:themeColor="text1"/>
                <w:sz w:val="20"/>
                <w:szCs w:val="20"/>
              </w:rPr>
              <m:t>Δ</m:t>
            </m:r>
            <m:sSub>
              <m:sSubPr>
                <m:ctrlPr>
                  <w:rPr>
                    <w:rFonts w:ascii="Cambria Math" w:hAnsi="Cambria Math" w:cs="Times New Roman"/>
                    <w:i/>
                    <w:iCs/>
                    <w:color w:val="000000" w:themeColor="text1"/>
                    <w:sz w:val="20"/>
                    <w:szCs w:val="20"/>
                  </w:rPr>
                </m:ctrlPr>
              </m:sSubPr>
              <m:e>
                <m:r>
                  <w:rPr>
                    <w:rFonts w:ascii="Cambria Math" w:hAnsi="Cambria Math" w:cs="Times New Roman"/>
                    <w:color w:val="000000" w:themeColor="text1"/>
                    <w:sz w:val="20"/>
                    <w:szCs w:val="20"/>
                  </w:rPr>
                  <m:t>U</m:t>
                </m:r>
              </m:e>
              <m:sub>
                <m:r>
                  <w:rPr>
                    <w:rFonts w:ascii="Cambria Math" w:hAnsi="Cambria Math" w:cs="Times New Roman"/>
                    <w:color w:val="000000" w:themeColor="text1"/>
                    <w:sz w:val="20"/>
                    <w:szCs w:val="20"/>
                  </w:rPr>
                  <m:t>max</m:t>
                </m:r>
              </m:sub>
            </m:sSub>
          </m:e>
        </m:d>
      </m:oMath>
      <w:r w:rsidR="00875860" w:rsidRPr="00FB69FC">
        <w:rPr>
          <w:rFonts w:ascii="Times New Roman" w:eastAsiaTheme="minorEastAsia" w:hAnsi="Times New Roman" w:cs="Times New Roman"/>
          <w:iCs/>
          <w:color w:val="000000" w:themeColor="text1"/>
          <w:sz w:val="20"/>
          <w:szCs w:val="20"/>
        </w:rPr>
        <w:t xml:space="preserve"> value confirm that the price of the improvement in the control performance is not very high (relatively small increment over learning period) and results from </w:t>
      </w:r>
      <w:r w:rsidR="006F4543" w:rsidRPr="00FB69FC">
        <w:rPr>
          <w:rFonts w:ascii="Times New Roman" w:eastAsiaTheme="minorEastAsia" w:hAnsi="Times New Roman" w:cs="Times New Roman"/>
          <w:iCs/>
          <w:color w:val="000000" w:themeColor="text1"/>
          <w:sz w:val="20"/>
          <w:szCs w:val="20"/>
        </w:rPr>
        <w:t>more aggressive actions taken by Q2d due to on-line learning.</w:t>
      </w:r>
    </w:p>
    <w:p w14:paraId="38777185" w14:textId="19314A42" w:rsidR="003E6C80" w:rsidRPr="00FB69FC" w:rsidRDefault="003E6C80" w:rsidP="00200577">
      <w:pPr>
        <w:pStyle w:val="TableTitle"/>
        <w:ind w:right="567"/>
        <w:rPr>
          <w:rFonts w:ascii="Times New Roman" w:hAnsi="Times New Roman"/>
          <w:color w:val="000000" w:themeColor="text1"/>
          <w:sz w:val="20"/>
          <w:szCs w:val="20"/>
        </w:rPr>
      </w:pPr>
      <w:r w:rsidRPr="00FB69FC">
        <w:rPr>
          <w:rFonts w:ascii="Times New Roman" w:hAnsi="Times New Roman"/>
          <w:color w:val="000000" w:themeColor="text1"/>
          <w:sz w:val="20"/>
          <w:szCs w:val="20"/>
        </w:rPr>
        <w:t>TABLE II</w:t>
      </w:r>
      <w:r w:rsidR="00CF2AEF" w:rsidRPr="00FB69FC">
        <w:rPr>
          <w:rFonts w:ascii="Times New Roman" w:hAnsi="Times New Roman"/>
          <w:color w:val="000000" w:themeColor="text1"/>
          <w:sz w:val="20"/>
          <w:szCs w:val="20"/>
        </w:rPr>
        <w:t>I</w:t>
      </w:r>
    </w:p>
    <w:p w14:paraId="38777186" w14:textId="4963AFDF" w:rsidR="003E6C80" w:rsidRPr="00FB69FC" w:rsidRDefault="003E6C80" w:rsidP="00200577">
      <w:pPr>
        <w:pStyle w:val="TableTitle"/>
        <w:ind w:right="567"/>
        <w:rPr>
          <w:rFonts w:ascii="Times New Roman" w:hAnsi="Times New Roman"/>
          <w:color w:val="000000" w:themeColor="text1"/>
          <w:sz w:val="20"/>
          <w:szCs w:val="20"/>
        </w:rPr>
      </w:pPr>
      <w:r w:rsidRPr="00FB69FC">
        <w:rPr>
          <w:rFonts w:ascii="Times New Roman" w:hAnsi="Times New Roman"/>
          <w:color w:val="000000" w:themeColor="text1"/>
          <w:sz w:val="20"/>
          <w:szCs w:val="20"/>
        </w:rPr>
        <w:t xml:space="preserve">Quality </w:t>
      </w:r>
      <w:r w:rsidR="002B77B4" w:rsidRPr="00FB69FC">
        <w:rPr>
          <w:rFonts w:ascii="Times New Roman" w:hAnsi="Times New Roman"/>
          <w:color w:val="000000" w:themeColor="text1"/>
          <w:sz w:val="20"/>
          <w:szCs w:val="20"/>
        </w:rPr>
        <w:t>indicators</w:t>
      </w:r>
      <w:r w:rsidRPr="00FB69FC">
        <w:rPr>
          <w:rFonts w:ascii="Times New Roman" w:hAnsi="Times New Roman"/>
          <w:color w:val="000000" w:themeColor="text1"/>
          <w:sz w:val="20"/>
          <w:szCs w:val="20"/>
        </w:rPr>
        <w:t xml:space="preserve"> for Quantitative Measure of Improvement in Control Performance for Q2d for Experimental Validation</w:t>
      </w:r>
    </w:p>
    <w:p w14:paraId="5FA50AAC" w14:textId="77777777" w:rsidR="00995495" w:rsidRPr="00FB69FC" w:rsidRDefault="00995495" w:rsidP="003E6C80">
      <w:pPr>
        <w:pStyle w:val="TableTitle"/>
        <w:rPr>
          <w:rFonts w:ascii="Times New Roman" w:hAnsi="Times New Roman"/>
          <w:color w:val="000000" w:themeColor="text1"/>
          <w:sz w:val="20"/>
          <w:szCs w:val="20"/>
        </w:rPr>
      </w:pPr>
    </w:p>
    <w:tbl>
      <w:tblPr>
        <w:tblStyle w:val="TableGrid"/>
        <w:tblW w:w="8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
        <w:gridCol w:w="790"/>
        <w:gridCol w:w="24"/>
        <w:gridCol w:w="711"/>
        <w:gridCol w:w="24"/>
        <w:gridCol w:w="656"/>
        <w:gridCol w:w="24"/>
        <w:gridCol w:w="209"/>
        <w:gridCol w:w="332"/>
        <w:gridCol w:w="24"/>
        <w:gridCol w:w="706"/>
        <w:gridCol w:w="24"/>
        <w:gridCol w:w="615"/>
        <w:gridCol w:w="37"/>
        <w:gridCol w:w="28"/>
        <w:gridCol w:w="652"/>
        <w:gridCol w:w="28"/>
        <w:gridCol w:w="708"/>
        <w:gridCol w:w="28"/>
        <w:gridCol w:w="652"/>
        <w:gridCol w:w="30"/>
        <w:gridCol w:w="48"/>
        <w:gridCol w:w="546"/>
        <w:gridCol w:w="30"/>
        <w:gridCol w:w="707"/>
        <w:gridCol w:w="30"/>
        <w:gridCol w:w="615"/>
        <w:gridCol w:w="35"/>
        <w:gridCol w:w="30"/>
      </w:tblGrid>
      <w:tr w:rsidR="00FB69FC" w:rsidRPr="00FB69FC" w14:paraId="5DFCBC5B" w14:textId="77777777" w:rsidTr="001D1BA3">
        <w:trPr>
          <w:gridAfter w:val="2"/>
          <w:wAfter w:w="65" w:type="dxa"/>
          <w:trHeight w:val="567"/>
        </w:trPr>
        <w:tc>
          <w:tcPr>
            <w:tcW w:w="564" w:type="dxa"/>
            <w:tcBorders>
              <w:top w:val="double" w:sz="4" w:space="0" w:color="auto"/>
            </w:tcBorders>
            <w:vAlign w:val="center"/>
          </w:tcPr>
          <w:p w14:paraId="5B23EB9E" w14:textId="77777777" w:rsidR="00A704A9" w:rsidRPr="00FB69FC" w:rsidRDefault="00A704A9" w:rsidP="00683D62">
            <w:pPr>
              <w:jc w:val="center"/>
              <w:rPr>
                <w:color w:val="000000" w:themeColor="text1"/>
              </w:rPr>
            </w:pPr>
          </w:p>
        </w:tc>
        <w:tc>
          <w:tcPr>
            <w:tcW w:w="2438" w:type="dxa"/>
            <w:gridSpan w:val="7"/>
            <w:tcBorders>
              <w:top w:val="double" w:sz="4" w:space="0" w:color="auto"/>
            </w:tcBorders>
            <w:vAlign w:val="center"/>
          </w:tcPr>
          <w:p w14:paraId="78B7FC7C" w14:textId="77777777" w:rsidR="00A704A9" w:rsidRPr="00FB69FC" w:rsidRDefault="00A704A9" w:rsidP="00683D62">
            <w:pPr>
              <w:jc w:val="center"/>
              <w:rPr>
                <w:color w:val="000000" w:themeColor="text1"/>
              </w:rPr>
            </w:pPr>
            <w:r w:rsidRPr="00FB69FC">
              <w:rPr>
                <w:color w:val="000000" w:themeColor="text1"/>
              </w:rPr>
              <w:t>IAE</w:t>
            </w:r>
          </w:p>
          <w:p w14:paraId="1140D38D" w14:textId="42626D08" w:rsidR="00A704A9" w:rsidRPr="00FB69FC" w:rsidRDefault="00A704A9" w:rsidP="00683D62">
            <w:pPr>
              <w:jc w:val="center"/>
              <w:rPr>
                <w:color w:val="000000" w:themeColor="text1"/>
                <w:sz w:val="16"/>
                <w:szCs w:val="16"/>
              </w:rPr>
            </w:pPr>
            <w:r w:rsidRPr="00FB69FC">
              <w:rPr>
                <w:color w:val="000000" w:themeColor="text1"/>
                <w:sz w:val="16"/>
                <w:szCs w:val="16"/>
              </w:rPr>
              <w:t>for step changes of</w:t>
            </w:r>
          </w:p>
        </w:tc>
        <w:tc>
          <w:tcPr>
            <w:tcW w:w="1701" w:type="dxa"/>
            <w:gridSpan w:val="5"/>
            <w:tcBorders>
              <w:top w:val="double" w:sz="4" w:space="0" w:color="auto"/>
            </w:tcBorders>
            <w:vAlign w:val="center"/>
          </w:tcPr>
          <w:p w14:paraId="54D16BE8" w14:textId="77777777" w:rsidR="00A704A9" w:rsidRPr="00FB69FC" w:rsidRDefault="00A704A9" w:rsidP="00683D62">
            <w:pPr>
              <w:jc w:val="center"/>
              <w:rPr>
                <w:color w:val="000000" w:themeColor="text1"/>
              </w:rPr>
            </w:pPr>
            <w:r w:rsidRPr="00FB69FC">
              <w:rPr>
                <w:color w:val="000000" w:themeColor="text1"/>
              </w:rPr>
              <w:t>max. overshoot</w:t>
            </w:r>
          </w:p>
          <w:p w14:paraId="6B6DB531" w14:textId="0125958D" w:rsidR="00A704A9" w:rsidRPr="00FB69FC" w:rsidRDefault="00A704A9" w:rsidP="00683D62">
            <w:pPr>
              <w:jc w:val="center"/>
              <w:rPr>
                <w:color w:val="000000" w:themeColor="text1"/>
                <w:sz w:val="16"/>
                <w:szCs w:val="16"/>
              </w:rPr>
            </w:pPr>
            <w:r w:rsidRPr="00FB69FC">
              <w:rPr>
                <w:color w:val="000000" w:themeColor="text1"/>
                <w:sz w:val="16"/>
                <w:szCs w:val="16"/>
              </w:rPr>
              <w:t>for step changes of</w:t>
            </w:r>
          </w:p>
        </w:tc>
        <w:tc>
          <w:tcPr>
            <w:tcW w:w="2211" w:type="dxa"/>
            <w:gridSpan w:val="9"/>
            <w:tcBorders>
              <w:top w:val="double" w:sz="4" w:space="0" w:color="auto"/>
            </w:tcBorders>
            <w:vAlign w:val="center"/>
          </w:tcPr>
          <w:p w14:paraId="4C6F8592" w14:textId="77777777" w:rsidR="00A704A9" w:rsidRPr="00FB69FC" w:rsidRDefault="00A704A9" w:rsidP="00683D62">
            <w:pPr>
              <w:jc w:val="center"/>
              <w:rPr>
                <w:color w:val="000000" w:themeColor="text1"/>
              </w:rPr>
            </w:pPr>
            <w:r w:rsidRPr="00FB69FC">
              <w:rPr>
                <w:color w:val="000000" w:themeColor="text1"/>
              </w:rPr>
              <w:t>settling time</w:t>
            </w:r>
          </w:p>
          <w:p w14:paraId="3000BF53" w14:textId="6D6412CE" w:rsidR="00A704A9" w:rsidRPr="00FB69FC" w:rsidRDefault="00A704A9" w:rsidP="00683D62">
            <w:pPr>
              <w:jc w:val="center"/>
              <w:rPr>
                <w:color w:val="000000" w:themeColor="text1"/>
                <w:sz w:val="16"/>
                <w:szCs w:val="16"/>
              </w:rPr>
            </w:pPr>
            <w:r w:rsidRPr="00FB69FC">
              <w:rPr>
                <w:color w:val="000000" w:themeColor="text1"/>
                <w:sz w:val="16"/>
                <w:szCs w:val="16"/>
              </w:rPr>
              <w:t>for step changes of</w:t>
            </w:r>
          </w:p>
        </w:tc>
        <w:tc>
          <w:tcPr>
            <w:tcW w:w="1928" w:type="dxa"/>
            <w:gridSpan w:val="5"/>
            <w:tcBorders>
              <w:top w:val="double" w:sz="4" w:space="0" w:color="auto"/>
            </w:tcBorders>
            <w:vAlign w:val="center"/>
          </w:tcPr>
          <w:p w14:paraId="3075D07C" w14:textId="77777777" w:rsidR="00A704A9" w:rsidRPr="00FB69FC" w:rsidRDefault="00FB3076" w:rsidP="00683D62">
            <w:pPr>
              <w:jc w:val="center"/>
              <w:rPr>
                <w:iCs/>
                <w:color w:val="000000" w:themeColor="text1"/>
              </w:rPr>
            </w:pPr>
            <m:oMathPara>
              <m:oMath>
                <m:d>
                  <m:dPr>
                    <m:begChr m:val="|"/>
                    <m:endChr m:val="|"/>
                    <m:ctrlPr>
                      <w:rPr>
                        <w:rFonts w:ascii="Cambria Math" w:hAnsi="Cambria Math"/>
                        <w:i/>
                        <w:iCs/>
                        <w:color w:val="000000" w:themeColor="text1"/>
                      </w:rPr>
                    </m:ctrlPr>
                  </m:dPr>
                  <m:e>
                    <m:r>
                      <w:rPr>
                        <w:rFonts w:ascii="Cambria Math" w:hAnsi="Cambria Math"/>
                        <w:color w:val="000000" w:themeColor="text1"/>
                      </w:rPr>
                      <m:t>Δ</m:t>
                    </m:r>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max</m:t>
                        </m:r>
                      </m:sub>
                    </m:sSub>
                  </m:e>
                </m:d>
              </m:oMath>
            </m:oMathPara>
          </w:p>
          <w:p w14:paraId="76C77C69" w14:textId="32CC04CE" w:rsidR="00A704A9" w:rsidRPr="00FB69FC" w:rsidRDefault="00A704A9" w:rsidP="00683D62">
            <w:pPr>
              <w:jc w:val="center"/>
              <w:rPr>
                <w:color w:val="000000" w:themeColor="text1"/>
                <w:sz w:val="16"/>
                <w:szCs w:val="16"/>
              </w:rPr>
            </w:pPr>
            <w:r w:rsidRPr="00FB69FC">
              <w:rPr>
                <w:color w:val="000000" w:themeColor="text1"/>
                <w:sz w:val="16"/>
                <w:szCs w:val="16"/>
              </w:rPr>
              <w:t>for step changes of</w:t>
            </w:r>
          </w:p>
        </w:tc>
      </w:tr>
      <w:tr w:rsidR="00FB69FC" w:rsidRPr="00FB69FC" w14:paraId="465966E8" w14:textId="77777777" w:rsidTr="001D1BA3">
        <w:trPr>
          <w:trHeight w:val="340"/>
        </w:trPr>
        <w:tc>
          <w:tcPr>
            <w:tcW w:w="564" w:type="dxa"/>
            <w:tcBorders>
              <w:bottom w:val="single" w:sz="4" w:space="0" w:color="auto"/>
            </w:tcBorders>
            <w:vAlign w:val="center"/>
          </w:tcPr>
          <w:p w14:paraId="43D2E4C5" w14:textId="77777777" w:rsidR="00A704A9" w:rsidRPr="00FB69FC" w:rsidRDefault="00A704A9" w:rsidP="00A704A9">
            <w:pPr>
              <w:jc w:val="center"/>
              <w:rPr>
                <w:color w:val="000000" w:themeColor="text1"/>
              </w:rPr>
            </w:pPr>
          </w:p>
        </w:tc>
        <w:tc>
          <w:tcPr>
            <w:tcW w:w="814" w:type="dxa"/>
            <w:gridSpan w:val="2"/>
            <w:tcBorders>
              <w:bottom w:val="single" w:sz="4" w:space="0" w:color="auto"/>
            </w:tcBorders>
            <w:vAlign w:val="center"/>
          </w:tcPr>
          <w:p w14:paraId="0C9F411F" w14:textId="381E9116" w:rsidR="00A704A9" w:rsidRPr="00FB69FC" w:rsidRDefault="00A704A9" w:rsidP="00A704A9">
            <w:pPr>
              <w:jc w:val="center"/>
              <w:rPr>
                <w:i/>
                <w:iCs/>
                <w:color w:val="000000" w:themeColor="text1"/>
              </w:rPr>
            </w:pPr>
            <w:proofErr w:type="spellStart"/>
            <w:r w:rsidRPr="00FB69FC">
              <w:rPr>
                <w:i/>
                <w:iCs/>
                <w:color w:val="000000" w:themeColor="text1"/>
              </w:rPr>
              <w:t>Y</w:t>
            </w:r>
            <w:r w:rsidRPr="00FB69FC">
              <w:rPr>
                <w:i/>
                <w:iCs/>
                <w:color w:val="000000" w:themeColor="text1"/>
                <w:vertAlign w:val="subscript"/>
              </w:rPr>
              <w:t>sp</w:t>
            </w:r>
            <w:proofErr w:type="spellEnd"/>
          </w:p>
        </w:tc>
        <w:tc>
          <w:tcPr>
            <w:tcW w:w="735" w:type="dxa"/>
            <w:gridSpan w:val="2"/>
            <w:tcBorders>
              <w:bottom w:val="single" w:sz="4" w:space="0" w:color="auto"/>
            </w:tcBorders>
            <w:vAlign w:val="center"/>
          </w:tcPr>
          <w:p w14:paraId="5491F6C9" w14:textId="5756719E" w:rsidR="00A704A9" w:rsidRPr="00FB69FC" w:rsidRDefault="00A704A9" w:rsidP="00A704A9">
            <w:pPr>
              <w:jc w:val="center"/>
              <w:rPr>
                <w:color w:val="000000" w:themeColor="text1"/>
              </w:rPr>
            </w:pPr>
            <w:r w:rsidRPr="00FB69FC">
              <w:rPr>
                <w:i/>
                <w:iCs/>
                <w:color w:val="000000" w:themeColor="text1"/>
              </w:rPr>
              <w:t>d</w:t>
            </w:r>
            <w:r w:rsidRPr="00FB69FC">
              <w:rPr>
                <w:color w:val="000000" w:themeColor="text1"/>
              </w:rPr>
              <w:t xml:space="preserve"> = -2</w:t>
            </w:r>
          </w:p>
        </w:tc>
        <w:tc>
          <w:tcPr>
            <w:tcW w:w="680" w:type="dxa"/>
            <w:gridSpan w:val="2"/>
            <w:tcBorders>
              <w:bottom w:val="single" w:sz="4" w:space="0" w:color="auto"/>
            </w:tcBorders>
            <w:vAlign w:val="center"/>
          </w:tcPr>
          <w:p w14:paraId="7EB56385" w14:textId="6A0E8133" w:rsidR="00A704A9" w:rsidRPr="00FB69FC" w:rsidRDefault="00A704A9" w:rsidP="00A704A9">
            <w:pPr>
              <w:jc w:val="center"/>
              <w:rPr>
                <w:color w:val="000000" w:themeColor="text1"/>
              </w:rPr>
            </w:pPr>
            <w:r w:rsidRPr="00FB69FC">
              <w:rPr>
                <w:i/>
                <w:iCs/>
                <w:color w:val="000000" w:themeColor="text1"/>
              </w:rPr>
              <w:t>d</w:t>
            </w:r>
            <w:r w:rsidRPr="00FB69FC">
              <w:rPr>
                <w:color w:val="000000" w:themeColor="text1"/>
              </w:rPr>
              <w:t xml:space="preserve"> = 0</w:t>
            </w:r>
          </w:p>
        </w:tc>
        <w:tc>
          <w:tcPr>
            <w:tcW w:w="565" w:type="dxa"/>
            <w:gridSpan w:val="3"/>
            <w:tcBorders>
              <w:bottom w:val="single" w:sz="4" w:space="0" w:color="auto"/>
            </w:tcBorders>
            <w:vAlign w:val="center"/>
          </w:tcPr>
          <w:p w14:paraId="0FB7D1BE" w14:textId="6E492315" w:rsidR="00A704A9" w:rsidRPr="00FB69FC" w:rsidRDefault="00A704A9" w:rsidP="00A704A9">
            <w:pPr>
              <w:jc w:val="center"/>
              <w:rPr>
                <w:color w:val="000000" w:themeColor="text1"/>
              </w:rPr>
            </w:pPr>
            <w:proofErr w:type="spellStart"/>
            <w:r w:rsidRPr="00FB69FC">
              <w:rPr>
                <w:i/>
                <w:iCs/>
                <w:color w:val="000000" w:themeColor="text1"/>
              </w:rPr>
              <w:t>Y</w:t>
            </w:r>
            <w:r w:rsidRPr="00FB69FC">
              <w:rPr>
                <w:i/>
                <w:iCs/>
                <w:color w:val="000000" w:themeColor="text1"/>
                <w:vertAlign w:val="subscript"/>
              </w:rPr>
              <w:t>sp</w:t>
            </w:r>
            <w:proofErr w:type="spellEnd"/>
          </w:p>
        </w:tc>
        <w:tc>
          <w:tcPr>
            <w:tcW w:w="730" w:type="dxa"/>
            <w:gridSpan w:val="2"/>
            <w:tcBorders>
              <w:bottom w:val="single" w:sz="4" w:space="0" w:color="auto"/>
            </w:tcBorders>
            <w:vAlign w:val="center"/>
          </w:tcPr>
          <w:p w14:paraId="19F61335" w14:textId="06D3D32B" w:rsidR="00A704A9" w:rsidRPr="00FB69FC" w:rsidRDefault="00A704A9" w:rsidP="00A704A9">
            <w:pPr>
              <w:jc w:val="center"/>
              <w:rPr>
                <w:color w:val="000000" w:themeColor="text1"/>
              </w:rPr>
            </w:pPr>
            <w:r w:rsidRPr="00FB69FC">
              <w:rPr>
                <w:i/>
                <w:iCs/>
                <w:color w:val="000000" w:themeColor="text1"/>
              </w:rPr>
              <w:t>d</w:t>
            </w:r>
            <w:r w:rsidRPr="00FB69FC">
              <w:rPr>
                <w:color w:val="000000" w:themeColor="text1"/>
              </w:rPr>
              <w:t xml:space="preserve"> = -2</w:t>
            </w:r>
          </w:p>
        </w:tc>
        <w:tc>
          <w:tcPr>
            <w:tcW w:w="680" w:type="dxa"/>
            <w:gridSpan w:val="3"/>
            <w:tcBorders>
              <w:bottom w:val="single" w:sz="4" w:space="0" w:color="auto"/>
            </w:tcBorders>
            <w:vAlign w:val="center"/>
          </w:tcPr>
          <w:p w14:paraId="104BA00A" w14:textId="0758D9E3" w:rsidR="00A704A9" w:rsidRPr="00FB69FC" w:rsidRDefault="00A704A9" w:rsidP="00A704A9">
            <w:pPr>
              <w:jc w:val="center"/>
              <w:rPr>
                <w:color w:val="000000" w:themeColor="text1"/>
              </w:rPr>
            </w:pPr>
            <w:r w:rsidRPr="00FB69FC">
              <w:rPr>
                <w:i/>
                <w:iCs/>
                <w:color w:val="000000" w:themeColor="text1"/>
              </w:rPr>
              <w:t>d</w:t>
            </w:r>
            <w:r w:rsidRPr="00FB69FC">
              <w:rPr>
                <w:color w:val="000000" w:themeColor="text1"/>
              </w:rPr>
              <w:t xml:space="preserve"> = 0</w:t>
            </w:r>
          </w:p>
        </w:tc>
        <w:tc>
          <w:tcPr>
            <w:tcW w:w="680" w:type="dxa"/>
            <w:gridSpan w:val="2"/>
            <w:tcBorders>
              <w:bottom w:val="single" w:sz="4" w:space="0" w:color="auto"/>
            </w:tcBorders>
            <w:vAlign w:val="center"/>
          </w:tcPr>
          <w:p w14:paraId="4047538F" w14:textId="53261A7F" w:rsidR="00A704A9" w:rsidRPr="00FB69FC" w:rsidRDefault="00A704A9" w:rsidP="00A704A9">
            <w:pPr>
              <w:jc w:val="center"/>
              <w:rPr>
                <w:color w:val="000000" w:themeColor="text1"/>
              </w:rPr>
            </w:pPr>
            <w:proofErr w:type="spellStart"/>
            <w:r w:rsidRPr="00FB69FC">
              <w:rPr>
                <w:i/>
                <w:iCs/>
                <w:color w:val="000000" w:themeColor="text1"/>
              </w:rPr>
              <w:t>Y</w:t>
            </w:r>
            <w:r w:rsidRPr="00FB69FC">
              <w:rPr>
                <w:i/>
                <w:iCs/>
                <w:color w:val="000000" w:themeColor="text1"/>
                <w:vertAlign w:val="subscript"/>
              </w:rPr>
              <w:t>sp</w:t>
            </w:r>
            <w:proofErr w:type="spellEnd"/>
          </w:p>
        </w:tc>
        <w:tc>
          <w:tcPr>
            <w:tcW w:w="736" w:type="dxa"/>
            <w:gridSpan w:val="2"/>
            <w:tcBorders>
              <w:bottom w:val="single" w:sz="4" w:space="0" w:color="auto"/>
            </w:tcBorders>
            <w:vAlign w:val="center"/>
          </w:tcPr>
          <w:p w14:paraId="0B5D6A12" w14:textId="77D35FBD" w:rsidR="00A704A9" w:rsidRPr="00FB69FC" w:rsidRDefault="00A704A9" w:rsidP="00A704A9">
            <w:pPr>
              <w:jc w:val="center"/>
              <w:rPr>
                <w:color w:val="000000" w:themeColor="text1"/>
              </w:rPr>
            </w:pPr>
            <w:r w:rsidRPr="00FB69FC">
              <w:rPr>
                <w:i/>
                <w:iCs/>
                <w:color w:val="000000" w:themeColor="text1"/>
              </w:rPr>
              <w:t>d</w:t>
            </w:r>
            <w:r w:rsidRPr="00FB69FC">
              <w:rPr>
                <w:color w:val="000000" w:themeColor="text1"/>
              </w:rPr>
              <w:t xml:space="preserve"> = -2</w:t>
            </w:r>
          </w:p>
        </w:tc>
        <w:tc>
          <w:tcPr>
            <w:tcW w:w="682" w:type="dxa"/>
            <w:gridSpan w:val="2"/>
            <w:tcBorders>
              <w:bottom w:val="single" w:sz="4" w:space="0" w:color="auto"/>
            </w:tcBorders>
            <w:vAlign w:val="center"/>
          </w:tcPr>
          <w:p w14:paraId="19BAF534" w14:textId="030CBB31" w:rsidR="00A704A9" w:rsidRPr="00FB69FC" w:rsidRDefault="00A704A9" w:rsidP="00A704A9">
            <w:pPr>
              <w:jc w:val="center"/>
              <w:rPr>
                <w:color w:val="000000" w:themeColor="text1"/>
              </w:rPr>
            </w:pPr>
            <w:r w:rsidRPr="00FB69FC">
              <w:rPr>
                <w:i/>
                <w:iCs/>
                <w:color w:val="000000" w:themeColor="text1"/>
              </w:rPr>
              <w:t>d</w:t>
            </w:r>
            <w:r w:rsidRPr="00FB69FC">
              <w:rPr>
                <w:color w:val="000000" w:themeColor="text1"/>
              </w:rPr>
              <w:t xml:space="preserve"> = 0</w:t>
            </w:r>
          </w:p>
        </w:tc>
        <w:tc>
          <w:tcPr>
            <w:tcW w:w="624" w:type="dxa"/>
            <w:gridSpan w:val="3"/>
            <w:tcBorders>
              <w:bottom w:val="single" w:sz="4" w:space="0" w:color="auto"/>
            </w:tcBorders>
            <w:vAlign w:val="center"/>
          </w:tcPr>
          <w:p w14:paraId="345D9C5D" w14:textId="1B835CE0" w:rsidR="00A704A9" w:rsidRPr="00FB69FC" w:rsidRDefault="00A704A9" w:rsidP="00A704A9">
            <w:pPr>
              <w:jc w:val="center"/>
              <w:rPr>
                <w:color w:val="000000" w:themeColor="text1"/>
              </w:rPr>
            </w:pPr>
            <w:proofErr w:type="spellStart"/>
            <w:r w:rsidRPr="00FB69FC">
              <w:rPr>
                <w:i/>
                <w:iCs/>
                <w:color w:val="000000" w:themeColor="text1"/>
              </w:rPr>
              <w:t>Y</w:t>
            </w:r>
            <w:r w:rsidRPr="00FB69FC">
              <w:rPr>
                <w:i/>
                <w:iCs/>
                <w:color w:val="000000" w:themeColor="text1"/>
                <w:vertAlign w:val="subscript"/>
              </w:rPr>
              <w:t>sp</w:t>
            </w:r>
            <w:proofErr w:type="spellEnd"/>
          </w:p>
        </w:tc>
        <w:tc>
          <w:tcPr>
            <w:tcW w:w="737" w:type="dxa"/>
            <w:gridSpan w:val="2"/>
            <w:tcBorders>
              <w:bottom w:val="single" w:sz="4" w:space="0" w:color="auto"/>
            </w:tcBorders>
            <w:vAlign w:val="center"/>
          </w:tcPr>
          <w:p w14:paraId="064478C6" w14:textId="198EC862" w:rsidR="00A704A9" w:rsidRPr="00FB69FC" w:rsidRDefault="00A704A9" w:rsidP="00A704A9">
            <w:pPr>
              <w:jc w:val="center"/>
              <w:rPr>
                <w:color w:val="000000" w:themeColor="text1"/>
              </w:rPr>
            </w:pPr>
            <w:r w:rsidRPr="00FB69FC">
              <w:rPr>
                <w:i/>
                <w:iCs/>
                <w:color w:val="000000" w:themeColor="text1"/>
              </w:rPr>
              <w:t>d</w:t>
            </w:r>
            <w:r w:rsidRPr="00FB69FC">
              <w:rPr>
                <w:color w:val="000000" w:themeColor="text1"/>
              </w:rPr>
              <w:t xml:space="preserve"> = -2</w:t>
            </w:r>
          </w:p>
        </w:tc>
        <w:tc>
          <w:tcPr>
            <w:tcW w:w="680" w:type="dxa"/>
            <w:gridSpan w:val="3"/>
            <w:tcBorders>
              <w:bottom w:val="single" w:sz="4" w:space="0" w:color="auto"/>
            </w:tcBorders>
            <w:vAlign w:val="center"/>
          </w:tcPr>
          <w:p w14:paraId="0BDA075E" w14:textId="15AA0443" w:rsidR="00A704A9" w:rsidRPr="00FB69FC" w:rsidRDefault="00A704A9" w:rsidP="00A704A9">
            <w:pPr>
              <w:jc w:val="center"/>
              <w:rPr>
                <w:color w:val="000000" w:themeColor="text1"/>
              </w:rPr>
            </w:pPr>
            <w:r w:rsidRPr="00FB69FC">
              <w:rPr>
                <w:i/>
                <w:iCs/>
                <w:color w:val="000000" w:themeColor="text1"/>
              </w:rPr>
              <w:t>d</w:t>
            </w:r>
            <w:r w:rsidRPr="00FB69FC">
              <w:rPr>
                <w:color w:val="000000" w:themeColor="text1"/>
              </w:rPr>
              <w:t xml:space="preserve"> = 0</w:t>
            </w:r>
          </w:p>
        </w:tc>
      </w:tr>
      <w:tr w:rsidR="00FB69FC" w:rsidRPr="00FB69FC" w14:paraId="4D3767DA" w14:textId="77777777" w:rsidTr="001D1BA3">
        <w:trPr>
          <w:gridAfter w:val="1"/>
          <w:wAfter w:w="30" w:type="dxa"/>
          <w:trHeight w:val="340"/>
        </w:trPr>
        <w:tc>
          <w:tcPr>
            <w:tcW w:w="564" w:type="dxa"/>
            <w:tcBorders>
              <w:top w:val="single" w:sz="4" w:space="0" w:color="auto"/>
            </w:tcBorders>
            <w:shd w:val="clear" w:color="auto" w:fill="EEECE1" w:themeFill="background2"/>
            <w:vAlign w:val="center"/>
          </w:tcPr>
          <w:p w14:paraId="6ECDB03D" w14:textId="388089AE" w:rsidR="00FE71A5" w:rsidRPr="00FB69FC" w:rsidRDefault="00FE71A5" w:rsidP="00FE71A5">
            <w:pPr>
              <w:jc w:val="center"/>
              <w:rPr>
                <w:color w:val="000000" w:themeColor="text1"/>
                <w:sz w:val="16"/>
                <w:szCs w:val="16"/>
              </w:rPr>
            </w:pPr>
            <w:r w:rsidRPr="00FB69FC">
              <w:rPr>
                <w:color w:val="000000" w:themeColor="text1"/>
                <w:sz w:val="16"/>
                <w:szCs w:val="16"/>
              </w:rPr>
              <w:t>PI</w:t>
            </w:r>
          </w:p>
        </w:tc>
        <w:tc>
          <w:tcPr>
            <w:tcW w:w="790" w:type="dxa"/>
            <w:tcBorders>
              <w:top w:val="single" w:sz="4" w:space="0" w:color="auto"/>
            </w:tcBorders>
            <w:shd w:val="clear" w:color="auto" w:fill="EEECE1" w:themeFill="background2"/>
            <w:vAlign w:val="center"/>
          </w:tcPr>
          <w:p w14:paraId="63EF0BD2" w14:textId="3CE8E7B4" w:rsidR="00FE71A5" w:rsidRPr="00FB69FC" w:rsidRDefault="00FE71A5" w:rsidP="00FE71A5">
            <w:pPr>
              <w:jc w:val="center"/>
              <w:rPr>
                <w:color w:val="000000" w:themeColor="text1"/>
                <w:sz w:val="16"/>
                <w:szCs w:val="16"/>
              </w:rPr>
            </w:pPr>
            <w:r w:rsidRPr="00FB69FC">
              <w:rPr>
                <w:color w:val="000000" w:themeColor="text1"/>
                <w:sz w:val="16"/>
                <w:szCs w:val="16"/>
              </w:rPr>
              <w:t>1278.00</w:t>
            </w:r>
          </w:p>
        </w:tc>
        <w:tc>
          <w:tcPr>
            <w:tcW w:w="735" w:type="dxa"/>
            <w:gridSpan w:val="2"/>
            <w:tcBorders>
              <w:top w:val="single" w:sz="4" w:space="0" w:color="auto"/>
            </w:tcBorders>
            <w:shd w:val="clear" w:color="auto" w:fill="EEECE1" w:themeFill="background2"/>
            <w:vAlign w:val="center"/>
          </w:tcPr>
          <w:p w14:paraId="64A55446" w14:textId="01C31E0A" w:rsidR="00FE71A5" w:rsidRPr="00FB69FC" w:rsidRDefault="00FE71A5" w:rsidP="00FE71A5">
            <w:pPr>
              <w:jc w:val="center"/>
              <w:rPr>
                <w:color w:val="000000" w:themeColor="text1"/>
                <w:sz w:val="16"/>
                <w:szCs w:val="16"/>
              </w:rPr>
            </w:pPr>
            <w:r w:rsidRPr="00FB69FC">
              <w:rPr>
                <w:color w:val="000000" w:themeColor="text1"/>
                <w:sz w:val="16"/>
                <w:szCs w:val="16"/>
              </w:rPr>
              <w:t>546.50</w:t>
            </w:r>
          </w:p>
        </w:tc>
        <w:tc>
          <w:tcPr>
            <w:tcW w:w="680" w:type="dxa"/>
            <w:gridSpan w:val="2"/>
            <w:tcBorders>
              <w:top w:val="single" w:sz="4" w:space="0" w:color="auto"/>
            </w:tcBorders>
            <w:shd w:val="clear" w:color="auto" w:fill="EEECE1" w:themeFill="background2"/>
            <w:vAlign w:val="center"/>
          </w:tcPr>
          <w:p w14:paraId="359EEB3B" w14:textId="5B0A6585" w:rsidR="00FE71A5" w:rsidRPr="00FB69FC" w:rsidRDefault="00FE71A5" w:rsidP="00FE71A5">
            <w:pPr>
              <w:jc w:val="center"/>
              <w:rPr>
                <w:color w:val="000000" w:themeColor="text1"/>
                <w:sz w:val="16"/>
                <w:szCs w:val="16"/>
              </w:rPr>
            </w:pPr>
            <w:r w:rsidRPr="00FB69FC">
              <w:rPr>
                <w:color w:val="000000" w:themeColor="text1"/>
                <w:sz w:val="16"/>
                <w:szCs w:val="16"/>
              </w:rPr>
              <w:t>533.65</w:t>
            </w:r>
          </w:p>
        </w:tc>
        <w:tc>
          <w:tcPr>
            <w:tcW w:w="565" w:type="dxa"/>
            <w:gridSpan w:val="3"/>
            <w:tcBorders>
              <w:top w:val="single" w:sz="4" w:space="0" w:color="auto"/>
            </w:tcBorders>
            <w:shd w:val="clear" w:color="auto" w:fill="EEECE1" w:themeFill="background2"/>
            <w:vAlign w:val="center"/>
          </w:tcPr>
          <w:p w14:paraId="2CB2FC31" w14:textId="570F5D92" w:rsidR="00FE71A5" w:rsidRPr="00FB69FC" w:rsidRDefault="00FE71A5" w:rsidP="00FE71A5">
            <w:pPr>
              <w:jc w:val="center"/>
              <w:rPr>
                <w:color w:val="000000" w:themeColor="text1"/>
                <w:sz w:val="16"/>
                <w:szCs w:val="16"/>
              </w:rPr>
            </w:pPr>
            <w:r w:rsidRPr="00FB69FC">
              <w:rPr>
                <w:color w:val="000000" w:themeColor="text1"/>
                <w:sz w:val="16"/>
                <w:szCs w:val="16"/>
              </w:rPr>
              <w:t>1.00</w:t>
            </w:r>
          </w:p>
        </w:tc>
        <w:tc>
          <w:tcPr>
            <w:tcW w:w="730" w:type="dxa"/>
            <w:gridSpan w:val="2"/>
            <w:tcBorders>
              <w:top w:val="single" w:sz="4" w:space="0" w:color="auto"/>
            </w:tcBorders>
            <w:shd w:val="clear" w:color="auto" w:fill="EEECE1" w:themeFill="background2"/>
            <w:vAlign w:val="center"/>
          </w:tcPr>
          <w:p w14:paraId="6981C1C2" w14:textId="37DE5558" w:rsidR="00FE71A5" w:rsidRPr="00FB69FC" w:rsidRDefault="00FE71A5" w:rsidP="00FE71A5">
            <w:pPr>
              <w:jc w:val="center"/>
              <w:rPr>
                <w:b/>
                <w:bCs/>
                <w:color w:val="000000" w:themeColor="text1"/>
                <w:sz w:val="16"/>
                <w:szCs w:val="16"/>
              </w:rPr>
            </w:pPr>
            <w:r w:rsidRPr="00FB69FC">
              <w:rPr>
                <w:b/>
                <w:bCs/>
                <w:color w:val="000000" w:themeColor="text1"/>
                <w:sz w:val="16"/>
                <w:szCs w:val="16"/>
              </w:rPr>
              <w:t>24.00</w:t>
            </w:r>
          </w:p>
        </w:tc>
        <w:tc>
          <w:tcPr>
            <w:tcW w:w="676" w:type="dxa"/>
            <w:gridSpan w:val="3"/>
            <w:tcBorders>
              <w:top w:val="single" w:sz="4" w:space="0" w:color="auto"/>
            </w:tcBorders>
            <w:shd w:val="clear" w:color="auto" w:fill="EEECE1" w:themeFill="background2"/>
            <w:vAlign w:val="center"/>
          </w:tcPr>
          <w:p w14:paraId="31F32723" w14:textId="3F87EA84" w:rsidR="00FE71A5" w:rsidRPr="00FB69FC" w:rsidRDefault="00FE71A5" w:rsidP="00FE71A5">
            <w:pPr>
              <w:jc w:val="center"/>
              <w:rPr>
                <w:color w:val="000000" w:themeColor="text1"/>
                <w:sz w:val="16"/>
                <w:szCs w:val="16"/>
              </w:rPr>
            </w:pPr>
            <w:r w:rsidRPr="00FB69FC">
              <w:rPr>
                <w:color w:val="000000" w:themeColor="text1"/>
                <w:sz w:val="16"/>
                <w:szCs w:val="16"/>
              </w:rPr>
              <w:t>27.00</w:t>
            </w:r>
          </w:p>
        </w:tc>
        <w:tc>
          <w:tcPr>
            <w:tcW w:w="680" w:type="dxa"/>
            <w:gridSpan w:val="2"/>
            <w:tcBorders>
              <w:top w:val="single" w:sz="4" w:space="0" w:color="auto"/>
            </w:tcBorders>
            <w:shd w:val="clear" w:color="auto" w:fill="EEECE1" w:themeFill="background2"/>
            <w:vAlign w:val="center"/>
          </w:tcPr>
          <w:p w14:paraId="583146A0" w14:textId="1DC35027" w:rsidR="00FE71A5" w:rsidRPr="00FB69FC" w:rsidRDefault="00FE71A5" w:rsidP="00FE71A5">
            <w:pPr>
              <w:jc w:val="center"/>
              <w:rPr>
                <w:color w:val="000000" w:themeColor="text1"/>
                <w:sz w:val="16"/>
                <w:szCs w:val="16"/>
              </w:rPr>
            </w:pPr>
            <w:r w:rsidRPr="00FB69FC">
              <w:rPr>
                <w:color w:val="000000" w:themeColor="text1"/>
                <w:sz w:val="16"/>
                <w:szCs w:val="16"/>
              </w:rPr>
              <w:t>98.50</w:t>
            </w:r>
          </w:p>
        </w:tc>
        <w:tc>
          <w:tcPr>
            <w:tcW w:w="736" w:type="dxa"/>
            <w:gridSpan w:val="2"/>
            <w:tcBorders>
              <w:top w:val="single" w:sz="4" w:space="0" w:color="auto"/>
            </w:tcBorders>
            <w:shd w:val="clear" w:color="auto" w:fill="EEECE1" w:themeFill="background2"/>
            <w:vAlign w:val="center"/>
          </w:tcPr>
          <w:p w14:paraId="756F4AF4" w14:textId="747A5D41" w:rsidR="00FE71A5" w:rsidRPr="00FB69FC" w:rsidRDefault="00FE71A5" w:rsidP="00FE71A5">
            <w:pPr>
              <w:jc w:val="center"/>
              <w:rPr>
                <w:color w:val="000000" w:themeColor="text1"/>
                <w:sz w:val="16"/>
                <w:szCs w:val="16"/>
              </w:rPr>
            </w:pPr>
            <w:r w:rsidRPr="00FB69FC">
              <w:rPr>
                <w:color w:val="000000" w:themeColor="text1"/>
                <w:sz w:val="16"/>
                <w:szCs w:val="16"/>
              </w:rPr>
              <w:t>69.90</w:t>
            </w:r>
          </w:p>
        </w:tc>
        <w:tc>
          <w:tcPr>
            <w:tcW w:w="680" w:type="dxa"/>
            <w:gridSpan w:val="2"/>
            <w:tcBorders>
              <w:top w:val="single" w:sz="4" w:space="0" w:color="auto"/>
            </w:tcBorders>
            <w:shd w:val="clear" w:color="auto" w:fill="EEECE1" w:themeFill="background2"/>
            <w:vAlign w:val="center"/>
          </w:tcPr>
          <w:p w14:paraId="499B62E2" w14:textId="7DF14BD9" w:rsidR="00FE71A5" w:rsidRPr="00FB69FC" w:rsidRDefault="00FE71A5" w:rsidP="00FE71A5">
            <w:pPr>
              <w:jc w:val="center"/>
              <w:rPr>
                <w:color w:val="000000" w:themeColor="text1"/>
                <w:sz w:val="16"/>
                <w:szCs w:val="16"/>
              </w:rPr>
            </w:pPr>
            <w:r w:rsidRPr="00FB69FC">
              <w:rPr>
                <w:color w:val="000000" w:themeColor="text1"/>
                <w:sz w:val="16"/>
                <w:szCs w:val="16"/>
              </w:rPr>
              <w:t>68.00</w:t>
            </w:r>
          </w:p>
        </w:tc>
        <w:tc>
          <w:tcPr>
            <w:tcW w:w="624" w:type="dxa"/>
            <w:gridSpan w:val="3"/>
            <w:tcBorders>
              <w:top w:val="single" w:sz="4" w:space="0" w:color="auto"/>
            </w:tcBorders>
            <w:shd w:val="clear" w:color="auto" w:fill="EEECE1" w:themeFill="background2"/>
            <w:vAlign w:val="center"/>
          </w:tcPr>
          <w:p w14:paraId="692D55D6" w14:textId="36FA8CAC" w:rsidR="00FE71A5" w:rsidRPr="00FB69FC" w:rsidRDefault="00FE71A5" w:rsidP="00FE71A5">
            <w:pPr>
              <w:jc w:val="center"/>
              <w:rPr>
                <w:b/>
                <w:bCs/>
                <w:color w:val="000000" w:themeColor="text1"/>
                <w:sz w:val="16"/>
                <w:szCs w:val="16"/>
              </w:rPr>
            </w:pPr>
            <w:r w:rsidRPr="00FB69FC">
              <w:rPr>
                <w:b/>
                <w:bCs/>
                <w:color w:val="000000" w:themeColor="text1"/>
                <w:sz w:val="16"/>
                <w:szCs w:val="16"/>
              </w:rPr>
              <w:t>4.05</w:t>
            </w:r>
          </w:p>
        </w:tc>
        <w:tc>
          <w:tcPr>
            <w:tcW w:w="737" w:type="dxa"/>
            <w:gridSpan w:val="2"/>
            <w:tcBorders>
              <w:top w:val="single" w:sz="4" w:space="0" w:color="auto"/>
            </w:tcBorders>
            <w:shd w:val="clear" w:color="auto" w:fill="EEECE1" w:themeFill="background2"/>
            <w:vAlign w:val="center"/>
          </w:tcPr>
          <w:p w14:paraId="0B42D580" w14:textId="49D60644" w:rsidR="00FE71A5" w:rsidRPr="00FB69FC" w:rsidRDefault="00FE71A5" w:rsidP="00FE71A5">
            <w:pPr>
              <w:jc w:val="center"/>
              <w:rPr>
                <w:b/>
                <w:bCs/>
                <w:color w:val="000000" w:themeColor="text1"/>
                <w:sz w:val="16"/>
                <w:szCs w:val="16"/>
              </w:rPr>
            </w:pPr>
            <w:r w:rsidRPr="00FB69FC">
              <w:rPr>
                <w:b/>
                <w:bCs/>
                <w:color w:val="000000" w:themeColor="text1"/>
                <w:sz w:val="16"/>
                <w:szCs w:val="16"/>
              </w:rPr>
              <w:t>23.79</w:t>
            </w:r>
          </w:p>
        </w:tc>
        <w:tc>
          <w:tcPr>
            <w:tcW w:w="680" w:type="dxa"/>
            <w:gridSpan w:val="3"/>
            <w:tcBorders>
              <w:top w:val="single" w:sz="4" w:space="0" w:color="auto"/>
            </w:tcBorders>
            <w:shd w:val="clear" w:color="auto" w:fill="EEECE1" w:themeFill="background2"/>
            <w:vAlign w:val="center"/>
          </w:tcPr>
          <w:p w14:paraId="1E05526A" w14:textId="55214AE6" w:rsidR="00FE71A5" w:rsidRPr="00FB69FC" w:rsidRDefault="00FE71A5" w:rsidP="00FE71A5">
            <w:pPr>
              <w:jc w:val="center"/>
              <w:rPr>
                <w:color w:val="000000" w:themeColor="text1"/>
                <w:sz w:val="16"/>
                <w:szCs w:val="16"/>
              </w:rPr>
            </w:pPr>
            <w:r w:rsidRPr="00FB69FC">
              <w:rPr>
                <w:color w:val="000000" w:themeColor="text1"/>
                <w:sz w:val="16"/>
                <w:szCs w:val="16"/>
              </w:rPr>
              <w:t>47.33</w:t>
            </w:r>
          </w:p>
        </w:tc>
      </w:tr>
      <w:tr w:rsidR="00FB69FC" w:rsidRPr="00FB69FC" w14:paraId="745AF5E8" w14:textId="77777777" w:rsidTr="001D1BA3">
        <w:trPr>
          <w:gridAfter w:val="1"/>
          <w:wAfter w:w="30" w:type="dxa"/>
          <w:trHeight w:val="340"/>
        </w:trPr>
        <w:tc>
          <w:tcPr>
            <w:tcW w:w="564" w:type="dxa"/>
            <w:vAlign w:val="center"/>
          </w:tcPr>
          <w:p w14:paraId="6197EAA3" w14:textId="362EB606" w:rsidR="00FE71A5" w:rsidRPr="00FB69FC" w:rsidRDefault="00FE71A5" w:rsidP="00FE71A5">
            <w:pPr>
              <w:jc w:val="center"/>
              <w:rPr>
                <w:color w:val="000000" w:themeColor="text1"/>
                <w:sz w:val="16"/>
                <w:szCs w:val="16"/>
              </w:rPr>
            </w:pPr>
            <w:proofErr w:type="spellStart"/>
            <w:r w:rsidRPr="00FB69FC">
              <w:rPr>
                <w:color w:val="000000" w:themeColor="text1"/>
                <w:sz w:val="16"/>
                <w:szCs w:val="16"/>
              </w:rPr>
              <w:t>QwL</w:t>
            </w:r>
            <w:proofErr w:type="spellEnd"/>
          </w:p>
        </w:tc>
        <w:tc>
          <w:tcPr>
            <w:tcW w:w="790" w:type="dxa"/>
            <w:vAlign w:val="center"/>
          </w:tcPr>
          <w:p w14:paraId="1C116441" w14:textId="21FD9C88" w:rsidR="00FE71A5" w:rsidRPr="00FB69FC" w:rsidRDefault="00FE71A5" w:rsidP="00FE71A5">
            <w:pPr>
              <w:jc w:val="center"/>
              <w:rPr>
                <w:color w:val="000000" w:themeColor="text1"/>
                <w:sz w:val="16"/>
                <w:szCs w:val="16"/>
              </w:rPr>
            </w:pPr>
            <w:r w:rsidRPr="00FB69FC">
              <w:rPr>
                <w:color w:val="000000" w:themeColor="text1"/>
                <w:sz w:val="16"/>
                <w:szCs w:val="16"/>
              </w:rPr>
              <w:t>1631.70</w:t>
            </w:r>
          </w:p>
        </w:tc>
        <w:tc>
          <w:tcPr>
            <w:tcW w:w="735" w:type="dxa"/>
            <w:gridSpan w:val="2"/>
            <w:vAlign w:val="center"/>
          </w:tcPr>
          <w:p w14:paraId="623FE0D0" w14:textId="2F37329F" w:rsidR="00FE71A5" w:rsidRPr="00FB69FC" w:rsidRDefault="00FE71A5" w:rsidP="00FE71A5">
            <w:pPr>
              <w:jc w:val="center"/>
              <w:rPr>
                <w:color w:val="000000" w:themeColor="text1"/>
                <w:sz w:val="16"/>
                <w:szCs w:val="16"/>
              </w:rPr>
            </w:pPr>
            <w:r w:rsidRPr="00FB69FC">
              <w:rPr>
                <w:color w:val="000000" w:themeColor="text1"/>
                <w:sz w:val="16"/>
                <w:szCs w:val="16"/>
              </w:rPr>
              <w:t>775.80</w:t>
            </w:r>
          </w:p>
        </w:tc>
        <w:tc>
          <w:tcPr>
            <w:tcW w:w="680" w:type="dxa"/>
            <w:gridSpan w:val="2"/>
            <w:vAlign w:val="center"/>
          </w:tcPr>
          <w:p w14:paraId="47A0652D" w14:textId="05AAAB8F" w:rsidR="00FE71A5" w:rsidRPr="00FB69FC" w:rsidRDefault="00FE71A5" w:rsidP="00FE71A5">
            <w:pPr>
              <w:jc w:val="center"/>
              <w:rPr>
                <w:color w:val="000000" w:themeColor="text1"/>
                <w:sz w:val="16"/>
                <w:szCs w:val="16"/>
              </w:rPr>
            </w:pPr>
            <w:r w:rsidRPr="00FB69FC">
              <w:rPr>
                <w:color w:val="000000" w:themeColor="text1"/>
                <w:sz w:val="16"/>
                <w:szCs w:val="16"/>
              </w:rPr>
              <w:t>688.68</w:t>
            </w:r>
          </w:p>
        </w:tc>
        <w:tc>
          <w:tcPr>
            <w:tcW w:w="565" w:type="dxa"/>
            <w:gridSpan w:val="3"/>
            <w:vAlign w:val="center"/>
          </w:tcPr>
          <w:p w14:paraId="6F56527A" w14:textId="0DAE7E09" w:rsidR="00FE71A5" w:rsidRPr="00FB69FC" w:rsidRDefault="00FE71A5" w:rsidP="00FE71A5">
            <w:pPr>
              <w:jc w:val="center"/>
              <w:rPr>
                <w:b/>
                <w:bCs/>
                <w:color w:val="000000" w:themeColor="text1"/>
                <w:sz w:val="16"/>
                <w:szCs w:val="16"/>
              </w:rPr>
            </w:pPr>
            <w:r w:rsidRPr="00FB69FC">
              <w:rPr>
                <w:b/>
                <w:bCs/>
                <w:color w:val="000000" w:themeColor="text1"/>
                <w:sz w:val="16"/>
                <w:szCs w:val="16"/>
              </w:rPr>
              <w:t>0.00</w:t>
            </w:r>
          </w:p>
        </w:tc>
        <w:tc>
          <w:tcPr>
            <w:tcW w:w="730" w:type="dxa"/>
            <w:gridSpan w:val="2"/>
            <w:vAlign w:val="center"/>
          </w:tcPr>
          <w:p w14:paraId="5DA6F812" w14:textId="177D41C9" w:rsidR="00FE71A5" w:rsidRPr="00FB69FC" w:rsidRDefault="00FE71A5" w:rsidP="00FE71A5">
            <w:pPr>
              <w:jc w:val="center"/>
              <w:rPr>
                <w:color w:val="000000" w:themeColor="text1"/>
                <w:sz w:val="16"/>
                <w:szCs w:val="16"/>
              </w:rPr>
            </w:pPr>
            <w:r w:rsidRPr="00FB69FC">
              <w:rPr>
                <w:color w:val="000000" w:themeColor="text1"/>
                <w:sz w:val="16"/>
                <w:szCs w:val="16"/>
              </w:rPr>
              <w:t>27.00</w:t>
            </w:r>
          </w:p>
        </w:tc>
        <w:tc>
          <w:tcPr>
            <w:tcW w:w="676" w:type="dxa"/>
            <w:gridSpan w:val="3"/>
            <w:vAlign w:val="center"/>
          </w:tcPr>
          <w:p w14:paraId="6987BE27" w14:textId="41820687" w:rsidR="00FE71A5" w:rsidRPr="00FB69FC" w:rsidRDefault="00FE71A5" w:rsidP="00FE71A5">
            <w:pPr>
              <w:jc w:val="center"/>
              <w:rPr>
                <w:b/>
                <w:bCs/>
                <w:color w:val="000000" w:themeColor="text1"/>
                <w:sz w:val="16"/>
                <w:szCs w:val="16"/>
              </w:rPr>
            </w:pPr>
            <w:r w:rsidRPr="00FB69FC">
              <w:rPr>
                <w:b/>
                <w:bCs/>
                <w:color w:val="000000" w:themeColor="text1"/>
                <w:sz w:val="16"/>
                <w:szCs w:val="16"/>
              </w:rPr>
              <w:t>26.00</w:t>
            </w:r>
          </w:p>
        </w:tc>
        <w:tc>
          <w:tcPr>
            <w:tcW w:w="680" w:type="dxa"/>
            <w:gridSpan w:val="2"/>
            <w:vAlign w:val="center"/>
          </w:tcPr>
          <w:p w14:paraId="1796C26D" w14:textId="47C95D19" w:rsidR="00FE71A5" w:rsidRPr="00FB69FC" w:rsidRDefault="00FE71A5" w:rsidP="00FE71A5">
            <w:pPr>
              <w:jc w:val="center"/>
              <w:rPr>
                <w:color w:val="000000" w:themeColor="text1"/>
                <w:sz w:val="16"/>
                <w:szCs w:val="16"/>
              </w:rPr>
            </w:pPr>
            <w:r w:rsidRPr="00FB69FC">
              <w:rPr>
                <w:color w:val="000000" w:themeColor="text1"/>
                <w:sz w:val="16"/>
                <w:szCs w:val="16"/>
              </w:rPr>
              <w:t>135.00</w:t>
            </w:r>
          </w:p>
        </w:tc>
        <w:tc>
          <w:tcPr>
            <w:tcW w:w="736" w:type="dxa"/>
            <w:gridSpan w:val="2"/>
            <w:vAlign w:val="center"/>
          </w:tcPr>
          <w:p w14:paraId="0DAD846D" w14:textId="5330CDE2" w:rsidR="00FE71A5" w:rsidRPr="00FB69FC" w:rsidRDefault="00FE71A5" w:rsidP="00FE71A5">
            <w:pPr>
              <w:jc w:val="center"/>
              <w:rPr>
                <w:color w:val="000000" w:themeColor="text1"/>
                <w:sz w:val="16"/>
                <w:szCs w:val="16"/>
              </w:rPr>
            </w:pPr>
            <w:r w:rsidRPr="00FB69FC">
              <w:rPr>
                <w:color w:val="000000" w:themeColor="text1"/>
                <w:sz w:val="16"/>
                <w:szCs w:val="16"/>
              </w:rPr>
              <w:t>92.20</w:t>
            </w:r>
          </w:p>
        </w:tc>
        <w:tc>
          <w:tcPr>
            <w:tcW w:w="680" w:type="dxa"/>
            <w:gridSpan w:val="2"/>
            <w:vAlign w:val="center"/>
          </w:tcPr>
          <w:p w14:paraId="54BDFF3F" w14:textId="39A67510" w:rsidR="00FE71A5" w:rsidRPr="00FB69FC" w:rsidRDefault="00FE71A5" w:rsidP="00FE71A5">
            <w:pPr>
              <w:jc w:val="center"/>
              <w:rPr>
                <w:color w:val="000000" w:themeColor="text1"/>
                <w:sz w:val="16"/>
                <w:szCs w:val="16"/>
              </w:rPr>
            </w:pPr>
            <w:r w:rsidRPr="00FB69FC">
              <w:rPr>
                <w:color w:val="000000" w:themeColor="text1"/>
                <w:sz w:val="16"/>
                <w:szCs w:val="16"/>
              </w:rPr>
              <w:t>102.85</w:t>
            </w:r>
          </w:p>
        </w:tc>
        <w:tc>
          <w:tcPr>
            <w:tcW w:w="624" w:type="dxa"/>
            <w:gridSpan w:val="3"/>
            <w:vAlign w:val="center"/>
          </w:tcPr>
          <w:p w14:paraId="17F5EFD4" w14:textId="25EE9A69" w:rsidR="00FE71A5" w:rsidRPr="00FB69FC" w:rsidRDefault="00FE71A5" w:rsidP="00FE71A5">
            <w:pPr>
              <w:jc w:val="center"/>
              <w:rPr>
                <w:color w:val="000000" w:themeColor="text1"/>
                <w:sz w:val="16"/>
                <w:szCs w:val="16"/>
              </w:rPr>
            </w:pPr>
            <w:r w:rsidRPr="00FB69FC">
              <w:rPr>
                <w:color w:val="000000" w:themeColor="text1"/>
                <w:sz w:val="16"/>
                <w:szCs w:val="16"/>
              </w:rPr>
              <w:t>7.00</w:t>
            </w:r>
          </w:p>
        </w:tc>
        <w:tc>
          <w:tcPr>
            <w:tcW w:w="737" w:type="dxa"/>
            <w:gridSpan w:val="2"/>
            <w:vAlign w:val="center"/>
          </w:tcPr>
          <w:p w14:paraId="50FE469F" w14:textId="070C739F" w:rsidR="00FE71A5" w:rsidRPr="00FB69FC" w:rsidRDefault="00FE71A5" w:rsidP="00FE71A5">
            <w:pPr>
              <w:jc w:val="center"/>
              <w:rPr>
                <w:color w:val="000000" w:themeColor="text1"/>
                <w:sz w:val="16"/>
                <w:szCs w:val="16"/>
              </w:rPr>
            </w:pPr>
            <w:r w:rsidRPr="00FB69FC">
              <w:rPr>
                <w:color w:val="000000" w:themeColor="text1"/>
                <w:sz w:val="16"/>
                <w:szCs w:val="16"/>
              </w:rPr>
              <w:t>28.00</w:t>
            </w:r>
          </w:p>
        </w:tc>
        <w:tc>
          <w:tcPr>
            <w:tcW w:w="680" w:type="dxa"/>
            <w:gridSpan w:val="3"/>
            <w:vAlign w:val="center"/>
          </w:tcPr>
          <w:p w14:paraId="45E81ADA" w14:textId="6AA7C51B" w:rsidR="00FE71A5" w:rsidRPr="00FB69FC" w:rsidRDefault="00FE71A5" w:rsidP="00FE71A5">
            <w:pPr>
              <w:jc w:val="center"/>
              <w:rPr>
                <w:color w:val="000000" w:themeColor="text1"/>
                <w:sz w:val="16"/>
                <w:szCs w:val="16"/>
              </w:rPr>
            </w:pPr>
            <w:r w:rsidRPr="00FB69FC">
              <w:rPr>
                <w:color w:val="000000" w:themeColor="text1"/>
                <w:sz w:val="16"/>
                <w:szCs w:val="16"/>
              </w:rPr>
              <w:t>56.00</w:t>
            </w:r>
          </w:p>
        </w:tc>
      </w:tr>
      <w:tr w:rsidR="00FB69FC" w:rsidRPr="00FB69FC" w14:paraId="71D14659" w14:textId="77777777" w:rsidTr="001D1BA3">
        <w:trPr>
          <w:gridAfter w:val="1"/>
          <w:wAfter w:w="30" w:type="dxa"/>
          <w:trHeight w:val="340"/>
        </w:trPr>
        <w:tc>
          <w:tcPr>
            <w:tcW w:w="564" w:type="dxa"/>
            <w:shd w:val="clear" w:color="auto" w:fill="EEECE1" w:themeFill="background2"/>
            <w:vAlign w:val="center"/>
          </w:tcPr>
          <w:p w14:paraId="6098C7E1" w14:textId="3909C78A" w:rsidR="00FE71A5" w:rsidRPr="00FB69FC" w:rsidRDefault="00FE71A5" w:rsidP="00FE71A5">
            <w:pPr>
              <w:jc w:val="center"/>
              <w:rPr>
                <w:color w:val="000000" w:themeColor="text1"/>
                <w:sz w:val="16"/>
                <w:szCs w:val="16"/>
              </w:rPr>
            </w:pPr>
            <w:r w:rsidRPr="00FB69FC">
              <w:rPr>
                <w:color w:val="000000" w:themeColor="text1"/>
                <w:sz w:val="16"/>
                <w:szCs w:val="16"/>
              </w:rPr>
              <w:t>500</w:t>
            </w:r>
          </w:p>
        </w:tc>
        <w:tc>
          <w:tcPr>
            <w:tcW w:w="790" w:type="dxa"/>
            <w:shd w:val="clear" w:color="auto" w:fill="EEECE1" w:themeFill="background2"/>
            <w:vAlign w:val="center"/>
          </w:tcPr>
          <w:p w14:paraId="6038F3A7" w14:textId="71F242AF" w:rsidR="00FE71A5" w:rsidRPr="00FB69FC" w:rsidRDefault="00FE71A5" w:rsidP="00FE71A5">
            <w:pPr>
              <w:jc w:val="center"/>
              <w:rPr>
                <w:color w:val="000000" w:themeColor="text1"/>
                <w:sz w:val="16"/>
                <w:szCs w:val="16"/>
              </w:rPr>
            </w:pPr>
            <w:r w:rsidRPr="00FB69FC">
              <w:rPr>
                <w:color w:val="000000" w:themeColor="text1"/>
                <w:sz w:val="16"/>
                <w:szCs w:val="16"/>
              </w:rPr>
              <w:t>1354.00</w:t>
            </w:r>
          </w:p>
        </w:tc>
        <w:tc>
          <w:tcPr>
            <w:tcW w:w="735" w:type="dxa"/>
            <w:gridSpan w:val="2"/>
            <w:shd w:val="clear" w:color="auto" w:fill="EEECE1" w:themeFill="background2"/>
            <w:vAlign w:val="center"/>
          </w:tcPr>
          <w:p w14:paraId="03E8439C" w14:textId="7B60C69C" w:rsidR="00FE71A5" w:rsidRPr="00FB69FC" w:rsidRDefault="00FE71A5" w:rsidP="00FE71A5">
            <w:pPr>
              <w:jc w:val="center"/>
              <w:rPr>
                <w:color w:val="000000" w:themeColor="text1"/>
                <w:sz w:val="16"/>
                <w:szCs w:val="16"/>
              </w:rPr>
            </w:pPr>
            <w:r w:rsidRPr="00FB69FC">
              <w:rPr>
                <w:color w:val="000000" w:themeColor="text1"/>
                <w:sz w:val="16"/>
                <w:szCs w:val="16"/>
              </w:rPr>
              <w:t>365.65</w:t>
            </w:r>
          </w:p>
        </w:tc>
        <w:tc>
          <w:tcPr>
            <w:tcW w:w="680" w:type="dxa"/>
            <w:gridSpan w:val="2"/>
            <w:shd w:val="clear" w:color="auto" w:fill="EEECE1" w:themeFill="background2"/>
            <w:vAlign w:val="center"/>
          </w:tcPr>
          <w:p w14:paraId="00766768" w14:textId="67368B7C" w:rsidR="00FE71A5" w:rsidRPr="00FB69FC" w:rsidRDefault="00FE71A5" w:rsidP="00FE71A5">
            <w:pPr>
              <w:jc w:val="center"/>
              <w:rPr>
                <w:color w:val="000000" w:themeColor="text1"/>
                <w:sz w:val="16"/>
                <w:szCs w:val="16"/>
              </w:rPr>
            </w:pPr>
            <w:r w:rsidRPr="00FB69FC">
              <w:rPr>
                <w:color w:val="000000" w:themeColor="text1"/>
                <w:sz w:val="16"/>
                <w:szCs w:val="16"/>
              </w:rPr>
              <w:t>384.83</w:t>
            </w:r>
          </w:p>
        </w:tc>
        <w:tc>
          <w:tcPr>
            <w:tcW w:w="565" w:type="dxa"/>
            <w:gridSpan w:val="3"/>
            <w:shd w:val="clear" w:color="auto" w:fill="EEECE1" w:themeFill="background2"/>
            <w:vAlign w:val="center"/>
          </w:tcPr>
          <w:p w14:paraId="5969A8F1" w14:textId="25CFB313" w:rsidR="00FE71A5" w:rsidRPr="00FB69FC" w:rsidRDefault="00FE71A5" w:rsidP="00FE71A5">
            <w:pPr>
              <w:jc w:val="center"/>
              <w:rPr>
                <w:color w:val="000000" w:themeColor="text1"/>
                <w:sz w:val="16"/>
                <w:szCs w:val="16"/>
              </w:rPr>
            </w:pPr>
            <w:r w:rsidRPr="00FB69FC">
              <w:rPr>
                <w:color w:val="000000" w:themeColor="text1"/>
                <w:sz w:val="16"/>
                <w:szCs w:val="16"/>
              </w:rPr>
              <w:t>2.00</w:t>
            </w:r>
          </w:p>
        </w:tc>
        <w:tc>
          <w:tcPr>
            <w:tcW w:w="730" w:type="dxa"/>
            <w:gridSpan w:val="2"/>
            <w:shd w:val="clear" w:color="auto" w:fill="EEECE1" w:themeFill="background2"/>
            <w:vAlign w:val="center"/>
          </w:tcPr>
          <w:p w14:paraId="45830D2E" w14:textId="56A93508" w:rsidR="00FE71A5" w:rsidRPr="00FB69FC" w:rsidRDefault="00FE71A5" w:rsidP="00FE71A5">
            <w:pPr>
              <w:jc w:val="center"/>
              <w:rPr>
                <w:color w:val="000000" w:themeColor="text1"/>
                <w:sz w:val="16"/>
                <w:szCs w:val="16"/>
              </w:rPr>
            </w:pPr>
            <w:r w:rsidRPr="00FB69FC">
              <w:rPr>
                <w:color w:val="000000" w:themeColor="text1"/>
                <w:sz w:val="16"/>
                <w:szCs w:val="16"/>
              </w:rPr>
              <w:t>23.00</w:t>
            </w:r>
          </w:p>
        </w:tc>
        <w:tc>
          <w:tcPr>
            <w:tcW w:w="676" w:type="dxa"/>
            <w:gridSpan w:val="3"/>
            <w:shd w:val="clear" w:color="auto" w:fill="EEECE1" w:themeFill="background2"/>
            <w:vAlign w:val="center"/>
          </w:tcPr>
          <w:p w14:paraId="4F9D64AB" w14:textId="0B209ADC" w:rsidR="00FE71A5" w:rsidRPr="00FB69FC" w:rsidRDefault="00FE71A5" w:rsidP="00FE71A5">
            <w:pPr>
              <w:jc w:val="center"/>
              <w:rPr>
                <w:color w:val="000000" w:themeColor="text1"/>
                <w:sz w:val="16"/>
                <w:szCs w:val="16"/>
              </w:rPr>
            </w:pPr>
            <w:r w:rsidRPr="00FB69FC">
              <w:rPr>
                <w:color w:val="000000" w:themeColor="text1"/>
                <w:sz w:val="16"/>
                <w:szCs w:val="16"/>
              </w:rPr>
              <w:t>29.00</w:t>
            </w:r>
          </w:p>
        </w:tc>
        <w:tc>
          <w:tcPr>
            <w:tcW w:w="680" w:type="dxa"/>
            <w:gridSpan w:val="2"/>
            <w:shd w:val="clear" w:color="auto" w:fill="EEECE1" w:themeFill="background2"/>
            <w:vAlign w:val="center"/>
          </w:tcPr>
          <w:p w14:paraId="642BCE7C" w14:textId="751B5256" w:rsidR="00FE71A5" w:rsidRPr="00FB69FC" w:rsidRDefault="00FE71A5" w:rsidP="00FE71A5">
            <w:pPr>
              <w:jc w:val="center"/>
              <w:rPr>
                <w:color w:val="000000" w:themeColor="text1"/>
                <w:sz w:val="16"/>
                <w:szCs w:val="16"/>
              </w:rPr>
            </w:pPr>
            <w:r w:rsidRPr="00FB69FC">
              <w:rPr>
                <w:color w:val="000000" w:themeColor="text1"/>
                <w:sz w:val="16"/>
                <w:szCs w:val="16"/>
              </w:rPr>
              <w:t>74.05</w:t>
            </w:r>
          </w:p>
        </w:tc>
        <w:tc>
          <w:tcPr>
            <w:tcW w:w="736" w:type="dxa"/>
            <w:gridSpan w:val="2"/>
            <w:shd w:val="clear" w:color="auto" w:fill="EEECE1" w:themeFill="background2"/>
            <w:vAlign w:val="center"/>
          </w:tcPr>
          <w:p w14:paraId="7F9D4721" w14:textId="17F277A1" w:rsidR="00FE71A5" w:rsidRPr="00FB69FC" w:rsidRDefault="00FE71A5" w:rsidP="00FE71A5">
            <w:pPr>
              <w:jc w:val="center"/>
              <w:rPr>
                <w:color w:val="000000" w:themeColor="text1"/>
                <w:sz w:val="16"/>
                <w:szCs w:val="16"/>
              </w:rPr>
            </w:pPr>
            <w:r w:rsidRPr="00FB69FC">
              <w:rPr>
                <w:color w:val="000000" w:themeColor="text1"/>
                <w:sz w:val="16"/>
                <w:szCs w:val="16"/>
              </w:rPr>
              <w:t>26.65</w:t>
            </w:r>
          </w:p>
        </w:tc>
        <w:tc>
          <w:tcPr>
            <w:tcW w:w="680" w:type="dxa"/>
            <w:gridSpan w:val="2"/>
            <w:shd w:val="clear" w:color="auto" w:fill="EEECE1" w:themeFill="background2"/>
            <w:vAlign w:val="center"/>
          </w:tcPr>
          <w:p w14:paraId="4FBEC642" w14:textId="0794C61B" w:rsidR="00FE71A5" w:rsidRPr="00FB69FC" w:rsidRDefault="00FE71A5" w:rsidP="00FE71A5">
            <w:pPr>
              <w:jc w:val="center"/>
              <w:rPr>
                <w:color w:val="000000" w:themeColor="text1"/>
                <w:sz w:val="16"/>
                <w:szCs w:val="16"/>
              </w:rPr>
            </w:pPr>
            <w:r w:rsidRPr="00FB69FC">
              <w:rPr>
                <w:color w:val="000000" w:themeColor="text1"/>
                <w:sz w:val="16"/>
                <w:szCs w:val="16"/>
              </w:rPr>
              <w:t>26.05</w:t>
            </w:r>
          </w:p>
        </w:tc>
        <w:tc>
          <w:tcPr>
            <w:tcW w:w="624" w:type="dxa"/>
            <w:gridSpan w:val="3"/>
            <w:shd w:val="clear" w:color="auto" w:fill="EEECE1" w:themeFill="background2"/>
            <w:vAlign w:val="center"/>
          </w:tcPr>
          <w:p w14:paraId="64C8A2D3" w14:textId="6E2056BC" w:rsidR="00FE71A5" w:rsidRPr="00FB69FC" w:rsidRDefault="00FE71A5" w:rsidP="00FE71A5">
            <w:pPr>
              <w:jc w:val="center"/>
              <w:rPr>
                <w:color w:val="000000" w:themeColor="text1"/>
                <w:sz w:val="16"/>
                <w:szCs w:val="16"/>
              </w:rPr>
            </w:pPr>
            <w:r w:rsidRPr="00FB69FC">
              <w:rPr>
                <w:color w:val="000000" w:themeColor="text1"/>
                <w:sz w:val="16"/>
                <w:szCs w:val="16"/>
              </w:rPr>
              <w:t>7.00</w:t>
            </w:r>
          </w:p>
        </w:tc>
        <w:tc>
          <w:tcPr>
            <w:tcW w:w="737" w:type="dxa"/>
            <w:gridSpan w:val="2"/>
            <w:shd w:val="clear" w:color="auto" w:fill="EEECE1" w:themeFill="background2"/>
            <w:vAlign w:val="center"/>
          </w:tcPr>
          <w:p w14:paraId="001B521F" w14:textId="15C0CAC9" w:rsidR="00FE71A5" w:rsidRPr="00FB69FC" w:rsidRDefault="00FE71A5" w:rsidP="00FE71A5">
            <w:pPr>
              <w:jc w:val="center"/>
              <w:rPr>
                <w:color w:val="000000" w:themeColor="text1"/>
                <w:sz w:val="16"/>
                <w:szCs w:val="16"/>
              </w:rPr>
            </w:pPr>
            <w:r w:rsidRPr="00FB69FC">
              <w:rPr>
                <w:color w:val="000000" w:themeColor="text1"/>
                <w:sz w:val="16"/>
                <w:szCs w:val="16"/>
              </w:rPr>
              <w:t>30.00</w:t>
            </w:r>
          </w:p>
        </w:tc>
        <w:tc>
          <w:tcPr>
            <w:tcW w:w="680" w:type="dxa"/>
            <w:gridSpan w:val="3"/>
            <w:shd w:val="clear" w:color="auto" w:fill="EEECE1" w:themeFill="background2"/>
            <w:vAlign w:val="center"/>
          </w:tcPr>
          <w:p w14:paraId="332A1E18" w14:textId="75D90C9B" w:rsidR="00FE71A5" w:rsidRPr="00FB69FC" w:rsidRDefault="00FE71A5" w:rsidP="00FE71A5">
            <w:pPr>
              <w:jc w:val="center"/>
              <w:rPr>
                <w:color w:val="000000" w:themeColor="text1"/>
                <w:sz w:val="16"/>
                <w:szCs w:val="16"/>
              </w:rPr>
            </w:pPr>
            <w:r w:rsidRPr="00FB69FC">
              <w:rPr>
                <w:color w:val="000000" w:themeColor="text1"/>
                <w:sz w:val="16"/>
                <w:szCs w:val="16"/>
              </w:rPr>
              <w:t>42.00</w:t>
            </w:r>
          </w:p>
        </w:tc>
      </w:tr>
      <w:tr w:rsidR="00FB69FC" w:rsidRPr="00FB69FC" w14:paraId="7B4E0AB8" w14:textId="77777777" w:rsidTr="001D1BA3">
        <w:trPr>
          <w:gridAfter w:val="1"/>
          <w:wAfter w:w="30" w:type="dxa"/>
          <w:trHeight w:val="340"/>
        </w:trPr>
        <w:tc>
          <w:tcPr>
            <w:tcW w:w="564" w:type="dxa"/>
            <w:vAlign w:val="center"/>
          </w:tcPr>
          <w:p w14:paraId="0484C570" w14:textId="4738DE49" w:rsidR="00FE71A5" w:rsidRPr="00FB69FC" w:rsidRDefault="00FE71A5" w:rsidP="00FE71A5">
            <w:pPr>
              <w:jc w:val="center"/>
              <w:rPr>
                <w:color w:val="000000" w:themeColor="text1"/>
                <w:sz w:val="16"/>
                <w:szCs w:val="16"/>
              </w:rPr>
            </w:pPr>
            <w:r w:rsidRPr="00FB69FC">
              <w:rPr>
                <w:color w:val="000000" w:themeColor="text1"/>
                <w:sz w:val="16"/>
                <w:szCs w:val="16"/>
              </w:rPr>
              <w:t>1000</w:t>
            </w:r>
          </w:p>
        </w:tc>
        <w:tc>
          <w:tcPr>
            <w:tcW w:w="790" w:type="dxa"/>
            <w:vAlign w:val="center"/>
          </w:tcPr>
          <w:p w14:paraId="74970BF6" w14:textId="0F742534" w:rsidR="00FE71A5" w:rsidRPr="00FB69FC" w:rsidRDefault="00FE71A5" w:rsidP="00FE71A5">
            <w:pPr>
              <w:jc w:val="center"/>
              <w:rPr>
                <w:color w:val="000000" w:themeColor="text1"/>
                <w:sz w:val="16"/>
                <w:szCs w:val="16"/>
              </w:rPr>
            </w:pPr>
            <w:r w:rsidRPr="00FB69FC">
              <w:rPr>
                <w:color w:val="000000" w:themeColor="text1"/>
                <w:sz w:val="16"/>
                <w:szCs w:val="16"/>
              </w:rPr>
              <w:t>1156.50</w:t>
            </w:r>
          </w:p>
        </w:tc>
        <w:tc>
          <w:tcPr>
            <w:tcW w:w="735" w:type="dxa"/>
            <w:gridSpan w:val="2"/>
            <w:vAlign w:val="center"/>
          </w:tcPr>
          <w:p w14:paraId="61B2D7FF" w14:textId="778968EA" w:rsidR="00FE71A5" w:rsidRPr="00FB69FC" w:rsidRDefault="00FE71A5" w:rsidP="00FE71A5">
            <w:pPr>
              <w:jc w:val="center"/>
              <w:rPr>
                <w:color w:val="000000" w:themeColor="text1"/>
                <w:sz w:val="16"/>
                <w:szCs w:val="16"/>
              </w:rPr>
            </w:pPr>
            <w:r w:rsidRPr="00FB69FC">
              <w:rPr>
                <w:color w:val="000000" w:themeColor="text1"/>
                <w:sz w:val="16"/>
                <w:szCs w:val="16"/>
              </w:rPr>
              <w:t>274.73</w:t>
            </w:r>
          </w:p>
        </w:tc>
        <w:tc>
          <w:tcPr>
            <w:tcW w:w="680" w:type="dxa"/>
            <w:gridSpan w:val="2"/>
            <w:vAlign w:val="center"/>
          </w:tcPr>
          <w:p w14:paraId="251546C0" w14:textId="01011249" w:rsidR="00FE71A5" w:rsidRPr="00FB69FC" w:rsidRDefault="00FE71A5" w:rsidP="00FE71A5">
            <w:pPr>
              <w:jc w:val="center"/>
              <w:rPr>
                <w:color w:val="000000" w:themeColor="text1"/>
                <w:sz w:val="16"/>
                <w:szCs w:val="16"/>
              </w:rPr>
            </w:pPr>
            <w:r w:rsidRPr="00FB69FC">
              <w:rPr>
                <w:color w:val="000000" w:themeColor="text1"/>
                <w:sz w:val="16"/>
                <w:szCs w:val="16"/>
              </w:rPr>
              <w:t>351.85</w:t>
            </w:r>
          </w:p>
        </w:tc>
        <w:tc>
          <w:tcPr>
            <w:tcW w:w="565" w:type="dxa"/>
            <w:gridSpan w:val="3"/>
            <w:vAlign w:val="center"/>
          </w:tcPr>
          <w:p w14:paraId="3C4809EB" w14:textId="7578B430" w:rsidR="00FE71A5" w:rsidRPr="00FB69FC" w:rsidRDefault="00FE71A5" w:rsidP="00FE71A5">
            <w:pPr>
              <w:jc w:val="center"/>
              <w:rPr>
                <w:color w:val="000000" w:themeColor="text1"/>
                <w:sz w:val="16"/>
                <w:szCs w:val="16"/>
              </w:rPr>
            </w:pPr>
            <w:r w:rsidRPr="00FB69FC">
              <w:rPr>
                <w:color w:val="000000" w:themeColor="text1"/>
                <w:sz w:val="16"/>
                <w:szCs w:val="16"/>
              </w:rPr>
              <w:t>1.00</w:t>
            </w:r>
          </w:p>
        </w:tc>
        <w:tc>
          <w:tcPr>
            <w:tcW w:w="730" w:type="dxa"/>
            <w:gridSpan w:val="2"/>
            <w:vAlign w:val="center"/>
          </w:tcPr>
          <w:p w14:paraId="32B151DE" w14:textId="1540D83E" w:rsidR="00FE71A5" w:rsidRPr="00FB69FC" w:rsidRDefault="00FE71A5" w:rsidP="00FE71A5">
            <w:pPr>
              <w:jc w:val="center"/>
              <w:rPr>
                <w:color w:val="000000" w:themeColor="text1"/>
                <w:sz w:val="16"/>
                <w:szCs w:val="16"/>
              </w:rPr>
            </w:pPr>
            <w:r w:rsidRPr="00FB69FC">
              <w:rPr>
                <w:color w:val="000000" w:themeColor="text1"/>
                <w:sz w:val="16"/>
                <w:szCs w:val="16"/>
              </w:rPr>
              <w:t>27.00</w:t>
            </w:r>
          </w:p>
        </w:tc>
        <w:tc>
          <w:tcPr>
            <w:tcW w:w="676" w:type="dxa"/>
            <w:gridSpan w:val="3"/>
            <w:vAlign w:val="center"/>
          </w:tcPr>
          <w:p w14:paraId="579E6ECA" w14:textId="6C145BB2" w:rsidR="00FE71A5" w:rsidRPr="00FB69FC" w:rsidRDefault="00FE71A5" w:rsidP="00FE71A5">
            <w:pPr>
              <w:jc w:val="center"/>
              <w:rPr>
                <w:color w:val="000000" w:themeColor="text1"/>
                <w:sz w:val="16"/>
                <w:szCs w:val="16"/>
              </w:rPr>
            </w:pPr>
            <w:r w:rsidRPr="00FB69FC">
              <w:rPr>
                <w:color w:val="000000" w:themeColor="text1"/>
                <w:sz w:val="16"/>
                <w:szCs w:val="16"/>
              </w:rPr>
              <w:t>29.00</w:t>
            </w:r>
          </w:p>
        </w:tc>
        <w:tc>
          <w:tcPr>
            <w:tcW w:w="680" w:type="dxa"/>
            <w:gridSpan w:val="2"/>
            <w:vAlign w:val="center"/>
          </w:tcPr>
          <w:p w14:paraId="740D1D9C" w14:textId="242D46B1" w:rsidR="00FE71A5" w:rsidRPr="00FB69FC" w:rsidRDefault="00FE71A5" w:rsidP="00FE71A5">
            <w:pPr>
              <w:jc w:val="center"/>
              <w:rPr>
                <w:color w:val="000000" w:themeColor="text1"/>
                <w:sz w:val="16"/>
                <w:szCs w:val="16"/>
              </w:rPr>
            </w:pPr>
            <w:r w:rsidRPr="00FB69FC">
              <w:rPr>
                <w:color w:val="000000" w:themeColor="text1"/>
                <w:sz w:val="16"/>
                <w:szCs w:val="16"/>
              </w:rPr>
              <w:t>49.45</w:t>
            </w:r>
          </w:p>
        </w:tc>
        <w:tc>
          <w:tcPr>
            <w:tcW w:w="736" w:type="dxa"/>
            <w:gridSpan w:val="2"/>
            <w:vAlign w:val="center"/>
          </w:tcPr>
          <w:p w14:paraId="3635EEE5" w14:textId="5A819ECC" w:rsidR="00FE71A5" w:rsidRPr="00FB69FC" w:rsidRDefault="00FE71A5" w:rsidP="00FE71A5">
            <w:pPr>
              <w:jc w:val="center"/>
              <w:rPr>
                <w:color w:val="000000" w:themeColor="text1"/>
                <w:sz w:val="16"/>
                <w:szCs w:val="16"/>
              </w:rPr>
            </w:pPr>
            <w:r w:rsidRPr="00FB69FC">
              <w:rPr>
                <w:color w:val="000000" w:themeColor="text1"/>
                <w:sz w:val="16"/>
                <w:szCs w:val="16"/>
              </w:rPr>
              <w:t>11.10</w:t>
            </w:r>
          </w:p>
        </w:tc>
        <w:tc>
          <w:tcPr>
            <w:tcW w:w="680" w:type="dxa"/>
            <w:gridSpan w:val="2"/>
            <w:vAlign w:val="center"/>
          </w:tcPr>
          <w:p w14:paraId="4E1A9F88" w14:textId="128003B5" w:rsidR="00FE71A5" w:rsidRPr="00FB69FC" w:rsidRDefault="00FE71A5" w:rsidP="00FE71A5">
            <w:pPr>
              <w:jc w:val="center"/>
              <w:rPr>
                <w:color w:val="000000" w:themeColor="text1"/>
                <w:sz w:val="16"/>
                <w:szCs w:val="16"/>
              </w:rPr>
            </w:pPr>
            <w:r w:rsidRPr="00FB69FC">
              <w:rPr>
                <w:color w:val="000000" w:themeColor="text1"/>
                <w:sz w:val="16"/>
                <w:szCs w:val="16"/>
              </w:rPr>
              <w:t>20.95</w:t>
            </w:r>
          </w:p>
        </w:tc>
        <w:tc>
          <w:tcPr>
            <w:tcW w:w="624" w:type="dxa"/>
            <w:gridSpan w:val="3"/>
            <w:vAlign w:val="center"/>
          </w:tcPr>
          <w:p w14:paraId="6E670429" w14:textId="27E367BF" w:rsidR="00FE71A5" w:rsidRPr="00FB69FC" w:rsidRDefault="00FE71A5" w:rsidP="00FE71A5">
            <w:pPr>
              <w:jc w:val="center"/>
              <w:rPr>
                <w:color w:val="000000" w:themeColor="text1"/>
                <w:sz w:val="16"/>
                <w:szCs w:val="16"/>
              </w:rPr>
            </w:pPr>
            <w:r w:rsidRPr="00FB69FC">
              <w:rPr>
                <w:color w:val="000000" w:themeColor="text1"/>
                <w:sz w:val="16"/>
                <w:szCs w:val="16"/>
              </w:rPr>
              <w:t>10.00</w:t>
            </w:r>
          </w:p>
        </w:tc>
        <w:tc>
          <w:tcPr>
            <w:tcW w:w="737" w:type="dxa"/>
            <w:gridSpan w:val="2"/>
            <w:vAlign w:val="center"/>
          </w:tcPr>
          <w:p w14:paraId="01179E59" w14:textId="2A130C07" w:rsidR="00FE71A5" w:rsidRPr="00FB69FC" w:rsidRDefault="00FE71A5" w:rsidP="00FE71A5">
            <w:pPr>
              <w:jc w:val="center"/>
              <w:rPr>
                <w:color w:val="000000" w:themeColor="text1"/>
                <w:sz w:val="16"/>
                <w:szCs w:val="16"/>
              </w:rPr>
            </w:pPr>
            <w:r w:rsidRPr="00FB69FC">
              <w:rPr>
                <w:color w:val="000000" w:themeColor="text1"/>
                <w:sz w:val="16"/>
                <w:szCs w:val="16"/>
              </w:rPr>
              <w:t>29.00</w:t>
            </w:r>
          </w:p>
        </w:tc>
        <w:tc>
          <w:tcPr>
            <w:tcW w:w="680" w:type="dxa"/>
            <w:gridSpan w:val="3"/>
            <w:vAlign w:val="center"/>
          </w:tcPr>
          <w:p w14:paraId="02225CC8" w14:textId="07C6ED32" w:rsidR="00FE71A5" w:rsidRPr="00FB69FC" w:rsidRDefault="00FE71A5" w:rsidP="00FE71A5">
            <w:pPr>
              <w:jc w:val="center"/>
              <w:rPr>
                <w:color w:val="000000" w:themeColor="text1"/>
                <w:sz w:val="16"/>
                <w:szCs w:val="16"/>
              </w:rPr>
            </w:pPr>
            <w:r w:rsidRPr="00FB69FC">
              <w:rPr>
                <w:color w:val="000000" w:themeColor="text1"/>
                <w:sz w:val="16"/>
                <w:szCs w:val="16"/>
              </w:rPr>
              <w:t>70.00</w:t>
            </w:r>
          </w:p>
        </w:tc>
      </w:tr>
      <w:tr w:rsidR="00FB69FC" w:rsidRPr="00FB69FC" w14:paraId="169BA4CD" w14:textId="77777777" w:rsidTr="001D1BA3">
        <w:trPr>
          <w:gridAfter w:val="1"/>
          <w:wAfter w:w="30" w:type="dxa"/>
          <w:trHeight w:val="340"/>
        </w:trPr>
        <w:tc>
          <w:tcPr>
            <w:tcW w:w="564" w:type="dxa"/>
            <w:shd w:val="clear" w:color="auto" w:fill="EEECE1" w:themeFill="background2"/>
            <w:vAlign w:val="center"/>
          </w:tcPr>
          <w:p w14:paraId="7BFE24AB" w14:textId="6BB47899" w:rsidR="00FE71A5" w:rsidRPr="00FB69FC" w:rsidRDefault="00FE71A5" w:rsidP="00FE71A5">
            <w:pPr>
              <w:jc w:val="center"/>
              <w:rPr>
                <w:color w:val="000000" w:themeColor="text1"/>
                <w:sz w:val="16"/>
                <w:szCs w:val="16"/>
              </w:rPr>
            </w:pPr>
            <w:r w:rsidRPr="00FB69FC">
              <w:rPr>
                <w:color w:val="000000" w:themeColor="text1"/>
                <w:sz w:val="16"/>
                <w:szCs w:val="16"/>
              </w:rPr>
              <w:t>1500</w:t>
            </w:r>
          </w:p>
        </w:tc>
        <w:tc>
          <w:tcPr>
            <w:tcW w:w="790" w:type="dxa"/>
            <w:shd w:val="clear" w:color="auto" w:fill="EEECE1" w:themeFill="background2"/>
            <w:vAlign w:val="center"/>
          </w:tcPr>
          <w:p w14:paraId="5FD1B452" w14:textId="3E85293F" w:rsidR="00FE71A5" w:rsidRPr="00FB69FC" w:rsidRDefault="00FE71A5" w:rsidP="00FE71A5">
            <w:pPr>
              <w:jc w:val="center"/>
              <w:rPr>
                <w:color w:val="000000" w:themeColor="text1"/>
                <w:sz w:val="16"/>
                <w:szCs w:val="16"/>
              </w:rPr>
            </w:pPr>
            <w:r w:rsidRPr="00FB69FC">
              <w:rPr>
                <w:color w:val="000000" w:themeColor="text1"/>
                <w:sz w:val="16"/>
                <w:szCs w:val="16"/>
              </w:rPr>
              <w:t>1030.80</w:t>
            </w:r>
          </w:p>
        </w:tc>
        <w:tc>
          <w:tcPr>
            <w:tcW w:w="735" w:type="dxa"/>
            <w:gridSpan w:val="2"/>
            <w:shd w:val="clear" w:color="auto" w:fill="EEECE1" w:themeFill="background2"/>
            <w:vAlign w:val="center"/>
          </w:tcPr>
          <w:p w14:paraId="0AFFA5E7" w14:textId="3E773F96" w:rsidR="00FE71A5" w:rsidRPr="00FB69FC" w:rsidRDefault="00FE71A5" w:rsidP="00FE71A5">
            <w:pPr>
              <w:jc w:val="center"/>
              <w:rPr>
                <w:color w:val="000000" w:themeColor="text1"/>
                <w:sz w:val="16"/>
                <w:szCs w:val="16"/>
              </w:rPr>
            </w:pPr>
            <w:r w:rsidRPr="00FB69FC">
              <w:rPr>
                <w:color w:val="000000" w:themeColor="text1"/>
                <w:sz w:val="16"/>
                <w:szCs w:val="16"/>
              </w:rPr>
              <w:t>269.00</w:t>
            </w:r>
          </w:p>
        </w:tc>
        <w:tc>
          <w:tcPr>
            <w:tcW w:w="680" w:type="dxa"/>
            <w:gridSpan w:val="2"/>
            <w:shd w:val="clear" w:color="auto" w:fill="EEECE1" w:themeFill="background2"/>
            <w:vAlign w:val="center"/>
          </w:tcPr>
          <w:p w14:paraId="0C8C48EA" w14:textId="4C3CC188" w:rsidR="00FE71A5" w:rsidRPr="00FB69FC" w:rsidRDefault="00FE71A5" w:rsidP="00FE71A5">
            <w:pPr>
              <w:jc w:val="center"/>
              <w:rPr>
                <w:color w:val="000000" w:themeColor="text1"/>
                <w:sz w:val="16"/>
                <w:szCs w:val="16"/>
              </w:rPr>
            </w:pPr>
            <w:r w:rsidRPr="00FB69FC">
              <w:rPr>
                <w:color w:val="000000" w:themeColor="text1"/>
                <w:sz w:val="16"/>
                <w:szCs w:val="16"/>
              </w:rPr>
              <w:t>331.83</w:t>
            </w:r>
          </w:p>
        </w:tc>
        <w:tc>
          <w:tcPr>
            <w:tcW w:w="565" w:type="dxa"/>
            <w:gridSpan w:val="3"/>
            <w:shd w:val="clear" w:color="auto" w:fill="EEECE1" w:themeFill="background2"/>
            <w:vAlign w:val="center"/>
          </w:tcPr>
          <w:p w14:paraId="7CD6031C" w14:textId="1BFE24D6" w:rsidR="00FE71A5" w:rsidRPr="00FB69FC" w:rsidRDefault="00FE71A5" w:rsidP="00FE71A5">
            <w:pPr>
              <w:jc w:val="center"/>
              <w:rPr>
                <w:color w:val="000000" w:themeColor="text1"/>
                <w:sz w:val="16"/>
                <w:szCs w:val="16"/>
              </w:rPr>
            </w:pPr>
            <w:r w:rsidRPr="00FB69FC">
              <w:rPr>
                <w:color w:val="000000" w:themeColor="text1"/>
                <w:sz w:val="16"/>
                <w:szCs w:val="16"/>
              </w:rPr>
              <w:t>2.00</w:t>
            </w:r>
          </w:p>
        </w:tc>
        <w:tc>
          <w:tcPr>
            <w:tcW w:w="730" w:type="dxa"/>
            <w:gridSpan w:val="2"/>
            <w:shd w:val="clear" w:color="auto" w:fill="EEECE1" w:themeFill="background2"/>
            <w:vAlign w:val="center"/>
          </w:tcPr>
          <w:p w14:paraId="39423BAA" w14:textId="165ECEE6" w:rsidR="00FE71A5" w:rsidRPr="00FB69FC" w:rsidRDefault="00FE71A5" w:rsidP="00FE71A5">
            <w:pPr>
              <w:jc w:val="center"/>
              <w:rPr>
                <w:color w:val="000000" w:themeColor="text1"/>
                <w:sz w:val="16"/>
                <w:szCs w:val="16"/>
              </w:rPr>
            </w:pPr>
            <w:r w:rsidRPr="00FB69FC">
              <w:rPr>
                <w:color w:val="000000" w:themeColor="text1"/>
                <w:sz w:val="16"/>
                <w:szCs w:val="16"/>
              </w:rPr>
              <w:t>29.00</w:t>
            </w:r>
          </w:p>
        </w:tc>
        <w:tc>
          <w:tcPr>
            <w:tcW w:w="676" w:type="dxa"/>
            <w:gridSpan w:val="3"/>
            <w:shd w:val="clear" w:color="auto" w:fill="EEECE1" w:themeFill="background2"/>
            <w:vAlign w:val="center"/>
          </w:tcPr>
          <w:p w14:paraId="3CF7B137" w14:textId="3D4ED39D" w:rsidR="00FE71A5" w:rsidRPr="00FB69FC" w:rsidRDefault="00FE71A5" w:rsidP="00FE71A5">
            <w:pPr>
              <w:jc w:val="center"/>
              <w:rPr>
                <w:color w:val="000000" w:themeColor="text1"/>
                <w:sz w:val="16"/>
                <w:szCs w:val="16"/>
              </w:rPr>
            </w:pPr>
            <w:r w:rsidRPr="00FB69FC">
              <w:rPr>
                <w:color w:val="000000" w:themeColor="text1"/>
                <w:sz w:val="16"/>
                <w:szCs w:val="16"/>
              </w:rPr>
              <w:t>29.00</w:t>
            </w:r>
          </w:p>
        </w:tc>
        <w:tc>
          <w:tcPr>
            <w:tcW w:w="680" w:type="dxa"/>
            <w:gridSpan w:val="2"/>
            <w:shd w:val="clear" w:color="auto" w:fill="EEECE1" w:themeFill="background2"/>
            <w:vAlign w:val="center"/>
          </w:tcPr>
          <w:p w14:paraId="05565743" w14:textId="1BC956A8" w:rsidR="00FE71A5" w:rsidRPr="00FB69FC" w:rsidRDefault="00FE71A5" w:rsidP="00FE71A5">
            <w:pPr>
              <w:jc w:val="center"/>
              <w:rPr>
                <w:color w:val="000000" w:themeColor="text1"/>
                <w:sz w:val="16"/>
                <w:szCs w:val="16"/>
              </w:rPr>
            </w:pPr>
            <w:r w:rsidRPr="00FB69FC">
              <w:rPr>
                <w:color w:val="000000" w:themeColor="text1"/>
                <w:sz w:val="16"/>
                <w:szCs w:val="16"/>
              </w:rPr>
              <w:t>46.85</w:t>
            </w:r>
          </w:p>
        </w:tc>
        <w:tc>
          <w:tcPr>
            <w:tcW w:w="736" w:type="dxa"/>
            <w:gridSpan w:val="2"/>
            <w:shd w:val="clear" w:color="auto" w:fill="EEECE1" w:themeFill="background2"/>
            <w:vAlign w:val="center"/>
          </w:tcPr>
          <w:p w14:paraId="5C5E555E" w14:textId="3AD7034F" w:rsidR="00FE71A5" w:rsidRPr="00FB69FC" w:rsidRDefault="00FE71A5" w:rsidP="00FE71A5">
            <w:pPr>
              <w:jc w:val="center"/>
              <w:rPr>
                <w:b/>
                <w:bCs/>
                <w:color w:val="000000" w:themeColor="text1"/>
                <w:sz w:val="16"/>
                <w:szCs w:val="16"/>
              </w:rPr>
            </w:pPr>
            <w:r w:rsidRPr="00FB69FC">
              <w:rPr>
                <w:b/>
                <w:bCs/>
                <w:color w:val="000000" w:themeColor="text1"/>
                <w:sz w:val="16"/>
                <w:szCs w:val="16"/>
              </w:rPr>
              <w:t>10.35</w:t>
            </w:r>
          </w:p>
        </w:tc>
        <w:tc>
          <w:tcPr>
            <w:tcW w:w="680" w:type="dxa"/>
            <w:gridSpan w:val="2"/>
            <w:shd w:val="clear" w:color="auto" w:fill="EEECE1" w:themeFill="background2"/>
            <w:vAlign w:val="center"/>
          </w:tcPr>
          <w:p w14:paraId="29FDE18C" w14:textId="4722AEC2" w:rsidR="00FE71A5" w:rsidRPr="00FB69FC" w:rsidRDefault="00FE71A5" w:rsidP="00FE71A5">
            <w:pPr>
              <w:jc w:val="center"/>
              <w:rPr>
                <w:color w:val="000000" w:themeColor="text1"/>
                <w:sz w:val="16"/>
                <w:szCs w:val="16"/>
              </w:rPr>
            </w:pPr>
            <w:r w:rsidRPr="00FB69FC">
              <w:rPr>
                <w:color w:val="000000" w:themeColor="text1"/>
                <w:sz w:val="16"/>
                <w:szCs w:val="16"/>
              </w:rPr>
              <w:t>18.60</w:t>
            </w:r>
          </w:p>
        </w:tc>
        <w:tc>
          <w:tcPr>
            <w:tcW w:w="624" w:type="dxa"/>
            <w:gridSpan w:val="3"/>
            <w:shd w:val="clear" w:color="auto" w:fill="EEECE1" w:themeFill="background2"/>
            <w:vAlign w:val="center"/>
          </w:tcPr>
          <w:p w14:paraId="0BC28F01" w14:textId="7831D8EC" w:rsidR="00FE71A5" w:rsidRPr="00FB69FC" w:rsidRDefault="00FE71A5" w:rsidP="00FE71A5">
            <w:pPr>
              <w:jc w:val="center"/>
              <w:rPr>
                <w:color w:val="000000" w:themeColor="text1"/>
                <w:sz w:val="16"/>
                <w:szCs w:val="16"/>
              </w:rPr>
            </w:pPr>
            <w:r w:rsidRPr="00FB69FC">
              <w:rPr>
                <w:color w:val="000000" w:themeColor="text1"/>
                <w:sz w:val="16"/>
                <w:szCs w:val="16"/>
              </w:rPr>
              <w:t>10.00</w:t>
            </w:r>
          </w:p>
        </w:tc>
        <w:tc>
          <w:tcPr>
            <w:tcW w:w="737" w:type="dxa"/>
            <w:gridSpan w:val="2"/>
            <w:shd w:val="clear" w:color="auto" w:fill="EEECE1" w:themeFill="background2"/>
            <w:vAlign w:val="center"/>
          </w:tcPr>
          <w:p w14:paraId="41F4D65B" w14:textId="7E0B5FD8" w:rsidR="00FE71A5" w:rsidRPr="00FB69FC" w:rsidRDefault="00FE71A5" w:rsidP="00FE71A5">
            <w:pPr>
              <w:jc w:val="center"/>
              <w:rPr>
                <w:color w:val="000000" w:themeColor="text1"/>
                <w:sz w:val="16"/>
                <w:szCs w:val="16"/>
              </w:rPr>
            </w:pPr>
            <w:r w:rsidRPr="00FB69FC">
              <w:rPr>
                <w:color w:val="000000" w:themeColor="text1"/>
                <w:sz w:val="16"/>
                <w:szCs w:val="16"/>
              </w:rPr>
              <w:t>36.00</w:t>
            </w:r>
          </w:p>
        </w:tc>
        <w:tc>
          <w:tcPr>
            <w:tcW w:w="680" w:type="dxa"/>
            <w:gridSpan w:val="3"/>
            <w:shd w:val="clear" w:color="auto" w:fill="EEECE1" w:themeFill="background2"/>
            <w:vAlign w:val="center"/>
          </w:tcPr>
          <w:p w14:paraId="68D0355A" w14:textId="7272C2FE" w:rsidR="00FE71A5" w:rsidRPr="00FB69FC" w:rsidRDefault="00FE71A5" w:rsidP="00FE71A5">
            <w:pPr>
              <w:jc w:val="center"/>
              <w:rPr>
                <w:b/>
                <w:bCs/>
                <w:color w:val="000000" w:themeColor="text1"/>
                <w:sz w:val="16"/>
                <w:szCs w:val="16"/>
              </w:rPr>
            </w:pPr>
            <w:r w:rsidRPr="00FB69FC">
              <w:rPr>
                <w:b/>
                <w:bCs/>
                <w:color w:val="000000" w:themeColor="text1"/>
                <w:sz w:val="16"/>
                <w:szCs w:val="16"/>
              </w:rPr>
              <w:t>36.00</w:t>
            </w:r>
          </w:p>
        </w:tc>
      </w:tr>
      <w:tr w:rsidR="00FB69FC" w:rsidRPr="00FB69FC" w14:paraId="7262046A" w14:textId="77777777" w:rsidTr="001D1BA3">
        <w:trPr>
          <w:gridAfter w:val="1"/>
          <w:wAfter w:w="30" w:type="dxa"/>
          <w:trHeight w:val="340"/>
        </w:trPr>
        <w:tc>
          <w:tcPr>
            <w:tcW w:w="564" w:type="dxa"/>
            <w:tcBorders>
              <w:bottom w:val="single" w:sz="4" w:space="0" w:color="auto"/>
            </w:tcBorders>
            <w:vAlign w:val="center"/>
          </w:tcPr>
          <w:p w14:paraId="6C0DFD8C" w14:textId="05837CDF" w:rsidR="00FE71A5" w:rsidRPr="00FB69FC" w:rsidRDefault="00FE71A5" w:rsidP="00FE71A5">
            <w:pPr>
              <w:jc w:val="center"/>
              <w:rPr>
                <w:color w:val="000000" w:themeColor="text1"/>
                <w:sz w:val="16"/>
                <w:szCs w:val="16"/>
              </w:rPr>
            </w:pPr>
            <w:r w:rsidRPr="00FB69FC">
              <w:rPr>
                <w:color w:val="000000" w:themeColor="text1"/>
                <w:sz w:val="16"/>
                <w:szCs w:val="16"/>
              </w:rPr>
              <w:t>2000</w:t>
            </w:r>
          </w:p>
        </w:tc>
        <w:tc>
          <w:tcPr>
            <w:tcW w:w="790" w:type="dxa"/>
            <w:tcBorders>
              <w:bottom w:val="single" w:sz="4" w:space="0" w:color="auto"/>
            </w:tcBorders>
            <w:vAlign w:val="center"/>
          </w:tcPr>
          <w:p w14:paraId="6FC4E316" w14:textId="61667E69" w:rsidR="00FE71A5" w:rsidRPr="00FB69FC" w:rsidRDefault="00FE71A5" w:rsidP="00FE71A5">
            <w:pPr>
              <w:jc w:val="center"/>
              <w:rPr>
                <w:b/>
                <w:bCs/>
                <w:color w:val="000000" w:themeColor="text1"/>
                <w:sz w:val="16"/>
                <w:szCs w:val="16"/>
              </w:rPr>
            </w:pPr>
            <w:r w:rsidRPr="00FB69FC">
              <w:rPr>
                <w:b/>
                <w:bCs/>
                <w:color w:val="000000" w:themeColor="text1"/>
                <w:sz w:val="16"/>
                <w:szCs w:val="16"/>
              </w:rPr>
              <w:t>1001.20</w:t>
            </w:r>
          </w:p>
        </w:tc>
        <w:tc>
          <w:tcPr>
            <w:tcW w:w="735" w:type="dxa"/>
            <w:gridSpan w:val="2"/>
            <w:tcBorders>
              <w:bottom w:val="single" w:sz="4" w:space="0" w:color="auto"/>
            </w:tcBorders>
            <w:vAlign w:val="center"/>
          </w:tcPr>
          <w:p w14:paraId="6F48AD50" w14:textId="5DE60E08" w:rsidR="00FE71A5" w:rsidRPr="00FB69FC" w:rsidRDefault="00FE71A5" w:rsidP="00FE71A5">
            <w:pPr>
              <w:jc w:val="center"/>
              <w:rPr>
                <w:b/>
                <w:bCs/>
                <w:color w:val="000000" w:themeColor="text1"/>
                <w:sz w:val="16"/>
                <w:szCs w:val="16"/>
              </w:rPr>
            </w:pPr>
            <w:r w:rsidRPr="00FB69FC">
              <w:rPr>
                <w:b/>
                <w:bCs/>
                <w:color w:val="000000" w:themeColor="text1"/>
                <w:sz w:val="16"/>
                <w:szCs w:val="16"/>
              </w:rPr>
              <w:t>208.62</w:t>
            </w:r>
          </w:p>
        </w:tc>
        <w:tc>
          <w:tcPr>
            <w:tcW w:w="680" w:type="dxa"/>
            <w:gridSpan w:val="2"/>
            <w:tcBorders>
              <w:bottom w:val="single" w:sz="4" w:space="0" w:color="auto"/>
            </w:tcBorders>
            <w:vAlign w:val="center"/>
          </w:tcPr>
          <w:p w14:paraId="522DCCAC" w14:textId="08E32C7C" w:rsidR="00FE71A5" w:rsidRPr="00FB69FC" w:rsidRDefault="00FE71A5" w:rsidP="00FE71A5">
            <w:pPr>
              <w:jc w:val="center"/>
              <w:rPr>
                <w:b/>
                <w:bCs/>
                <w:color w:val="000000" w:themeColor="text1"/>
                <w:sz w:val="16"/>
                <w:szCs w:val="16"/>
              </w:rPr>
            </w:pPr>
            <w:r w:rsidRPr="00FB69FC">
              <w:rPr>
                <w:b/>
                <w:bCs/>
                <w:color w:val="000000" w:themeColor="text1"/>
                <w:sz w:val="16"/>
                <w:szCs w:val="16"/>
              </w:rPr>
              <w:t>225.62</w:t>
            </w:r>
          </w:p>
        </w:tc>
        <w:tc>
          <w:tcPr>
            <w:tcW w:w="565" w:type="dxa"/>
            <w:gridSpan w:val="3"/>
            <w:tcBorders>
              <w:bottom w:val="single" w:sz="4" w:space="0" w:color="auto"/>
            </w:tcBorders>
            <w:vAlign w:val="center"/>
          </w:tcPr>
          <w:p w14:paraId="4211D101" w14:textId="2101AF1A" w:rsidR="00FE71A5" w:rsidRPr="00FB69FC" w:rsidRDefault="00FE71A5" w:rsidP="00FE71A5">
            <w:pPr>
              <w:jc w:val="center"/>
              <w:rPr>
                <w:color w:val="000000" w:themeColor="text1"/>
                <w:sz w:val="16"/>
                <w:szCs w:val="16"/>
              </w:rPr>
            </w:pPr>
            <w:r w:rsidRPr="00FB69FC">
              <w:rPr>
                <w:color w:val="000000" w:themeColor="text1"/>
                <w:sz w:val="16"/>
                <w:szCs w:val="16"/>
              </w:rPr>
              <w:t>2.00</w:t>
            </w:r>
          </w:p>
        </w:tc>
        <w:tc>
          <w:tcPr>
            <w:tcW w:w="730" w:type="dxa"/>
            <w:gridSpan w:val="2"/>
            <w:tcBorders>
              <w:bottom w:val="single" w:sz="4" w:space="0" w:color="auto"/>
            </w:tcBorders>
            <w:vAlign w:val="center"/>
          </w:tcPr>
          <w:p w14:paraId="408BEA21" w14:textId="23FE83DC" w:rsidR="00FE71A5" w:rsidRPr="00FB69FC" w:rsidRDefault="00FE71A5" w:rsidP="00FE71A5">
            <w:pPr>
              <w:jc w:val="center"/>
              <w:rPr>
                <w:color w:val="000000" w:themeColor="text1"/>
                <w:sz w:val="16"/>
                <w:szCs w:val="16"/>
              </w:rPr>
            </w:pPr>
            <w:r w:rsidRPr="00FB69FC">
              <w:rPr>
                <w:color w:val="000000" w:themeColor="text1"/>
                <w:sz w:val="16"/>
                <w:szCs w:val="16"/>
              </w:rPr>
              <w:t>27.00</w:t>
            </w:r>
          </w:p>
        </w:tc>
        <w:tc>
          <w:tcPr>
            <w:tcW w:w="676" w:type="dxa"/>
            <w:gridSpan w:val="3"/>
            <w:tcBorders>
              <w:bottom w:val="single" w:sz="4" w:space="0" w:color="auto"/>
            </w:tcBorders>
            <w:vAlign w:val="center"/>
          </w:tcPr>
          <w:p w14:paraId="52A1DADD" w14:textId="2C5889EC" w:rsidR="00FE71A5" w:rsidRPr="00FB69FC" w:rsidRDefault="00FE71A5" w:rsidP="00FE71A5">
            <w:pPr>
              <w:jc w:val="center"/>
              <w:rPr>
                <w:color w:val="000000" w:themeColor="text1"/>
                <w:sz w:val="16"/>
                <w:szCs w:val="16"/>
              </w:rPr>
            </w:pPr>
            <w:r w:rsidRPr="00FB69FC">
              <w:rPr>
                <w:color w:val="000000" w:themeColor="text1"/>
                <w:sz w:val="16"/>
                <w:szCs w:val="16"/>
              </w:rPr>
              <w:t>27.00</w:t>
            </w:r>
          </w:p>
        </w:tc>
        <w:tc>
          <w:tcPr>
            <w:tcW w:w="680" w:type="dxa"/>
            <w:gridSpan w:val="2"/>
            <w:tcBorders>
              <w:bottom w:val="single" w:sz="4" w:space="0" w:color="auto"/>
            </w:tcBorders>
            <w:vAlign w:val="center"/>
          </w:tcPr>
          <w:p w14:paraId="26563930" w14:textId="0637CA95" w:rsidR="00FE71A5" w:rsidRPr="00FB69FC" w:rsidRDefault="00FE71A5" w:rsidP="00FE71A5">
            <w:pPr>
              <w:jc w:val="center"/>
              <w:rPr>
                <w:b/>
                <w:bCs/>
                <w:color w:val="000000" w:themeColor="text1"/>
                <w:sz w:val="16"/>
                <w:szCs w:val="16"/>
              </w:rPr>
            </w:pPr>
            <w:r w:rsidRPr="00FB69FC">
              <w:rPr>
                <w:b/>
                <w:bCs/>
                <w:color w:val="000000" w:themeColor="text1"/>
                <w:sz w:val="16"/>
                <w:szCs w:val="16"/>
              </w:rPr>
              <w:t>42.20</w:t>
            </w:r>
          </w:p>
        </w:tc>
        <w:tc>
          <w:tcPr>
            <w:tcW w:w="736" w:type="dxa"/>
            <w:gridSpan w:val="2"/>
            <w:tcBorders>
              <w:bottom w:val="single" w:sz="4" w:space="0" w:color="auto"/>
            </w:tcBorders>
            <w:vAlign w:val="center"/>
          </w:tcPr>
          <w:p w14:paraId="54DCA54D" w14:textId="72A627AB" w:rsidR="00FE71A5" w:rsidRPr="00FB69FC" w:rsidRDefault="00FE71A5" w:rsidP="00FE71A5">
            <w:pPr>
              <w:jc w:val="center"/>
              <w:rPr>
                <w:color w:val="000000" w:themeColor="text1"/>
                <w:sz w:val="16"/>
                <w:szCs w:val="16"/>
              </w:rPr>
            </w:pPr>
            <w:r w:rsidRPr="00FB69FC">
              <w:rPr>
                <w:color w:val="000000" w:themeColor="text1"/>
                <w:sz w:val="16"/>
                <w:szCs w:val="16"/>
              </w:rPr>
              <w:t>16.35</w:t>
            </w:r>
          </w:p>
        </w:tc>
        <w:tc>
          <w:tcPr>
            <w:tcW w:w="680" w:type="dxa"/>
            <w:gridSpan w:val="2"/>
            <w:tcBorders>
              <w:bottom w:val="single" w:sz="4" w:space="0" w:color="auto"/>
            </w:tcBorders>
            <w:vAlign w:val="center"/>
          </w:tcPr>
          <w:p w14:paraId="2FBE6406" w14:textId="77D6F24C" w:rsidR="00FE71A5" w:rsidRPr="00FB69FC" w:rsidRDefault="00FE71A5" w:rsidP="00FE71A5">
            <w:pPr>
              <w:jc w:val="center"/>
              <w:rPr>
                <w:b/>
                <w:bCs/>
                <w:color w:val="000000" w:themeColor="text1"/>
                <w:sz w:val="16"/>
                <w:szCs w:val="16"/>
              </w:rPr>
            </w:pPr>
            <w:r w:rsidRPr="00FB69FC">
              <w:rPr>
                <w:b/>
                <w:bCs/>
                <w:color w:val="000000" w:themeColor="text1"/>
                <w:sz w:val="16"/>
                <w:szCs w:val="16"/>
              </w:rPr>
              <w:t>11.40</w:t>
            </w:r>
          </w:p>
        </w:tc>
        <w:tc>
          <w:tcPr>
            <w:tcW w:w="624" w:type="dxa"/>
            <w:gridSpan w:val="3"/>
            <w:tcBorders>
              <w:bottom w:val="single" w:sz="4" w:space="0" w:color="auto"/>
            </w:tcBorders>
            <w:vAlign w:val="center"/>
          </w:tcPr>
          <w:p w14:paraId="361006FB" w14:textId="6958A899" w:rsidR="00FE71A5" w:rsidRPr="00FB69FC" w:rsidRDefault="00FE71A5" w:rsidP="00FE71A5">
            <w:pPr>
              <w:jc w:val="center"/>
              <w:rPr>
                <w:color w:val="000000" w:themeColor="text1"/>
                <w:sz w:val="16"/>
                <w:szCs w:val="16"/>
              </w:rPr>
            </w:pPr>
            <w:r w:rsidRPr="00FB69FC">
              <w:rPr>
                <w:color w:val="000000" w:themeColor="text1"/>
                <w:sz w:val="16"/>
                <w:szCs w:val="16"/>
              </w:rPr>
              <w:t>19.00</w:t>
            </w:r>
          </w:p>
        </w:tc>
        <w:tc>
          <w:tcPr>
            <w:tcW w:w="737" w:type="dxa"/>
            <w:gridSpan w:val="2"/>
            <w:tcBorders>
              <w:bottom w:val="single" w:sz="4" w:space="0" w:color="auto"/>
            </w:tcBorders>
            <w:vAlign w:val="center"/>
          </w:tcPr>
          <w:p w14:paraId="1FE8ABFE" w14:textId="4DCAE00C" w:rsidR="00FE71A5" w:rsidRPr="00FB69FC" w:rsidRDefault="00FE71A5" w:rsidP="00FE71A5">
            <w:pPr>
              <w:jc w:val="center"/>
              <w:rPr>
                <w:color w:val="000000" w:themeColor="text1"/>
                <w:sz w:val="16"/>
                <w:szCs w:val="16"/>
              </w:rPr>
            </w:pPr>
            <w:r w:rsidRPr="00FB69FC">
              <w:rPr>
                <w:color w:val="000000" w:themeColor="text1"/>
                <w:sz w:val="16"/>
                <w:szCs w:val="16"/>
              </w:rPr>
              <w:t>36.00</w:t>
            </w:r>
          </w:p>
        </w:tc>
        <w:tc>
          <w:tcPr>
            <w:tcW w:w="680" w:type="dxa"/>
            <w:gridSpan w:val="3"/>
            <w:tcBorders>
              <w:bottom w:val="single" w:sz="4" w:space="0" w:color="auto"/>
            </w:tcBorders>
            <w:vAlign w:val="center"/>
          </w:tcPr>
          <w:p w14:paraId="3C1AFCD3" w14:textId="17334A06" w:rsidR="00FE71A5" w:rsidRPr="00FB69FC" w:rsidRDefault="00FE71A5" w:rsidP="00FE71A5">
            <w:pPr>
              <w:jc w:val="center"/>
              <w:rPr>
                <w:b/>
                <w:bCs/>
                <w:color w:val="000000" w:themeColor="text1"/>
                <w:sz w:val="16"/>
                <w:szCs w:val="16"/>
              </w:rPr>
            </w:pPr>
            <w:r w:rsidRPr="00FB69FC">
              <w:rPr>
                <w:b/>
                <w:bCs/>
                <w:color w:val="000000" w:themeColor="text1"/>
                <w:sz w:val="16"/>
                <w:szCs w:val="16"/>
              </w:rPr>
              <w:t>36.00</w:t>
            </w:r>
          </w:p>
        </w:tc>
      </w:tr>
    </w:tbl>
    <w:p w14:paraId="008B69A0" w14:textId="39CB3B91" w:rsidR="00A704A9" w:rsidRPr="00FB69FC" w:rsidRDefault="00473144" w:rsidP="009C2AE1">
      <w:pPr>
        <w:jc w:val="both"/>
        <w:rPr>
          <w:rFonts w:ascii="Times New Roman" w:hAnsi="Times New Roman" w:cs="Times New Roman"/>
          <w:color w:val="000000" w:themeColor="text1"/>
          <w:sz w:val="16"/>
          <w:szCs w:val="16"/>
        </w:rPr>
      </w:pPr>
      <w:r w:rsidRPr="00FB69FC">
        <w:rPr>
          <w:rFonts w:ascii="Times New Roman" w:hAnsi="Times New Roman" w:cs="Times New Roman"/>
          <w:color w:val="000000" w:themeColor="text1"/>
          <w:sz w:val="16"/>
          <w:szCs w:val="16"/>
        </w:rPr>
        <w:t>best (smallest) values are bolded</w:t>
      </w:r>
      <w:r w:rsidR="00D74C43" w:rsidRPr="00FB69FC">
        <w:rPr>
          <w:rFonts w:ascii="Times New Roman" w:hAnsi="Times New Roman" w:cs="Times New Roman"/>
          <w:color w:val="000000" w:themeColor="text1"/>
          <w:sz w:val="16"/>
          <w:szCs w:val="16"/>
        </w:rPr>
        <w:t xml:space="preserve"> for each case</w:t>
      </w:r>
    </w:p>
    <w:p w14:paraId="33950A32" w14:textId="77777777" w:rsidR="00A704A9" w:rsidRPr="00FB69FC" w:rsidRDefault="00A704A9" w:rsidP="009C2AE1">
      <w:pPr>
        <w:jc w:val="both"/>
        <w:rPr>
          <w:rFonts w:ascii="Times New Roman" w:hAnsi="Times New Roman" w:cs="Times New Roman"/>
          <w:color w:val="000000" w:themeColor="text1"/>
          <w:sz w:val="20"/>
          <w:szCs w:val="20"/>
        </w:rPr>
      </w:pPr>
    </w:p>
    <w:p w14:paraId="387771B4" w14:textId="77777777" w:rsidR="00C94020" w:rsidRPr="00FF08D4" w:rsidRDefault="00FF08D4" w:rsidP="009C2AE1">
      <w:pPr>
        <w:jc w:val="both"/>
        <w:rPr>
          <w:rFonts w:ascii="Times New Roman" w:hAnsi="Times New Roman" w:cs="Times New Roman"/>
          <w:b/>
          <w:bCs/>
          <w:sz w:val="20"/>
          <w:szCs w:val="20"/>
        </w:rPr>
      </w:pPr>
      <w:r w:rsidRPr="00FF08D4">
        <w:rPr>
          <w:rFonts w:ascii="Times New Roman" w:hAnsi="Times New Roman" w:cs="Times New Roman"/>
          <w:b/>
          <w:bCs/>
          <w:sz w:val="20"/>
          <w:szCs w:val="20"/>
        </w:rPr>
        <w:t>6. CONCLUSIONS</w:t>
      </w:r>
    </w:p>
    <w:p w14:paraId="387771B5" w14:textId="0C7EA35C" w:rsidR="000136E2" w:rsidRPr="00FB69FC" w:rsidRDefault="000136E2" w:rsidP="000136E2">
      <w:pPr>
        <w:jc w:val="both"/>
        <w:rPr>
          <w:rFonts w:ascii="Times New Roman" w:hAnsi="Times New Roman" w:cs="Times New Roman"/>
          <w:color w:val="000000" w:themeColor="text1"/>
          <w:sz w:val="20"/>
          <w:szCs w:val="20"/>
        </w:rPr>
      </w:pPr>
      <w:r w:rsidRPr="00FF08D4">
        <w:rPr>
          <w:rFonts w:ascii="Times New Roman" w:hAnsi="Times New Roman" w:cs="Times New Roman"/>
          <w:sz w:val="20"/>
          <w:szCs w:val="20"/>
        </w:rPr>
        <w:t xml:space="preserve">Based on the general Q-learning framework, this paper presents a new Q2d control algorithm that significantly simplifies the previous Q3d approach. For </w:t>
      </w:r>
      <w:r>
        <w:rPr>
          <w:rFonts w:ascii="Times New Roman" w:hAnsi="Times New Roman" w:cs="Times New Roman"/>
          <w:sz w:val="20"/>
          <w:szCs w:val="20"/>
        </w:rPr>
        <w:t xml:space="preserve">the </w:t>
      </w:r>
      <w:r w:rsidRPr="00FF08D4">
        <w:rPr>
          <w:rFonts w:ascii="Times New Roman" w:hAnsi="Times New Roman" w:cs="Times New Roman"/>
          <w:sz w:val="20"/>
          <w:szCs w:val="20"/>
        </w:rPr>
        <w:t>Q2d</w:t>
      </w:r>
      <w:r>
        <w:rPr>
          <w:rFonts w:ascii="Times New Roman" w:hAnsi="Times New Roman" w:cs="Times New Roman"/>
          <w:sz w:val="20"/>
          <w:szCs w:val="20"/>
        </w:rPr>
        <w:t xml:space="preserve"> method</w:t>
      </w:r>
      <w:r w:rsidRPr="00FF08D4">
        <w:rPr>
          <w:rFonts w:ascii="Times New Roman" w:hAnsi="Times New Roman" w:cs="Times New Roman"/>
          <w:sz w:val="20"/>
          <w:szCs w:val="20"/>
        </w:rPr>
        <w:t>, the number of tuning parameters is reduced, which simplifies its implementation by reducing the dimensionality of the Q-matrix</w:t>
      </w:r>
      <w:r>
        <w:rPr>
          <w:rFonts w:ascii="Times New Roman" w:hAnsi="Times New Roman" w:cs="Times New Roman"/>
          <w:sz w:val="20"/>
          <w:szCs w:val="20"/>
        </w:rPr>
        <w:t xml:space="preserve">; this also </w:t>
      </w:r>
      <w:r w:rsidRPr="00FF08D4">
        <w:rPr>
          <w:rFonts w:ascii="Times New Roman" w:hAnsi="Times New Roman" w:cs="Times New Roman"/>
          <w:sz w:val="20"/>
          <w:szCs w:val="20"/>
        </w:rPr>
        <w:t>simplifi</w:t>
      </w:r>
      <w:r>
        <w:rPr>
          <w:rFonts w:ascii="Times New Roman" w:hAnsi="Times New Roman" w:cs="Times New Roman"/>
          <w:sz w:val="20"/>
          <w:szCs w:val="20"/>
        </w:rPr>
        <w:t>es</w:t>
      </w:r>
      <w:r w:rsidRPr="00FF08D4">
        <w:rPr>
          <w:rFonts w:ascii="Times New Roman" w:hAnsi="Times New Roman" w:cs="Times New Roman"/>
          <w:sz w:val="20"/>
          <w:szCs w:val="20"/>
        </w:rPr>
        <w:t xml:space="preserve"> the initialization process and increas</w:t>
      </w:r>
      <w:r>
        <w:rPr>
          <w:rFonts w:ascii="Times New Roman" w:hAnsi="Times New Roman" w:cs="Times New Roman"/>
          <w:sz w:val="20"/>
          <w:szCs w:val="20"/>
        </w:rPr>
        <w:t>es</w:t>
      </w:r>
      <w:r w:rsidRPr="00FF08D4">
        <w:rPr>
          <w:rFonts w:ascii="Times New Roman" w:hAnsi="Times New Roman" w:cs="Times New Roman"/>
          <w:sz w:val="20"/>
          <w:szCs w:val="20"/>
        </w:rPr>
        <w:t xml:space="preserve"> the learning rate. </w:t>
      </w:r>
      <w:r>
        <w:rPr>
          <w:rFonts w:ascii="Times New Roman" w:hAnsi="Times New Roman" w:cs="Times New Roman"/>
          <w:sz w:val="20"/>
          <w:szCs w:val="20"/>
        </w:rPr>
        <w:t>Simultaneously</w:t>
      </w:r>
      <w:r w:rsidRPr="00FF08D4">
        <w:rPr>
          <w:rFonts w:ascii="Times New Roman" w:hAnsi="Times New Roman" w:cs="Times New Roman"/>
          <w:sz w:val="20"/>
          <w:szCs w:val="20"/>
        </w:rPr>
        <w:t xml:space="preserve">, all </w:t>
      </w:r>
      <w:r>
        <w:rPr>
          <w:rFonts w:ascii="Times New Roman" w:hAnsi="Times New Roman" w:cs="Times New Roman"/>
          <w:sz w:val="20"/>
          <w:szCs w:val="20"/>
        </w:rPr>
        <w:t xml:space="preserve">the </w:t>
      </w:r>
      <w:r w:rsidRPr="00FF08D4">
        <w:rPr>
          <w:rFonts w:ascii="Times New Roman" w:hAnsi="Times New Roman" w:cs="Times New Roman"/>
          <w:sz w:val="20"/>
          <w:szCs w:val="20"/>
        </w:rPr>
        <w:t xml:space="preserve">advantages of the Q3d </w:t>
      </w:r>
      <w:r>
        <w:rPr>
          <w:rFonts w:ascii="Times New Roman" w:hAnsi="Times New Roman" w:cs="Times New Roman"/>
          <w:sz w:val="20"/>
          <w:szCs w:val="20"/>
        </w:rPr>
        <w:t xml:space="preserve">approach </w:t>
      </w:r>
      <w:r w:rsidRPr="00FF08D4">
        <w:rPr>
          <w:rFonts w:ascii="Times New Roman" w:hAnsi="Times New Roman" w:cs="Times New Roman"/>
          <w:sz w:val="20"/>
          <w:szCs w:val="20"/>
        </w:rPr>
        <w:t xml:space="preserve">are preserved. In detail, the Q2d </w:t>
      </w:r>
      <w:r>
        <w:rPr>
          <w:rFonts w:ascii="Times New Roman" w:hAnsi="Times New Roman" w:cs="Times New Roman"/>
          <w:sz w:val="20"/>
          <w:szCs w:val="20"/>
        </w:rPr>
        <w:t xml:space="preserve">method </w:t>
      </w:r>
      <w:r w:rsidRPr="00FF08D4">
        <w:rPr>
          <w:rFonts w:ascii="Times New Roman" w:hAnsi="Times New Roman" w:cs="Times New Roman"/>
          <w:sz w:val="20"/>
          <w:szCs w:val="20"/>
        </w:rPr>
        <w:t xml:space="preserve">does not require any knowledge of the mathematical model of the controlled process and the </w:t>
      </w:r>
      <w:r w:rsidRPr="00FB69FC">
        <w:rPr>
          <w:rFonts w:ascii="Times New Roman" w:hAnsi="Times New Roman" w:cs="Times New Roman"/>
          <w:color w:val="000000" w:themeColor="text1"/>
          <w:sz w:val="20"/>
          <w:szCs w:val="20"/>
        </w:rPr>
        <w:t xml:space="preserve">control goal is defined by the reference trajectory, based on the values of the control error and its time derivative. The proposed initialization of the Q-matrix enables a </w:t>
      </w:r>
      <w:proofErr w:type="spellStart"/>
      <w:r w:rsidRPr="00FB69FC">
        <w:rPr>
          <w:rFonts w:ascii="Times New Roman" w:hAnsi="Times New Roman" w:cs="Times New Roman"/>
          <w:color w:val="000000" w:themeColor="text1"/>
          <w:sz w:val="20"/>
          <w:szCs w:val="20"/>
        </w:rPr>
        <w:t>bumpless</w:t>
      </w:r>
      <w:proofErr w:type="spellEnd"/>
      <w:r w:rsidRPr="00FB69FC">
        <w:rPr>
          <w:rFonts w:ascii="Times New Roman" w:hAnsi="Times New Roman" w:cs="Times New Roman"/>
          <w:color w:val="000000" w:themeColor="text1"/>
          <w:sz w:val="20"/>
          <w:szCs w:val="20"/>
        </w:rPr>
        <w:t xml:space="preserve"> switching from the existing PI controller (operating the process based only on PI tuning parameters) and the sampling time.</w:t>
      </w:r>
      <w:r w:rsidR="000C007C" w:rsidRPr="00FB69FC">
        <w:rPr>
          <w:rFonts w:ascii="Times New Roman" w:hAnsi="Times New Roman" w:cs="Times New Roman"/>
          <w:color w:val="000000" w:themeColor="text1"/>
          <w:sz w:val="20"/>
          <w:szCs w:val="20"/>
        </w:rPr>
        <w:t xml:space="preserve"> As </w:t>
      </w:r>
      <w:r w:rsidR="006177C4" w:rsidRPr="00FB69FC">
        <w:rPr>
          <w:rFonts w:ascii="Times New Roman" w:hAnsi="Times New Roman" w:cs="Times New Roman"/>
          <w:color w:val="000000" w:themeColor="text1"/>
          <w:sz w:val="20"/>
          <w:szCs w:val="20"/>
        </w:rPr>
        <w:t>a</w:t>
      </w:r>
      <w:r w:rsidR="000C007C" w:rsidRPr="00FB69FC">
        <w:rPr>
          <w:rFonts w:ascii="Times New Roman" w:hAnsi="Times New Roman" w:cs="Times New Roman"/>
          <w:color w:val="000000" w:themeColor="text1"/>
          <w:sz w:val="20"/>
          <w:szCs w:val="20"/>
        </w:rPr>
        <w:t xml:space="preserve"> result, </w:t>
      </w:r>
      <w:r w:rsidR="00563986" w:rsidRPr="00FB69FC">
        <w:rPr>
          <w:rFonts w:ascii="Times New Roman" w:hAnsi="Times New Roman" w:cs="Times New Roman"/>
          <w:color w:val="000000" w:themeColor="text1"/>
          <w:sz w:val="20"/>
          <w:szCs w:val="20"/>
        </w:rPr>
        <w:t>t</w:t>
      </w:r>
      <w:r w:rsidR="000C007C" w:rsidRPr="00FB69FC">
        <w:rPr>
          <w:rFonts w:ascii="Times New Roman" w:hAnsi="Times New Roman" w:cs="Times New Roman"/>
          <w:color w:val="000000" w:themeColor="text1"/>
          <w:sz w:val="20"/>
          <w:szCs w:val="20"/>
        </w:rPr>
        <w:t xml:space="preserve">he proposed </w:t>
      </w:r>
      <w:r w:rsidR="00563986" w:rsidRPr="00FB69FC">
        <w:rPr>
          <w:rFonts w:ascii="Times New Roman" w:hAnsi="Times New Roman" w:cs="Times New Roman"/>
          <w:color w:val="000000" w:themeColor="text1"/>
          <w:sz w:val="20"/>
          <w:szCs w:val="20"/>
        </w:rPr>
        <w:t xml:space="preserve">Q2d </w:t>
      </w:r>
      <w:r w:rsidR="000C007C" w:rsidRPr="00FB69FC">
        <w:rPr>
          <w:rFonts w:ascii="Times New Roman" w:hAnsi="Times New Roman" w:cs="Times New Roman"/>
          <w:color w:val="000000" w:themeColor="text1"/>
          <w:sz w:val="20"/>
          <w:szCs w:val="20"/>
        </w:rPr>
        <w:t xml:space="preserve">solution fulfills requirements assumed for self-improving controller. </w:t>
      </w:r>
      <w:r w:rsidR="00563986" w:rsidRPr="00FB69FC">
        <w:rPr>
          <w:rFonts w:ascii="Times New Roman" w:hAnsi="Times New Roman" w:cs="Times New Roman"/>
          <w:color w:val="000000" w:themeColor="text1"/>
          <w:sz w:val="20"/>
          <w:szCs w:val="20"/>
        </w:rPr>
        <w:t xml:space="preserve">Its practical implementation in the industrial control systems is still limited </w:t>
      </w:r>
      <w:r w:rsidR="00EA4D70" w:rsidRPr="00FB69FC">
        <w:rPr>
          <w:rFonts w:ascii="Times New Roman" w:hAnsi="Times New Roman" w:cs="Times New Roman"/>
          <w:color w:val="000000" w:themeColor="text1"/>
          <w:sz w:val="20"/>
          <w:szCs w:val="20"/>
        </w:rPr>
        <w:t xml:space="preserve">but possible, which is shown in section 5. Due to </w:t>
      </w:r>
      <w:r w:rsidR="006177C4" w:rsidRPr="00FB69FC">
        <w:rPr>
          <w:rFonts w:ascii="Times New Roman" w:hAnsi="Times New Roman" w:cs="Times New Roman"/>
          <w:color w:val="000000" w:themeColor="text1"/>
          <w:sz w:val="20"/>
          <w:szCs w:val="20"/>
        </w:rPr>
        <w:t xml:space="preserve">the </w:t>
      </w:r>
      <w:r w:rsidR="00EA4D70" w:rsidRPr="00FB69FC">
        <w:rPr>
          <w:rFonts w:ascii="Times New Roman" w:hAnsi="Times New Roman" w:cs="Times New Roman"/>
          <w:color w:val="000000" w:themeColor="text1"/>
          <w:sz w:val="20"/>
          <w:szCs w:val="20"/>
        </w:rPr>
        <w:t xml:space="preserve">proposed initialization, Q2d controller starts its operation with the closed loop performance practically identical to the existing PI controller, both in terms of tracking and disturbances rejection. Then, when switched into the exploration mode, it learns from the closed loop operation </w:t>
      </w:r>
      <w:r w:rsidR="00EA4D70" w:rsidRPr="00FB69FC">
        <w:rPr>
          <w:rFonts w:ascii="Times New Roman" w:hAnsi="Times New Roman" w:cs="Times New Roman"/>
          <w:color w:val="000000" w:themeColor="text1"/>
          <w:sz w:val="20"/>
          <w:szCs w:val="20"/>
        </w:rPr>
        <w:lastRenderedPageBreak/>
        <w:t xml:space="preserve">and gradually improves its control performance towards desired </w:t>
      </w:r>
      <w:r w:rsidR="0095262B" w:rsidRPr="00FB69FC">
        <w:rPr>
          <w:rFonts w:ascii="Times New Roman" w:hAnsi="Times New Roman" w:cs="Times New Roman"/>
          <w:color w:val="000000" w:themeColor="text1"/>
          <w:sz w:val="20"/>
          <w:szCs w:val="20"/>
        </w:rPr>
        <w:t>one</w:t>
      </w:r>
      <w:r w:rsidR="00EA4D70" w:rsidRPr="00FB69FC">
        <w:rPr>
          <w:rFonts w:ascii="Times New Roman" w:hAnsi="Times New Roman" w:cs="Times New Roman"/>
          <w:color w:val="000000" w:themeColor="text1"/>
          <w:sz w:val="20"/>
          <w:szCs w:val="20"/>
        </w:rPr>
        <w:t xml:space="preserve"> predefined by the </w:t>
      </w:r>
      <w:r w:rsidR="0095262B" w:rsidRPr="00FB69FC">
        <w:rPr>
          <w:rFonts w:ascii="Times New Roman" w:hAnsi="Times New Roman" w:cs="Times New Roman"/>
          <w:color w:val="000000" w:themeColor="text1"/>
          <w:sz w:val="20"/>
          <w:szCs w:val="20"/>
        </w:rPr>
        <w:t>assumed</w:t>
      </w:r>
      <w:r w:rsidR="00EA4D70" w:rsidRPr="00FB69FC">
        <w:rPr>
          <w:rFonts w:ascii="Times New Roman" w:hAnsi="Times New Roman" w:cs="Times New Roman"/>
          <w:color w:val="000000" w:themeColor="text1"/>
          <w:sz w:val="20"/>
          <w:szCs w:val="20"/>
        </w:rPr>
        <w:t xml:space="preserve"> closed loop reference trajectory with the time constant </w:t>
      </w:r>
      <w:proofErr w:type="spellStart"/>
      <w:r w:rsidR="00EA4D70" w:rsidRPr="00FB69FC">
        <w:rPr>
          <w:rFonts w:ascii="Times New Roman" w:hAnsi="Times New Roman" w:cs="Times New Roman"/>
          <w:i/>
          <w:iCs/>
          <w:color w:val="000000" w:themeColor="text1"/>
          <w:sz w:val="20"/>
          <w:szCs w:val="20"/>
        </w:rPr>
        <w:t>T</w:t>
      </w:r>
      <w:r w:rsidR="00EA4D70" w:rsidRPr="00FB69FC">
        <w:rPr>
          <w:rFonts w:ascii="Times New Roman" w:hAnsi="Times New Roman" w:cs="Times New Roman"/>
          <w:i/>
          <w:iCs/>
          <w:color w:val="000000" w:themeColor="text1"/>
          <w:sz w:val="20"/>
          <w:szCs w:val="20"/>
          <w:vertAlign w:val="subscript"/>
        </w:rPr>
        <w:t>e</w:t>
      </w:r>
      <w:proofErr w:type="spellEnd"/>
      <w:r w:rsidR="00EA4D70" w:rsidRPr="00FB69FC">
        <w:rPr>
          <w:rFonts w:ascii="Times New Roman" w:hAnsi="Times New Roman" w:cs="Times New Roman"/>
          <w:color w:val="000000" w:themeColor="text1"/>
          <w:sz w:val="20"/>
          <w:szCs w:val="20"/>
        </w:rPr>
        <w:t xml:space="preserve">. During this process of on-line learning, very careful modifications in the control actions </w:t>
      </w:r>
      <w:r w:rsidR="0095262B" w:rsidRPr="00FB69FC">
        <w:rPr>
          <w:rFonts w:ascii="Times New Roman" w:hAnsi="Times New Roman" w:cs="Times New Roman"/>
          <w:color w:val="000000" w:themeColor="text1"/>
          <w:sz w:val="20"/>
          <w:szCs w:val="20"/>
        </w:rPr>
        <w:t xml:space="preserve">applied to the process </w:t>
      </w:r>
      <w:r w:rsidR="00EA4D70" w:rsidRPr="00FB69FC">
        <w:rPr>
          <w:rFonts w:ascii="Times New Roman" w:hAnsi="Times New Roman" w:cs="Times New Roman"/>
          <w:color w:val="000000" w:themeColor="text1"/>
          <w:sz w:val="20"/>
          <w:szCs w:val="20"/>
        </w:rPr>
        <w:t>are introduced comparing to the initialization stage when the actions of Q2d controller correspond to the actions that would be taken by the existing PI controller. These modifications allow for finding better actions that make the closed loop performance closer to the desired one</w:t>
      </w:r>
      <w:r w:rsidR="0095262B" w:rsidRPr="00FB69FC">
        <w:rPr>
          <w:rFonts w:ascii="Times New Roman" w:hAnsi="Times New Roman" w:cs="Times New Roman"/>
          <w:color w:val="000000" w:themeColor="text1"/>
          <w:sz w:val="20"/>
          <w:szCs w:val="20"/>
        </w:rPr>
        <w:t xml:space="preserve"> and thus the set of actions of Q2d assigned to states at the initialization stage tends to the optimal set of actions that ensures desired closed loop behavior. </w:t>
      </w:r>
      <w:r w:rsidR="00EA4D70" w:rsidRPr="00FB69FC">
        <w:rPr>
          <w:rFonts w:ascii="Times New Roman" w:hAnsi="Times New Roman" w:cs="Times New Roman"/>
          <w:color w:val="000000" w:themeColor="text1"/>
          <w:sz w:val="20"/>
          <w:szCs w:val="20"/>
        </w:rPr>
        <w:t xml:space="preserve">At the same time, the </w:t>
      </w:r>
      <w:r w:rsidR="0095262B" w:rsidRPr="00FB69FC">
        <w:rPr>
          <w:rFonts w:ascii="Times New Roman" w:hAnsi="Times New Roman" w:cs="Times New Roman"/>
          <w:color w:val="000000" w:themeColor="text1"/>
          <w:sz w:val="20"/>
          <w:szCs w:val="20"/>
        </w:rPr>
        <w:t xml:space="preserve">proposed </w:t>
      </w:r>
      <w:r w:rsidR="00EA4D70" w:rsidRPr="00FB69FC">
        <w:rPr>
          <w:rFonts w:ascii="Times New Roman" w:hAnsi="Times New Roman" w:cs="Times New Roman"/>
          <w:color w:val="000000" w:themeColor="text1"/>
          <w:sz w:val="20"/>
          <w:szCs w:val="20"/>
        </w:rPr>
        <w:t xml:space="preserve">limitations of these modifications </w:t>
      </w:r>
      <w:r w:rsidR="0095262B" w:rsidRPr="00FB69FC">
        <w:rPr>
          <w:rFonts w:ascii="Times New Roman" w:hAnsi="Times New Roman" w:cs="Times New Roman"/>
          <w:color w:val="000000" w:themeColor="text1"/>
          <w:sz w:val="20"/>
          <w:szCs w:val="20"/>
        </w:rPr>
        <w:t xml:space="preserve">prevent excessive closed loop disturbances that </w:t>
      </w:r>
      <w:r w:rsidR="00A14229" w:rsidRPr="00FB69FC">
        <w:rPr>
          <w:rFonts w:ascii="Times New Roman" w:hAnsi="Times New Roman" w:cs="Times New Roman"/>
          <w:color w:val="000000" w:themeColor="text1"/>
          <w:sz w:val="20"/>
          <w:szCs w:val="20"/>
        </w:rPr>
        <w:t xml:space="preserve">could </w:t>
      </w:r>
      <w:r w:rsidR="0095262B" w:rsidRPr="00FB69FC">
        <w:rPr>
          <w:rFonts w:ascii="Times New Roman" w:hAnsi="Times New Roman" w:cs="Times New Roman"/>
          <w:color w:val="000000" w:themeColor="text1"/>
          <w:sz w:val="20"/>
          <w:szCs w:val="20"/>
        </w:rPr>
        <w:t xml:space="preserve">result from applying actions that are much different from the </w:t>
      </w:r>
      <w:r w:rsidR="00A14229" w:rsidRPr="00FB69FC">
        <w:rPr>
          <w:rFonts w:ascii="Times New Roman" w:hAnsi="Times New Roman" w:cs="Times New Roman"/>
          <w:color w:val="000000" w:themeColor="text1"/>
          <w:sz w:val="20"/>
          <w:szCs w:val="20"/>
        </w:rPr>
        <w:t xml:space="preserve">so far assumed as acceptable (namely, at the initial stage those corresponding to the PI actions and then, during the learning process, those considered so far to be better). Finally, the self-improving takes place by </w:t>
      </w:r>
      <w:r w:rsidR="006177C4" w:rsidRPr="00FB69FC">
        <w:rPr>
          <w:rFonts w:ascii="Times New Roman" w:hAnsi="Times New Roman" w:cs="Times New Roman"/>
          <w:color w:val="000000" w:themeColor="text1"/>
          <w:sz w:val="20"/>
          <w:szCs w:val="20"/>
        </w:rPr>
        <w:t xml:space="preserve">a </w:t>
      </w:r>
      <w:r w:rsidR="00A14229" w:rsidRPr="00FB69FC">
        <w:rPr>
          <w:rFonts w:ascii="Times New Roman" w:hAnsi="Times New Roman" w:cs="Times New Roman"/>
          <w:color w:val="000000" w:themeColor="text1"/>
          <w:sz w:val="20"/>
          <w:szCs w:val="20"/>
        </w:rPr>
        <w:t>transition of the closed loop performance from the strictly determined initial one to the desired one determined by the technological conditions.</w:t>
      </w:r>
    </w:p>
    <w:p w14:paraId="387771B6" w14:textId="6872B618" w:rsidR="000136E2" w:rsidRPr="00FB69FC" w:rsidRDefault="000136E2" w:rsidP="000136E2">
      <w:p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The performance of the proposed Q2d method is presented via simulation for two different processes: a second-order one and an oscillatory one. Modifications proposed for the Q2d approach enable a more convenient industrial implementation. Simulation results show that, for Q2d, the learning process can be based not only on applying intentional setpoint changes, as it was shown in</w:t>
      </w:r>
      <w:r w:rsidR="00620118" w:rsidRPr="00FB69FC">
        <w:rPr>
          <w:rFonts w:ascii="Times New Roman" w:hAnsi="Times New Roman" w:cs="Times New Roman"/>
          <w:color w:val="000000" w:themeColor="text1"/>
          <w:sz w:val="20"/>
          <w:szCs w:val="20"/>
        </w:rPr>
        <w:t xml:space="preserve"> [</w:t>
      </w:r>
      <w:r w:rsidR="001624C6" w:rsidRPr="00FB69FC">
        <w:rPr>
          <w:rFonts w:ascii="Times New Roman" w:hAnsi="Times New Roman" w:cs="Times New Roman"/>
          <w:color w:val="000000" w:themeColor="text1"/>
          <w:sz w:val="20"/>
          <w:szCs w:val="20"/>
        </w:rPr>
        <w:t>3</w:t>
      </w:r>
      <w:r w:rsidR="00014B3C" w:rsidRPr="00FB69FC">
        <w:rPr>
          <w:rFonts w:ascii="Times New Roman" w:hAnsi="Times New Roman" w:cs="Times New Roman"/>
          <w:color w:val="000000" w:themeColor="text1"/>
          <w:sz w:val="20"/>
          <w:szCs w:val="20"/>
        </w:rPr>
        <w:t>6</w:t>
      </w:r>
      <w:r w:rsidR="00620118" w:rsidRPr="00FB69FC">
        <w:rPr>
          <w:rFonts w:ascii="Times New Roman" w:hAnsi="Times New Roman" w:cs="Times New Roman"/>
          <w:color w:val="000000" w:themeColor="text1"/>
          <w:sz w:val="20"/>
          <w:szCs w:val="20"/>
        </w:rPr>
        <w:t>]</w:t>
      </w:r>
      <w:r w:rsidRPr="00FB69FC">
        <w:rPr>
          <w:rFonts w:ascii="Times New Roman" w:hAnsi="Times New Roman" w:cs="Times New Roman"/>
          <w:color w:val="000000" w:themeColor="text1"/>
          <w:sz w:val="20"/>
          <w:szCs w:val="20"/>
        </w:rPr>
        <w:t xml:space="preserve">, but also on the naturally existing load disturbance changes that occur in a closed-loop system. The latter is much more acceptable from a practical viewpoint because it does not require any additional intentional disturbing of the close loop system only to allow for the learning. Finally, the </w:t>
      </w:r>
      <w:r w:rsidR="002B2EE5" w:rsidRPr="00FB69FC">
        <w:rPr>
          <w:rFonts w:ascii="Times New Roman" w:hAnsi="Times New Roman" w:cs="Times New Roman"/>
          <w:color w:val="000000" w:themeColor="text1"/>
          <w:sz w:val="20"/>
          <w:szCs w:val="20"/>
        </w:rPr>
        <w:t xml:space="preserve">implementation and </w:t>
      </w:r>
      <w:r w:rsidRPr="00FB69FC">
        <w:rPr>
          <w:rFonts w:ascii="Times New Roman" w:hAnsi="Times New Roman" w:cs="Times New Roman"/>
          <w:color w:val="000000" w:themeColor="text1"/>
          <w:sz w:val="20"/>
          <w:szCs w:val="20"/>
        </w:rPr>
        <w:t>performance of the Q2d method is successfully validated in application to the experimental setup, which shows its practical ability for online learning in realistic conditions, even in the presence of limited measurement noise. To the best knowledge of the authors, this is the first presentation of the complete results of the practical application of Q-learning for the control of a real experimental setup</w:t>
      </w:r>
      <w:r w:rsidR="002B2EE5" w:rsidRPr="00FB69FC">
        <w:rPr>
          <w:rFonts w:ascii="Times New Roman" w:hAnsi="Times New Roman" w:cs="Times New Roman"/>
          <w:color w:val="000000" w:themeColor="text1"/>
          <w:sz w:val="20"/>
          <w:szCs w:val="20"/>
        </w:rPr>
        <w:t xml:space="preserve">, including the validation of the initialization, of the on-line learning and of the </w:t>
      </w:r>
      <w:r w:rsidR="00414AAE" w:rsidRPr="00FB69FC">
        <w:rPr>
          <w:rFonts w:ascii="Times New Roman" w:hAnsi="Times New Roman" w:cs="Times New Roman"/>
          <w:color w:val="000000" w:themeColor="text1"/>
          <w:sz w:val="20"/>
          <w:szCs w:val="20"/>
        </w:rPr>
        <w:t xml:space="preserve">intermediate and </w:t>
      </w:r>
      <w:r w:rsidR="002B2EE5" w:rsidRPr="00FB69FC">
        <w:rPr>
          <w:rFonts w:ascii="Times New Roman" w:hAnsi="Times New Roman" w:cs="Times New Roman"/>
          <w:color w:val="000000" w:themeColor="text1"/>
          <w:sz w:val="20"/>
          <w:szCs w:val="20"/>
        </w:rPr>
        <w:t>final closed loop performance</w:t>
      </w:r>
      <w:r w:rsidRPr="00FB69FC">
        <w:rPr>
          <w:rFonts w:ascii="Times New Roman" w:hAnsi="Times New Roman" w:cs="Times New Roman"/>
          <w:color w:val="000000" w:themeColor="text1"/>
          <w:sz w:val="20"/>
          <w:szCs w:val="20"/>
        </w:rPr>
        <w:t>. The most important features of the proposed method are the computationally efficient implementation, desired initialization without any off-line learning based on the process model, learning based on naturally existing disturbances, and gradual improvement in the closed-loop control performance even without temporary significant degradation compared to the initial control performance with the existing PI controller.</w:t>
      </w:r>
    </w:p>
    <w:p w14:paraId="387771B8" w14:textId="64A9E9B0" w:rsidR="00414AAE" w:rsidRPr="00FB69FC" w:rsidRDefault="00865B51" w:rsidP="000136E2">
      <w:pPr>
        <w:spacing w:after="0"/>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Apart from advantages of the </w:t>
      </w:r>
      <w:r w:rsidR="00A03DF9" w:rsidRPr="00FB69FC">
        <w:rPr>
          <w:rFonts w:ascii="Times New Roman" w:hAnsi="Times New Roman" w:cs="Times New Roman"/>
          <w:color w:val="000000" w:themeColor="text1"/>
          <w:sz w:val="20"/>
          <w:szCs w:val="20"/>
        </w:rPr>
        <w:t xml:space="preserve">proposed </w:t>
      </w:r>
      <w:r w:rsidRPr="00FB69FC">
        <w:rPr>
          <w:rFonts w:ascii="Times New Roman" w:hAnsi="Times New Roman" w:cs="Times New Roman"/>
          <w:color w:val="000000" w:themeColor="text1"/>
          <w:sz w:val="20"/>
          <w:szCs w:val="20"/>
        </w:rPr>
        <w:t xml:space="preserve">optimization for </w:t>
      </w:r>
      <w:r w:rsidR="00A03DF9" w:rsidRPr="00FB69FC">
        <w:rPr>
          <w:rFonts w:ascii="Times New Roman" w:hAnsi="Times New Roman" w:cs="Times New Roman"/>
          <w:color w:val="000000" w:themeColor="text1"/>
          <w:sz w:val="20"/>
          <w:szCs w:val="20"/>
        </w:rPr>
        <w:t>Q2d approach</w:t>
      </w:r>
      <w:r w:rsidRPr="00FB69FC">
        <w:rPr>
          <w:rFonts w:ascii="Times New Roman" w:hAnsi="Times New Roman" w:cs="Times New Roman"/>
          <w:color w:val="000000" w:themeColor="text1"/>
          <w:sz w:val="20"/>
          <w:szCs w:val="20"/>
        </w:rPr>
        <w:t>, there are also the limitations that should be removed in the future.</w:t>
      </w:r>
      <w:r w:rsidR="006177C4" w:rsidRPr="00FB69FC">
        <w:rPr>
          <w:rFonts w:ascii="Times New Roman" w:hAnsi="Times New Roman" w:cs="Times New Roman"/>
          <w:color w:val="000000" w:themeColor="text1"/>
          <w:sz w:val="20"/>
          <w:szCs w:val="20"/>
        </w:rPr>
        <w:t xml:space="preserve"> These can be summarized as follows:</w:t>
      </w:r>
    </w:p>
    <w:p w14:paraId="13175FE8" w14:textId="0D4BCF56" w:rsidR="00093EC1" w:rsidRPr="00FB69FC" w:rsidRDefault="00A03DF9" w:rsidP="000B4E73">
      <w:pPr>
        <w:pStyle w:val="ListParagraph"/>
        <w:numPr>
          <w:ilvl w:val="0"/>
          <w:numId w:val="4"/>
        </w:num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T</w:t>
      </w:r>
      <w:r w:rsidR="000B4E73" w:rsidRPr="00FB69FC">
        <w:rPr>
          <w:rFonts w:ascii="Times New Roman" w:hAnsi="Times New Roman" w:cs="Times New Roman"/>
          <w:color w:val="000000" w:themeColor="text1"/>
          <w:sz w:val="20"/>
          <w:szCs w:val="20"/>
        </w:rPr>
        <w:t xml:space="preserve">he parameter </w:t>
      </w:r>
      <w:r w:rsidR="000B4E73" w:rsidRPr="00FB69FC">
        <w:rPr>
          <w:rFonts w:ascii="Times New Roman" w:hAnsi="Times New Roman"/>
          <w:i/>
          <w:color w:val="000000" w:themeColor="text1"/>
          <w:sz w:val="20"/>
          <w:lang w:val="pl-PL"/>
        </w:rPr>
        <w:t>τ</w:t>
      </w:r>
      <w:r w:rsidR="000B4E73" w:rsidRPr="00FB69FC">
        <w:rPr>
          <w:rFonts w:ascii="Times New Roman" w:hAnsi="Times New Roman" w:cs="Times New Roman"/>
          <w:color w:val="000000" w:themeColor="text1"/>
          <w:sz w:val="20"/>
          <w:szCs w:val="20"/>
        </w:rPr>
        <w:t xml:space="preserve"> defining the decay ratio instead of the </w:t>
      </w:r>
      <w:r w:rsidR="000B4E73" w:rsidRPr="00FB69FC">
        <w:rPr>
          <w:rFonts w:ascii="Times New Roman" w:eastAsiaTheme="minorEastAsia" w:hAnsi="Times New Roman" w:cs="Times New Roman"/>
          <w:iCs/>
          <w:color w:val="000000" w:themeColor="text1"/>
          <w:sz w:val="20"/>
          <w:szCs w:val="20"/>
        </w:rPr>
        <w:t xml:space="preserve">value of </w:t>
      </w:r>
      <w:proofErr w:type="spellStart"/>
      <w:r w:rsidR="000B4E73" w:rsidRPr="00FB69FC">
        <w:rPr>
          <w:rFonts w:ascii="Times New Roman" w:eastAsiaTheme="minorEastAsia" w:hAnsi="Times New Roman" w:cs="Times New Roman"/>
          <w:i/>
          <w:color w:val="000000" w:themeColor="text1"/>
          <w:sz w:val="20"/>
          <w:szCs w:val="20"/>
        </w:rPr>
        <w:t>T</w:t>
      </w:r>
      <w:r w:rsidR="000B4E73" w:rsidRPr="00FB69FC">
        <w:rPr>
          <w:rFonts w:ascii="Times New Roman" w:eastAsiaTheme="minorEastAsia" w:hAnsi="Times New Roman" w:cs="Times New Roman"/>
          <w:i/>
          <w:color w:val="000000" w:themeColor="text1"/>
          <w:sz w:val="20"/>
          <w:szCs w:val="20"/>
          <w:vertAlign w:val="subscript"/>
        </w:rPr>
        <w:t>e</w:t>
      </w:r>
      <w:proofErr w:type="spellEnd"/>
      <w:r w:rsidR="000B4E73" w:rsidRPr="00FB69FC">
        <w:rPr>
          <w:rFonts w:ascii="Times New Roman" w:eastAsiaTheme="minorEastAsia" w:hAnsi="Times New Roman" w:cs="Times New Roman"/>
          <w:iCs/>
          <w:color w:val="000000" w:themeColor="text1"/>
          <w:sz w:val="20"/>
          <w:szCs w:val="20"/>
        </w:rPr>
        <w:t xml:space="preserve"> </w:t>
      </w:r>
      <w:r w:rsidR="00093EC1" w:rsidRPr="00FB69FC">
        <w:rPr>
          <w:rFonts w:ascii="Times New Roman" w:eastAsiaTheme="minorEastAsia" w:hAnsi="Times New Roman" w:cs="Times New Roman"/>
          <w:iCs/>
          <w:color w:val="000000" w:themeColor="text1"/>
          <w:sz w:val="20"/>
          <w:szCs w:val="20"/>
        </w:rPr>
        <w:t xml:space="preserve">was used </w:t>
      </w:r>
      <w:r w:rsidR="000B4E73" w:rsidRPr="00FB69FC">
        <w:rPr>
          <w:rFonts w:ascii="Times New Roman" w:eastAsiaTheme="minorEastAsia" w:hAnsi="Times New Roman" w:cs="Times New Roman"/>
          <w:iCs/>
          <w:color w:val="000000" w:themeColor="text1"/>
          <w:sz w:val="20"/>
          <w:szCs w:val="20"/>
        </w:rPr>
        <w:t xml:space="preserve">for </w:t>
      </w:r>
      <w:r w:rsidR="006177C4" w:rsidRPr="00FB69FC">
        <w:rPr>
          <w:rFonts w:ascii="Times New Roman" w:eastAsiaTheme="minorEastAsia" w:hAnsi="Times New Roman" w:cs="Times New Roman"/>
          <w:iCs/>
          <w:color w:val="000000" w:themeColor="text1"/>
          <w:sz w:val="20"/>
          <w:szCs w:val="20"/>
        </w:rPr>
        <w:t xml:space="preserve">the </w:t>
      </w:r>
      <w:r w:rsidR="000B4E73" w:rsidRPr="00FB69FC">
        <w:rPr>
          <w:rFonts w:ascii="Times New Roman" w:eastAsiaTheme="minorEastAsia" w:hAnsi="Times New Roman" w:cs="Times New Roman"/>
          <w:iCs/>
          <w:color w:val="000000" w:themeColor="text1"/>
          <w:sz w:val="20"/>
          <w:szCs w:val="20"/>
        </w:rPr>
        <w:t>generation of the state space</w:t>
      </w:r>
      <w:r w:rsidR="00093EC1" w:rsidRPr="00FB69FC">
        <w:rPr>
          <w:rFonts w:ascii="Times New Roman" w:eastAsiaTheme="minorEastAsia" w:hAnsi="Times New Roman" w:cs="Times New Roman"/>
          <w:iCs/>
          <w:color w:val="000000" w:themeColor="text1"/>
          <w:sz w:val="20"/>
          <w:szCs w:val="20"/>
        </w:rPr>
        <w:t xml:space="preserve">, which </w:t>
      </w:r>
      <w:r w:rsidR="000B4E73" w:rsidRPr="00FB69FC">
        <w:rPr>
          <w:rFonts w:ascii="Times New Roman" w:eastAsiaTheme="minorEastAsia" w:hAnsi="Times New Roman" w:cs="Times New Roman"/>
          <w:iCs/>
          <w:color w:val="000000" w:themeColor="text1"/>
          <w:sz w:val="20"/>
          <w:szCs w:val="20"/>
        </w:rPr>
        <w:t xml:space="preserve">is convenient because it makes the whole procedure independent of the </w:t>
      </w:r>
      <w:r w:rsidR="00093EC1" w:rsidRPr="00FB69FC">
        <w:rPr>
          <w:rFonts w:ascii="Times New Roman" w:eastAsiaTheme="minorEastAsia" w:hAnsi="Times New Roman" w:cs="Times New Roman"/>
          <w:iCs/>
          <w:color w:val="000000" w:themeColor="text1"/>
          <w:sz w:val="20"/>
          <w:szCs w:val="20"/>
        </w:rPr>
        <w:t xml:space="preserve">potential </w:t>
      </w:r>
      <w:r w:rsidR="000B4E73" w:rsidRPr="00FB69FC">
        <w:rPr>
          <w:rFonts w:ascii="Times New Roman" w:eastAsiaTheme="minorEastAsia" w:hAnsi="Times New Roman" w:cs="Times New Roman"/>
          <w:iCs/>
          <w:color w:val="000000" w:themeColor="text1"/>
          <w:sz w:val="20"/>
          <w:szCs w:val="20"/>
        </w:rPr>
        <w:t xml:space="preserve">changes of </w:t>
      </w:r>
      <w:proofErr w:type="spellStart"/>
      <w:r w:rsidR="000B4E73" w:rsidRPr="00FB69FC">
        <w:rPr>
          <w:rFonts w:ascii="Times New Roman" w:hAnsi="Times New Roman" w:cs="Times New Roman"/>
          <w:i/>
          <w:iCs/>
          <w:color w:val="000000" w:themeColor="text1"/>
          <w:sz w:val="20"/>
          <w:szCs w:val="20"/>
        </w:rPr>
        <w:t>T</w:t>
      </w:r>
      <w:r w:rsidR="000B4E73" w:rsidRPr="00FB69FC">
        <w:rPr>
          <w:rFonts w:ascii="Times New Roman" w:hAnsi="Times New Roman" w:cs="Times New Roman"/>
          <w:i/>
          <w:iCs/>
          <w:color w:val="000000" w:themeColor="text1"/>
          <w:sz w:val="20"/>
          <w:szCs w:val="20"/>
          <w:vertAlign w:val="subscript"/>
        </w:rPr>
        <w:t>e</w:t>
      </w:r>
      <w:proofErr w:type="spellEnd"/>
      <w:r w:rsidR="000B4E73" w:rsidRPr="00FB69FC">
        <w:rPr>
          <w:rFonts w:ascii="Times New Roman" w:hAnsi="Times New Roman" w:cs="Times New Roman"/>
          <w:color w:val="000000" w:themeColor="text1"/>
          <w:sz w:val="20"/>
          <w:szCs w:val="20"/>
        </w:rPr>
        <w:t xml:space="preserve"> value. However, </w:t>
      </w:r>
      <w:r w:rsidR="00093EC1" w:rsidRPr="00FB69FC">
        <w:rPr>
          <w:rFonts w:ascii="Times New Roman" w:hAnsi="Times New Roman" w:cs="Times New Roman"/>
          <w:color w:val="000000" w:themeColor="text1"/>
          <w:sz w:val="20"/>
          <w:szCs w:val="20"/>
        </w:rPr>
        <w:t xml:space="preserve">still, the </w:t>
      </w:r>
      <w:r w:rsidR="006177C4" w:rsidRPr="00FB69FC">
        <w:rPr>
          <w:rFonts w:ascii="Times New Roman" w:hAnsi="Times New Roman" w:cs="Times New Roman"/>
          <w:color w:val="000000" w:themeColor="text1"/>
          <w:sz w:val="20"/>
          <w:szCs w:val="20"/>
        </w:rPr>
        <w:t xml:space="preserve">generation </w:t>
      </w:r>
      <w:r w:rsidR="00093EC1" w:rsidRPr="00FB69FC">
        <w:rPr>
          <w:rFonts w:ascii="Times New Roman" w:hAnsi="Times New Roman" w:cs="Times New Roman"/>
          <w:color w:val="000000" w:themeColor="text1"/>
          <w:sz w:val="20"/>
          <w:szCs w:val="20"/>
        </w:rPr>
        <w:t xml:space="preserve">procedure is not general enough. A new method </w:t>
      </w:r>
      <w:r w:rsidR="007648C3" w:rsidRPr="00FB69FC">
        <w:rPr>
          <w:rFonts w:ascii="Times New Roman" w:hAnsi="Times New Roman" w:cs="Times New Roman"/>
          <w:color w:val="000000" w:themeColor="text1"/>
          <w:sz w:val="20"/>
          <w:szCs w:val="20"/>
        </w:rPr>
        <w:t xml:space="preserve">should be proposed </w:t>
      </w:r>
      <w:r w:rsidR="00093EC1" w:rsidRPr="00FB69FC">
        <w:rPr>
          <w:rFonts w:ascii="Times New Roman" w:hAnsi="Times New Roman" w:cs="Times New Roman"/>
          <w:color w:val="000000" w:themeColor="text1"/>
          <w:sz w:val="20"/>
          <w:szCs w:val="20"/>
        </w:rPr>
        <w:t xml:space="preserve">when </w:t>
      </w:r>
      <w:r w:rsidR="008605C0" w:rsidRPr="00FB69FC">
        <w:rPr>
          <w:rFonts w:ascii="Times New Roman" w:hAnsi="Times New Roman" w:cs="Times New Roman"/>
          <w:color w:val="000000" w:themeColor="text1"/>
          <w:sz w:val="20"/>
          <w:szCs w:val="20"/>
        </w:rPr>
        <w:t xml:space="preserve">a </w:t>
      </w:r>
      <w:r w:rsidR="00093EC1" w:rsidRPr="00FB69FC">
        <w:rPr>
          <w:rFonts w:ascii="Times New Roman" w:hAnsi="Times New Roman" w:cs="Times New Roman"/>
          <w:color w:val="000000" w:themeColor="text1"/>
          <w:sz w:val="20"/>
          <w:szCs w:val="20"/>
        </w:rPr>
        <w:t>user directly defines the number of states and accessible actions (according to the accessible memory resources)</w:t>
      </w:r>
      <w:r w:rsidR="007648C3" w:rsidRPr="00FB69FC">
        <w:rPr>
          <w:rFonts w:ascii="Times New Roman" w:hAnsi="Times New Roman" w:cs="Times New Roman"/>
          <w:color w:val="000000" w:themeColor="text1"/>
          <w:sz w:val="20"/>
          <w:szCs w:val="20"/>
        </w:rPr>
        <w:t xml:space="preserve"> and merging of the state intervals that are close with a predefined accuracy</w:t>
      </w:r>
      <w:r w:rsidR="00093EC1" w:rsidRPr="00FB69FC">
        <w:rPr>
          <w:rFonts w:ascii="Times New Roman" w:hAnsi="Times New Roman" w:cs="Times New Roman"/>
          <w:color w:val="000000" w:themeColor="text1"/>
          <w:sz w:val="20"/>
          <w:szCs w:val="20"/>
        </w:rPr>
        <w:t xml:space="preserve"> </w:t>
      </w:r>
      <w:r w:rsidR="007648C3" w:rsidRPr="00FB69FC">
        <w:rPr>
          <w:rFonts w:ascii="Times New Roman" w:hAnsi="Times New Roman" w:cs="Times New Roman"/>
          <w:color w:val="000000" w:themeColor="text1"/>
          <w:sz w:val="20"/>
          <w:szCs w:val="20"/>
        </w:rPr>
        <w:t>is no</w:t>
      </w:r>
      <w:r w:rsidR="00C66C99" w:rsidRPr="00FB69FC">
        <w:rPr>
          <w:rFonts w:ascii="Times New Roman" w:hAnsi="Times New Roman" w:cs="Times New Roman"/>
          <w:color w:val="000000" w:themeColor="text1"/>
          <w:sz w:val="20"/>
          <w:szCs w:val="20"/>
        </w:rPr>
        <w:t xml:space="preserve"> longer</w:t>
      </w:r>
      <w:r w:rsidR="007648C3" w:rsidRPr="00FB69FC">
        <w:rPr>
          <w:rFonts w:ascii="Times New Roman" w:hAnsi="Times New Roman" w:cs="Times New Roman"/>
          <w:color w:val="000000" w:themeColor="text1"/>
          <w:sz w:val="20"/>
          <w:szCs w:val="20"/>
        </w:rPr>
        <w:t xml:space="preserve"> required</w:t>
      </w:r>
      <w:r w:rsidR="00093EC1" w:rsidRPr="00FB69FC">
        <w:rPr>
          <w:rFonts w:ascii="Times New Roman" w:hAnsi="Times New Roman" w:cs="Times New Roman"/>
          <w:color w:val="000000" w:themeColor="text1"/>
          <w:sz w:val="20"/>
          <w:szCs w:val="20"/>
        </w:rPr>
        <w:t>.</w:t>
      </w:r>
    </w:p>
    <w:p w14:paraId="24FC4842" w14:textId="449782F2" w:rsidR="00093EC1" w:rsidRPr="00FB69FC" w:rsidRDefault="00A03DF9" w:rsidP="000B4E73">
      <w:pPr>
        <w:pStyle w:val="ListParagraph"/>
        <w:numPr>
          <w:ilvl w:val="0"/>
          <w:numId w:val="4"/>
        </w:numPr>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Reducing dimensionality of Q-matrix to two is a strong advantage of Q2d approach but it introduces necessity of using Eq. (8) for computing the final value of </w:t>
      </w:r>
      <w:r w:rsidR="006177C4" w:rsidRPr="00FB69FC">
        <w:rPr>
          <w:rFonts w:ascii="Times New Roman" w:hAnsi="Times New Roman" w:cs="Times New Roman"/>
          <w:color w:val="000000" w:themeColor="text1"/>
          <w:sz w:val="20"/>
          <w:szCs w:val="20"/>
        </w:rPr>
        <w:t>the</w:t>
      </w:r>
      <w:r w:rsidRPr="00FB69FC">
        <w:rPr>
          <w:rFonts w:ascii="Times New Roman" w:hAnsi="Times New Roman" w:cs="Times New Roman"/>
          <w:color w:val="000000" w:themeColor="text1"/>
          <w:sz w:val="20"/>
          <w:szCs w:val="20"/>
        </w:rPr>
        <w:t xml:space="preserve"> manipulat</w:t>
      </w:r>
      <w:r w:rsidR="00302E29" w:rsidRPr="00FB69FC">
        <w:rPr>
          <w:rFonts w:ascii="Times New Roman" w:hAnsi="Times New Roman" w:cs="Times New Roman"/>
          <w:color w:val="000000" w:themeColor="text1"/>
          <w:sz w:val="20"/>
          <w:szCs w:val="20"/>
        </w:rPr>
        <w:t>ing</w:t>
      </w:r>
      <w:r w:rsidRPr="00FB69FC">
        <w:rPr>
          <w:rFonts w:ascii="Times New Roman" w:hAnsi="Times New Roman" w:cs="Times New Roman"/>
          <w:color w:val="000000" w:themeColor="text1"/>
          <w:sz w:val="20"/>
          <w:szCs w:val="20"/>
        </w:rPr>
        <w:t xml:space="preserve"> variable applied to a process</w:t>
      </w:r>
      <w:r w:rsidR="001F70B8" w:rsidRPr="00FB69FC">
        <w:rPr>
          <w:rFonts w:ascii="Times New Roman" w:hAnsi="Times New Roman" w:cs="Times New Roman"/>
          <w:color w:val="000000" w:themeColor="text1"/>
          <w:sz w:val="20"/>
          <w:szCs w:val="20"/>
        </w:rPr>
        <w:t xml:space="preserve"> based on the optimal action </w:t>
      </w:r>
      <w:r w:rsidR="001F70B8" w:rsidRPr="00FB69FC">
        <w:rPr>
          <w:rFonts w:ascii="Times New Roman" w:hAnsi="Times New Roman" w:cs="Times New Roman"/>
          <w:i/>
          <w:iCs/>
          <w:color w:val="000000" w:themeColor="text1"/>
          <w:sz w:val="20"/>
          <w:szCs w:val="20"/>
        </w:rPr>
        <w:t>a</w:t>
      </w:r>
      <w:r w:rsidRPr="00FB69FC">
        <w:rPr>
          <w:rFonts w:ascii="Times New Roman" w:hAnsi="Times New Roman" w:cs="Times New Roman"/>
          <w:color w:val="000000" w:themeColor="text1"/>
          <w:sz w:val="20"/>
          <w:szCs w:val="20"/>
        </w:rPr>
        <w:t xml:space="preserve">. This recalculation is not unique because it depends on the current value of the control error </w:t>
      </w:r>
      <w:r w:rsidRPr="00FB69FC">
        <w:rPr>
          <w:rFonts w:ascii="Times New Roman" w:hAnsi="Times New Roman" w:cs="Times New Roman"/>
          <w:i/>
          <w:iCs/>
          <w:color w:val="000000" w:themeColor="text1"/>
          <w:sz w:val="20"/>
          <w:szCs w:val="20"/>
        </w:rPr>
        <w:t>e</w:t>
      </w:r>
      <w:r w:rsidRPr="00FB69FC">
        <w:rPr>
          <w:rFonts w:ascii="Times New Roman" w:hAnsi="Times New Roman" w:cs="Times New Roman"/>
          <w:color w:val="000000" w:themeColor="text1"/>
          <w:sz w:val="20"/>
          <w:szCs w:val="20"/>
        </w:rPr>
        <w:t xml:space="preserve"> but it simplifies PI-based initialization. Both simulation and practical results show that this fact is not an issue but a method that does not require this recalculation should be proposed to remove this</w:t>
      </w:r>
      <w:r w:rsidR="006177C4" w:rsidRPr="00FB69FC">
        <w:rPr>
          <w:rFonts w:ascii="Times New Roman" w:hAnsi="Times New Roman" w:cs="Times New Roman"/>
          <w:color w:val="000000" w:themeColor="text1"/>
          <w:sz w:val="20"/>
          <w:szCs w:val="20"/>
        </w:rPr>
        <w:t xml:space="preserve"> potential</w:t>
      </w:r>
      <w:r w:rsidRPr="00FB69FC">
        <w:rPr>
          <w:rFonts w:ascii="Times New Roman" w:hAnsi="Times New Roman" w:cs="Times New Roman"/>
          <w:color w:val="000000" w:themeColor="text1"/>
          <w:sz w:val="20"/>
          <w:szCs w:val="20"/>
        </w:rPr>
        <w:t xml:space="preserve"> ambiguity.</w:t>
      </w:r>
    </w:p>
    <w:p w14:paraId="387771BF" w14:textId="4B32EA26" w:rsidR="000136E2" w:rsidRPr="00FB69FC" w:rsidRDefault="0002046A" w:rsidP="000136E2">
      <w:pPr>
        <w:spacing w:after="0"/>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At the same time, e</w:t>
      </w:r>
      <w:r w:rsidR="000136E2" w:rsidRPr="00FB69FC">
        <w:rPr>
          <w:rFonts w:ascii="Times New Roman" w:hAnsi="Times New Roman" w:cs="Times New Roman"/>
          <w:color w:val="000000" w:themeColor="text1"/>
          <w:sz w:val="20"/>
          <w:szCs w:val="20"/>
        </w:rPr>
        <w:t xml:space="preserve">ven if this paper had shown the important practical results of successful online learning, </w:t>
      </w:r>
      <w:r w:rsidRPr="00FB69FC">
        <w:rPr>
          <w:rFonts w:ascii="Times New Roman" w:hAnsi="Times New Roman" w:cs="Times New Roman"/>
          <w:color w:val="000000" w:themeColor="text1"/>
          <w:sz w:val="20"/>
          <w:szCs w:val="20"/>
        </w:rPr>
        <w:t xml:space="preserve">apart from the limitations discussed above, </w:t>
      </w:r>
      <w:r w:rsidR="000136E2" w:rsidRPr="00FB69FC">
        <w:rPr>
          <w:rFonts w:ascii="Times New Roman" w:hAnsi="Times New Roman" w:cs="Times New Roman"/>
          <w:color w:val="000000" w:themeColor="text1"/>
          <w:sz w:val="20"/>
          <w:szCs w:val="20"/>
        </w:rPr>
        <w:t xml:space="preserve">there are still many practical </w:t>
      </w:r>
      <w:r w:rsidR="00865B51" w:rsidRPr="00FB69FC">
        <w:rPr>
          <w:rFonts w:ascii="Times New Roman" w:hAnsi="Times New Roman" w:cs="Times New Roman"/>
          <w:color w:val="000000" w:themeColor="text1"/>
          <w:sz w:val="20"/>
          <w:szCs w:val="20"/>
        </w:rPr>
        <w:t xml:space="preserve">implementation </w:t>
      </w:r>
      <w:r w:rsidR="000136E2" w:rsidRPr="00FB69FC">
        <w:rPr>
          <w:rFonts w:ascii="Times New Roman" w:hAnsi="Times New Roman" w:cs="Times New Roman"/>
          <w:color w:val="000000" w:themeColor="text1"/>
          <w:sz w:val="20"/>
          <w:szCs w:val="20"/>
        </w:rPr>
        <w:t>problems to be solved before this technique can reach maturity and becomes acceptable for practitioners. The most important directions for future research include:</w:t>
      </w:r>
    </w:p>
    <w:p w14:paraId="387771C0" w14:textId="77777777" w:rsidR="000136E2" w:rsidRPr="00FB69FC" w:rsidRDefault="000136E2" w:rsidP="000136E2">
      <w:pPr>
        <w:pStyle w:val="PARA"/>
        <w:numPr>
          <w:ilvl w:val="0"/>
          <w:numId w:val="1"/>
        </w:numPr>
        <w:spacing w:line="276" w:lineRule="auto"/>
        <w:ind w:hanging="720"/>
        <w:rPr>
          <w:rFonts w:ascii="Times New Roman" w:hAnsi="Times New Roman"/>
          <w:color w:val="000000" w:themeColor="text1"/>
        </w:rPr>
      </w:pPr>
      <w:r w:rsidRPr="00FB69FC">
        <w:rPr>
          <w:rFonts w:ascii="Times New Roman" w:hAnsi="Times New Roman"/>
          <w:color w:val="000000" w:themeColor="text1"/>
        </w:rPr>
        <w:t>The possibility of the application of the Q2d method for the control of processes with significant time delay should be investigated. In such cases, after the execution of an action, Q2d cannot properly reward it due to a lack of a simple correlation between the action and its result.</w:t>
      </w:r>
    </w:p>
    <w:p w14:paraId="387771C1" w14:textId="267A6763" w:rsidR="000136E2" w:rsidRPr="00FB69FC" w:rsidRDefault="000136E2" w:rsidP="000136E2">
      <w:pPr>
        <w:pStyle w:val="PARA"/>
        <w:numPr>
          <w:ilvl w:val="0"/>
          <w:numId w:val="1"/>
        </w:numPr>
        <w:spacing w:line="276" w:lineRule="auto"/>
        <w:ind w:hanging="720"/>
        <w:rPr>
          <w:rFonts w:ascii="Times New Roman" w:hAnsi="Times New Roman"/>
          <w:color w:val="000000" w:themeColor="text1"/>
        </w:rPr>
      </w:pPr>
      <w:r w:rsidRPr="00FB69FC">
        <w:rPr>
          <w:rFonts w:ascii="Times New Roman" w:hAnsi="Times New Roman"/>
          <w:color w:val="000000" w:themeColor="text1"/>
        </w:rPr>
        <w:lastRenderedPageBreak/>
        <w:t>The effects of the learning depend on the adjustment of the parameters of Q2d. Namely, the learning process is faster when actions are drawn more frequently in the exploration mode. However, this surely occurs with a negative impact on</w:t>
      </w:r>
      <w:r w:rsidRPr="00FB69FC" w:rsidDel="000B117E">
        <w:rPr>
          <w:rFonts w:ascii="Times New Roman" w:hAnsi="Times New Roman"/>
          <w:color w:val="000000" w:themeColor="text1"/>
        </w:rPr>
        <w:t xml:space="preserve"> </w:t>
      </w:r>
      <w:r w:rsidRPr="00FB69FC">
        <w:rPr>
          <w:rFonts w:ascii="Times New Roman" w:hAnsi="Times New Roman"/>
          <w:color w:val="000000" w:themeColor="text1"/>
        </w:rPr>
        <w:t>the normal closed-loop operation; finding the proper balance and practical tuning methods should be investigated.</w:t>
      </w:r>
    </w:p>
    <w:p w14:paraId="387771C2" w14:textId="77777777" w:rsidR="000136E2" w:rsidRPr="00FB69FC" w:rsidRDefault="000136E2" w:rsidP="000136E2">
      <w:pPr>
        <w:pStyle w:val="PARA"/>
        <w:numPr>
          <w:ilvl w:val="0"/>
          <w:numId w:val="1"/>
        </w:numPr>
        <w:spacing w:line="276" w:lineRule="auto"/>
        <w:ind w:hanging="720"/>
        <w:rPr>
          <w:rFonts w:ascii="Times New Roman" w:hAnsi="Times New Roman"/>
          <w:color w:val="000000" w:themeColor="text1"/>
        </w:rPr>
      </w:pPr>
      <w:r w:rsidRPr="00FB69FC">
        <w:rPr>
          <w:rFonts w:ascii="Times New Roman" w:hAnsi="Times New Roman"/>
          <w:color w:val="000000" w:themeColor="text1"/>
        </w:rPr>
        <w:t>The application of the Q2d approach for time-invariant processes is particularly justified. Here, online learning should be able to compensate for the changes in the process dynamics. This problem also requires additional investigation.</w:t>
      </w:r>
    </w:p>
    <w:p w14:paraId="387771C3" w14:textId="77777777" w:rsidR="000136E2" w:rsidRPr="00FB69FC" w:rsidRDefault="000136E2" w:rsidP="000136E2">
      <w:pPr>
        <w:pStyle w:val="PARA"/>
        <w:numPr>
          <w:ilvl w:val="0"/>
          <w:numId w:val="1"/>
        </w:numPr>
        <w:spacing w:line="276" w:lineRule="auto"/>
        <w:ind w:hanging="720"/>
        <w:rPr>
          <w:rFonts w:ascii="Times New Roman" w:hAnsi="Times New Roman"/>
          <w:color w:val="000000" w:themeColor="text1"/>
        </w:rPr>
      </w:pPr>
      <w:r w:rsidRPr="00FB69FC">
        <w:rPr>
          <w:rFonts w:ascii="Times New Roman" w:hAnsi="Times New Roman"/>
          <w:color w:val="000000" w:themeColor="text1"/>
        </w:rPr>
        <w:t>The impacts of the measurement noise on the learning abilities of the Q2d method require a detailed investigation.</w:t>
      </w:r>
    </w:p>
    <w:p w14:paraId="387771C4" w14:textId="77777777" w:rsidR="000136E2" w:rsidRPr="00FB69FC" w:rsidRDefault="000136E2" w:rsidP="000136E2">
      <w:pPr>
        <w:pStyle w:val="PARA"/>
        <w:numPr>
          <w:ilvl w:val="0"/>
          <w:numId w:val="1"/>
        </w:numPr>
        <w:spacing w:line="276" w:lineRule="auto"/>
        <w:ind w:hanging="720"/>
        <w:rPr>
          <w:rFonts w:ascii="Times New Roman" w:hAnsi="Times New Roman"/>
          <w:color w:val="000000" w:themeColor="text1"/>
        </w:rPr>
      </w:pPr>
      <w:r w:rsidRPr="00FB69FC">
        <w:rPr>
          <w:rFonts w:ascii="Times New Roman" w:hAnsi="Times New Roman"/>
          <w:color w:val="000000" w:themeColor="text1"/>
        </w:rPr>
        <w:t>A practical implementation in the PLC of a general-purpose library function block equipped with the functionalities (</w:t>
      </w:r>
      <w:proofErr w:type="spellStart"/>
      <w:r w:rsidRPr="00FB69FC">
        <w:rPr>
          <w:rFonts w:ascii="Times New Roman" w:hAnsi="Times New Roman"/>
          <w:color w:val="000000" w:themeColor="text1"/>
        </w:rPr>
        <w:t>bumpless</w:t>
      </w:r>
      <w:proofErr w:type="spellEnd"/>
      <w:r w:rsidRPr="00FB69FC">
        <w:rPr>
          <w:rFonts w:ascii="Times New Roman" w:hAnsi="Times New Roman"/>
          <w:color w:val="000000" w:themeColor="text1"/>
        </w:rPr>
        <w:t xml:space="preserve"> switching between automatic and manual mode, anti-windup action, limiting control signal, etc.) required in practical applications should be developed.</w:t>
      </w:r>
    </w:p>
    <w:p w14:paraId="387771C5" w14:textId="77777777" w:rsidR="00FF08D4" w:rsidRPr="00FB69FC" w:rsidRDefault="00FF08D4" w:rsidP="009C2AE1">
      <w:pPr>
        <w:jc w:val="both"/>
        <w:rPr>
          <w:rFonts w:ascii="Times New Roman" w:hAnsi="Times New Roman" w:cs="Times New Roman"/>
          <w:color w:val="000000" w:themeColor="text1"/>
          <w:sz w:val="20"/>
          <w:szCs w:val="20"/>
        </w:rPr>
      </w:pPr>
    </w:p>
    <w:p w14:paraId="387771C6" w14:textId="77777777" w:rsidR="00F049C4" w:rsidRPr="00F049C4" w:rsidRDefault="00F049C4" w:rsidP="003E3048">
      <w:pPr>
        <w:jc w:val="both"/>
        <w:rPr>
          <w:rFonts w:ascii="Times New Roman" w:hAnsi="Times New Roman" w:cs="Times New Roman"/>
          <w:b/>
          <w:sz w:val="20"/>
          <w:szCs w:val="20"/>
        </w:rPr>
      </w:pPr>
      <w:r>
        <w:rPr>
          <w:rFonts w:ascii="Times New Roman" w:hAnsi="Times New Roman" w:cs="Times New Roman"/>
          <w:b/>
          <w:sz w:val="20"/>
          <w:szCs w:val="20"/>
        </w:rPr>
        <w:t>REFERENCES</w:t>
      </w:r>
    </w:p>
    <w:p w14:paraId="387771C7" w14:textId="77777777" w:rsidR="00CE71E8" w:rsidRPr="00CF1AE4" w:rsidRDefault="00CE71E8" w:rsidP="00CE71E8">
      <w:pPr>
        <w:pStyle w:val="ListParagraph"/>
        <w:numPr>
          <w:ilvl w:val="0"/>
          <w:numId w:val="2"/>
        </w:numPr>
        <w:spacing w:after="0"/>
        <w:jc w:val="both"/>
        <w:rPr>
          <w:rFonts w:ascii="Times New Roman" w:hAnsi="Times New Roman" w:cs="Times New Roman"/>
          <w:sz w:val="20"/>
          <w:szCs w:val="20"/>
        </w:rPr>
      </w:pPr>
      <w:r w:rsidRPr="00CF1AE4">
        <w:rPr>
          <w:rFonts w:ascii="Times New Roman" w:hAnsi="Times New Roman" w:cs="Times New Roman"/>
          <w:sz w:val="20"/>
          <w:szCs w:val="20"/>
        </w:rPr>
        <w:t>C.J.C.H. Watkins. Learning from delayed rewards, England: University of Cambridge (1989).</w:t>
      </w:r>
    </w:p>
    <w:p w14:paraId="387771C8" w14:textId="77777777" w:rsidR="00CE71E8" w:rsidRPr="00CF1AE4" w:rsidRDefault="00CE71E8" w:rsidP="00CE71E8">
      <w:pPr>
        <w:pStyle w:val="ListParagraph"/>
        <w:numPr>
          <w:ilvl w:val="0"/>
          <w:numId w:val="2"/>
        </w:numPr>
        <w:spacing w:after="0"/>
        <w:jc w:val="both"/>
        <w:rPr>
          <w:rFonts w:ascii="Times New Roman" w:hAnsi="Times New Roman" w:cs="Times New Roman"/>
          <w:sz w:val="20"/>
          <w:szCs w:val="20"/>
        </w:rPr>
      </w:pPr>
      <w:r w:rsidRPr="00CF1AE4">
        <w:rPr>
          <w:rFonts w:ascii="Times New Roman" w:hAnsi="Times New Roman" w:cs="Times New Roman"/>
          <w:sz w:val="20"/>
          <w:szCs w:val="20"/>
        </w:rPr>
        <w:t>C.J.C.H. Watkins, P. Dayan. Technical note: Q-learning. Machine Learning 8 (1992) 279–292.</w:t>
      </w:r>
    </w:p>
    <w:p w14:paraId="387771C9" w14:textId="77777777" w:rsidR="00CE71E8" w:rsidRPr="00CF1AE4" w:rsidRDefault="00CE71E8" w:rsidP="00CE71E8">
      <w:pPr>
        <w:pStyle w:val="ListParagraph"/>
        <w:numPr>
          <w:ilvl w:val="0"/>
          <w:numId w:val="2"/>
        </w:numPr>
        <w:spacing w:after="0"/>
        <w:jc w:val="both"/>
        <w:rPr>
          <w:rFonts w:ascii="Times New Roman" w:hAnsi="Times New Roman" w:cs="Times New Roman"/>
          <w:noProof/>
          <w:sz w:val="20"/>
          <w:szCs w:val="20"/>
        </w:rPr>
      </w:pPr>
      <w:r w:rsidRPr="00CF1AE4">
        <w:rPr>
          <w:rFonts w:ascii="Times New Roman" w:hAnsi="Times New Roman" w:cs="Times New Roman"/>
          <w:noProof/>
          <w:sz w:val="20"/>
          <w:szCs w:val="20"/>
        </w:rPr>
        <w:t>T. Samad, A. Annaswamy. The Impact of Control Technology. IEEE Control Systems Society, 2nd edition (2014).</w:t>
      </w:r>
    </w:p>
    <w:p w14:paraId="387771CA" w14:textId="77777777" w:rsidR="00CE71E8" w:rsidRPr="00CF1AE4" w:rsidRDefault="00CE71E8" w:rsidP="00CE71E8">
      <w:pPr>
        <w:pStyle w:val="ListParagraph"/>
        <w:numPr>
          <w:ilvl w:val="0"/>
          <w:numId w:val="2"/>
        </w:numPr>
        <w:spacing w:after="0"/>
        <w:jc w:val="both"/>
        <w:rPr>
          <w:rFonts w:ascii="Times New Roman" w:hAnsi="Times New Roman" w:cs="Times New Roman"/>
          <w:sz w:val="20"/>
          <w:szCs w:val="20"/>
        </w:rPr>
      </w:pPr>
      <w:r w:rsidRPr="00CF1AE4">
        <w:rPr>
          <w:rFonts w:ascii="Times New Roman" w:hAnsi="Times New Roman" w:cs="Times New Roman"/>
          <w:noProof/>
          <w:sz w:val="20"/>
          <w:szCs w:val="20"/>
        </w:rPr>
        <w:t>P. Van Overschee, B. De Moor. RAPID: The End of Heuristic PID Tuning. In IFAC Proc. 33(4) (2020) 595–600, doi: 10.1016/s1474-6670(17)38308-8.</w:t>
      </w:r>
    </w:p>
    <w:p w14:paraId="387771CB" w14:textId="77777777" w:rsidR="00CE71E8" w:rsidRDefault="00CE71E8" w:rsidP="00CE71E8">
      <w:pPr>
        <w:pStyle w:val="ListParagraph"/>
        <w:numPr>
          <w:ilvl w:val="0"/>
          <w:numId w:val="2"/>
        </w:numPr>
        <w:spacing w:after="0"/>
        <w:jc w:val="both"/>
        <w:rPr>
          <w:rFonts w:ascii="Times New Roman" w:hAnsi="Times New Roman" w:cs="Times New Roman"/>
          <w:bCs/>
          <w:sz w:val="20"/>
          <w:szCs w:val="20"/>
          <w:lang w:val="en-GB"/>
        </w:rPr>
      </w:pPr>
      <w:r w:rsidRPr="00CF1AE4">
        <w:rPr>
          <w:rFonts w:ascii="Times New Roman" w:hAnsi="Times New Roman" w:cs="Times New Roman"/>
          <w:bCs/>
          <w:sz w:val="20"/>
          <w:szCs w:val="20"/>
          <w:lang w:val="en-GB"/>
        </w:rPr>
        <w:t xml:space="preserve">M. Bauer, A. </w:t>
      </w:r>
      <w:proofErr w:type="gramStart"/>
      <w:r w:rsidRPr="00CF1AE4">
        <w:rPr>
          <w:rFonts w:ascii="Times New Roman" w:hAnsi="Times New Roman" w:cs="Times New Roman"/>
          <w:bCs/>
          <w:sz w:val="20"/>
          <w:szCs w:val="20"/>
          <w:lang w:val="en-GB"/>
        </w:rPr>
        <w:t>Horch,,</w:t>
      </w:r>
      <w:proofErr w:type="gramEnd"/>
      <w:r w:rsidRPr="00CF1AE4">
        <w:rPr>
          <w:rFonts w:ascii="Times New Roman" w:hAnsi="Times New Roman" w:cs="Times New Roman"/>
          <w:bCs/>
          <w:sz w:val="20"/>
          <w:szCs w:val="20"/>
          <w:lang w:val="en-GB"/>
        </w:rPr>
        <w:t xml:space="preserve"> L. Xie, M. </w:t>
      </w:r>
      <w:proofErr w:type="spellStart"/>
      <w:r w:rsidRPr="00CF1AE4">
        <w:rPr>
          <w:rFonts w:ascii="Times New Roman" w:hAnsi="Times New Roman" w:cs="Times New Roman"/>
          <w:bCs/>
          <w:sz w:val="20"/>
          <w:szCs w:val="20"/>
          <w:lang w:val="en-GB"/>
        </w:rPr>
        <w:t>Jelali</w:t>
      </w:r>
      <w:proofErr w:type="spellEnd"/>
      <w:r w:rsidRPr="00CF1AE4">
        <w:rPr>
          <w:rFonts w:ascii="Times New Roman" w:hAnsi="Times New Roman" w:cs="Times New Roman"/>
          <w:bCs/>
          <w:sz w:val="20"/>
          <w:szCs w:val="20"/>
          <w:lang w:val="en-GB"/>
        </w:rPr>
        <w:t xml:space="preserve">, N. Thornhill. The current state of control loop performance monitoring – A survey of application in industry. J. Process Control 38 (2016) 1–10, </w:t>
      </w:r>
      <w:proofErr w:type="spellStart"/>
      <w:r w:rsidRPr="00CF1AE4">
        <w:rPr>
          <w:rFonts w:ascii="Times New Roman" w:hAnsi="Times New Roman" w:cs="Times New Roman"/>
          <w:bCs/>
          <w:sz w:val="20"/>
          <w:szCs w:val="20"/>
          <w:lang w:val="en-GB"/>
        </w:rPr>
        <w:t>doi</w:t>
      </w:r>
      <w:proofErr w:type="spellEnd"/>
      <w:r w:rsidRPr="00CF1AE4">
        <w:rPr>
          <w:rFonts w:ascii="Times New Roman" w:hAnsi="Times New Roman" w:cs="Times New Roman"/>
          <w:bCs/>
          <w:sz w:val="20"/>
          <w:szCs w:val="20"/>
          <w:lang w:val="en-GB"/>
        </w:rPr>
        <w:t>: https://doi.org/10.1016/j.jprocont.2015.11.002.</w:t>
      </w:r>
    </w:p>
    <w:p w14:paraId="387771CC" w14:textId="77777777" w:rsidR="00CE71E8" w:rsidRPr="00CF1AE4" w:rsidRDefault="00CE71E8" w:rsidP="00CE71E8">
      <w:pPr>
        <w:pStyle w:val="ListParagraph"/>
        <w:numPr>
          <w:ilvl w:val="0"/>
          <w:numId w:val="2"/>
        </w:numPr>
        <w:spacing w:after="0"/>
        <w:jc w:val="both"/>
        <w:rPr>
          <w:rFonts w:ascii="Times New Roman" w:hAnsi="Times New Roman" w:cs="Times New Roman"/>
          <w:sz w:val="20"/>
          <w:szCs w:val="20"/>
        </w:rPr>
      </w:pPr>
      <w:r w:rsidRPr="00CF1AE4">
        <w:rPr>
          <w:rFonts w:ascii="Times New Roman" w:hAnsi="Times New Roman" w:cs="Times New Roman"/>
          <w:sz w:val="20"/>
          <w:szCs w:val="20"/>
        </w:rPr>
        <w:t>Y Peng, Q. Chen, W. Sun. Reinforcement Q-Learning Algorithm for H∞ Tracking Control of Unknown Discrete-Time. Linear Systems. IEEE Transactions on Systems, Man, and Cybernetics: Systems 50 (2020) 4109-4122.</w:t>
      </w:r>
    </w:p>
    <w:p w14:paraId="387771CD" w14:textId="77777777" w:rsidR="00CE71E8" w:rsidRPr="00CF1AE4" w:rsidRDefault="00CE71E8" w:rsidP="00CE71E8">
      <w:pPr>
        <w:pStyle w:val="ListParagraph"/>
        <w:numPr>
          <w:ilvl w:val="0"/>
          <w:numId w:val="2"/>
        </w:numPr>
        <w:spacing w:after="0"/>
        <w:jc w:val="both"/>
        <w:rPr>
          <w:rFonts w:ascii="Times New Roman" w:hAnsi="Times New Roman" w:cs="Times New Roman"/>
          <w:sz w:val="20"/>
          <w:szCs w:val="20"/>
        </w:rPr>
      </w:pPr>
      <w:r w:rsidRPr="00CF1AE4">
        <w:rPr>
          <w:rFonts w:ascii="Times New Roman" w:hAnsi="Times New Roman" w:cs="Times New Roman"/>
          <w:sz w:val="20"/>
          <w:szCs w:val="20"/>
        </w:rPr>
        <w:t>V.S. Borkar, S. Chandak. Prospect-theoretic Q-learning. Systems &amp; Control Letters 156 (2021).</w:t>
      </w:r>
    </w:p>
    <w:p w14:paraId="387771CE" w14:textId="77777777" w:rsidR="00CE71E8" w:rsidRPr="00CF1AE4" w:rsidRDefault="00CE71E8" w:rsidP="00CE71E8">
      <w:pPr>
        <w:pStyle w:val="ListParagraph"/>
        <w:numPr>
          <w:ilvl w:val="0"/>
          <w:numId w:val="2"/>
        </w:numPr>
        <w:spacing w:after="0"/>
        <w:jc w:val="both"/>
        <w:rPr>
          <w:rFonts w:ascii="Times New Roman" w:hAnsi="Times New Roman" w:cs="Times New Roman"/>
          <w:sz w:val="20"/>
          <w:szCs w:val="20"/>
        </w:rPr>
      </w:pPr>
      <w:r w:rsidRPr="00CF1AE4">
        <w:rPr>
          <w:rFonts w:ascii="Times New Roman" w:hAnsi="Times New Roman" w:cs="Times New Roman"/>
          <w:sz w:val="20"/>
          <w:szCs w:val="20"/>
          <w:lang w:val="pl-PL"/>
        </w:rPr>
        <w:t xml:space="preserve">Y. Ge, X. Liu, Y. Li. </w:t>
      </w:r>
      <w:r w:rsidRPr="00CF1AE4">
        <w:rPr>
          <w:rFonts w:ascii="Times New Roman" w:hAnsi="Times New Roman" w:cs="Times New Roman"/>
          <w:sz w:val="20"/>
          <w:szCs w:val="20"/>
        </w:rPr>
        <w:t>Optimal control for unknown mean-field discrete time system based on Q-Learning. International Journal of Systems Science 52(15) (2021) 3335–3349.</w:t>
      </w:r>
    </w:p>
    <w:p w14:paraId="387771CF" w14:textId="77777777" w:rsidR="00CE71E8" w:rsidRPr="00CF1AE4" w:rsidRDefault="00CE71E8" w:rsidP="00CE71E8">
      <w:pPr>
        <w:pStyle w:val="ListParagraph"/>
        <w:numPr>
          <w:ilvl w:val="0"/>
          <w:numId w:val="2"/>
        </w:numPr>
        <w:spacing w:after="0"/>
        <w:jc w:val="both"/>
        <w:rPr>
          <w:rFonts w:ascii="Times New Roman" w:hAnsi="Times New Roman" w:cs="Times New Roman"/>
          <w:sz w:val="20"/>
          <w:szCs w:val="20"/>
        </w:rPr>
      </w:pPr>
      <w:r w:rsidRPr="00CF1AE4">
        <w:rPr>
          <w:rFonts w:ascii="Times New Roman" w:hAnsi="Times New Roman" w:cs="Times New Roman"/>
          <w:sz w:val="20"/>
          <w:szCs w:val="20"/>
        </w:rPr>
        <w:t xml:space="preserve">I.A. </w:t>
      </w:r>
      <w:proofErr w:type="spellStart"/>
      <w:r w:rsidRPr="00CF1AE4">
        <w:rPr>
          <w:rFonts w:ascii="Times New Roman" w:hAnsi="Times New Roman" w:cs="Times New Roman"/>
          <w:sz w:val="20"/>
          <w:szCs w:val="20"/>
        </w:rPr>
        <w:t>Zamfirache</w:t>
      </w:r>
      <w:proofErr w:type="spellEnd"/>
      <w:r w:rsidRPr="00CF1AE4">
        <w:rPr>
          <w:rFonts w:ascii="Times New Roman" w:hAnsi="Times New Roman" w:cs="Times New Roman"/>
          <w:sz w:val="20"/>
          <w:szCs w:val="20"/>
        </w:rPr>
        <w:t xml:space="preserve">, R.E. </w:t>
      </w:r>
      <w:proofErr w:type="spellStart"/>
      <w:r w:rsidRPr="00CF1AE4">
        <w:rPr>
          <w:rFonts w:ascii="Times New Roman" w:hAnsi="Times New Roman" w:cs="Times New Roman"/>
          <w:sz w:val="20"/>
          <w:szCs w:val="20"/>
        </w:rPr>
        <w:t>Precup</w:t>
      </w:r>
      <w:proofErr w:type="spellEnd"/>
      <w:r w:rsidRPr="00CF1AE4">
        <w:rPr>
          <w:rFonts w:ascii="Times New Roman" w:hAnsi="Times New Roman" w:cs="Times New Roman"/>
          <w:sz w:val="20"/>
          <w:szCs w:val="20"/>
        </w:rPr>
        <w:t xml:space="preserve">, R.C. Roman, E.M. </w:t>
      </w:r>
      <w:proofErr w:type="spellStart"/>
      <w:r w:rsidRPr="00CF1AE4">
        <w:rPr>
          <w:rFonts w:ascii="Times New Roman" w:hAnsi="Times New Roman" w:cs="Times New Roman"/>
          <w:sz w:val="20"/>
          <w:szCs w:val="20"/>
        </w:rPr>
        <w:t>Petriu</w:t>
      </w:r>
      <w:proofErr w:type="spellEnd"/>
      <w:r w:rsidRPr="00CF1AE4">
        <w:rPr>
          <w:rFonts w:ascii="Times New Roman" w:hAnsi="Times New Roman" w:cs="Times New Roman"/>
          <w:sz w:val="20"/>
          <w:szCs w:val="20"/>
        </w:rPr>
        <w:t>. Reinforcement Learning-based control using Q-learning and gravitational search algorithm with experimental validation on a nonlinear servo system. Information Sciences 583 (2022) 99–120.</w:t>
      </w:r>
    </w:p>
    <w:p w14:paraId="387771D0" w14:textId="77777777" w:rsidR="00CE71E8" w:rsidRPr="00CF1AE4" w:rsidRDefault="00CE71E8" w:rsidP="00CE71E8">
      <w:pPr>
        <w:pStyle w:val="ListParagraph"/>
        <w:numPr>
          <w:ilvl w:val="0"/>
          <w:numId w:val="2"/>
        </w:numPr>
        <w:spacing w:after="0"/>
        <w:jc w:val="both"/>
        <w:rPr>
          <w:rFonts w:ascii="Times New Roman" w:hAnsi="Times New Roman" w:cs="Times New Roman"/>
          <w:sz w:val="20"/>
          <w:szCs w:val="20"/>
        </w:rPr>
      </w:pPr>
      <w:r w:rsidRPr="00CF1AE4">
        <w:rPr>
          <w:rFonts w:ascii="Times New Roman" w:hAnsi="Times New Roman" w:cs="Times New Roman"/>
          <w:sz w:val="20"/>
          <w:szCs w:val="20"/>
        </w:rPr>
        <w:t>C. Mu, Q. Zhao, C. Sun, Z. Gao. An ADDHP-based Q-learning algorithm for optimal tracking control of linear discrete-time systems with unknown dynamics. Applied Soft Computing Journal 82 (2019).</w:t>
      </w:r>
    </w:p>
    <w:p w14:paraId="387771D1" w14:textId="77777777" w:rsidR="00CE71E8" w:rsidRPr="00CF1AE4" w:rsidRDefault="00CE71E8" w:rsidP="00CE71E8">
      <w:pPr>
        <w:pStyle w:val="ListParagraph"/>
        <w:numPr>
          <w:ilvl w:val="0"/>
          <w:numId w:val="2"/>
        </w:numPr>
        <w:spacing w:after="0"/>
        <w:jc w:val="both"/>
        <w:rPr>
          <w:rFonts w:ascii="Times New Roman" w:hAnsi="Times New Roman" w:cs="Times New Roman"/>
          <w:sz w:val="20"/>
          <w:szCs w:val="20"/>
        </w:rPr>
      </w:pPr>
      <w:r w:rsidRPr="00CF1AE4">
        <w:rPr>
          <w:rFonts w:ascii="Times New Roman" w:hAnsi="Times New Roman" w:cs="Times New Roman"/>
          <w:sz w:val="20"/>
          <w:szCs w:val="20"/>
        </w:rPr>
        <w:t xml:space="preserve">C. Chen, W. Sun, G. Zhao, Y. Peng. Reinforcement Q-Learning Incorporated </w:t>
      </w:r>
      <w:proofErr w:type="gramStart"/>
      <w:r w:rsidRPr="00CF1AE4">
        <w:rPr>
          <w:rFonts w:ascii="Times New Roman" w:hAnsi="Times New Roman" w:cs="Times New Roman"/>
          <w:sz w:val="20"/>
          <w:szCs w:val="20"/>
        </w:rPr>
        <w:t>With</w:t>
      </w:r>
      <w:proofErr w:type="gramEnd"/>
      <w:r w:rsidRPr="00CF1AE4">
        <w:rPr>
          <w:rFonts w:ascii="Times New Roman" w:hAnsi="Times New Roman" w:cs="Times New Roman"/>
          <w:sz w:val="20"/>
          <w:szCs w:val="20"/>
        </w:rPr>
        <w:t xml:space="preserve"> Internal Model Method for Output Feedback Tracking Control of Unknown Linear Systems. IEEE ACCESS 8 (2020).</w:t>
      </w:r>
    </w:p>
    <w:p w14:paraId="387771D2" w14:textId="77777777" w:rsidR="00CE71E8" w:rsidRPr="00136012" w:rsidRDefault="00CE71E8" w:rsidP="00CE71E8">
      <w:pPr>
        <w:pStyle w:val="ListParagraph"/>
        <w:numPr>
          <w:ilvl w:val="0"/>
          <w:numId w:val="2"/>
        </w:numPr>
        <w:spacing w:after="0"/>
        <w:jc w:val="both"/>
        <w:rPr>
          <w:rFonts w:ascii="Times New Roman" w:hAnsi="Times New Roman" w:cs="Times New Roman"/>
          <w:bCs/>
          <w:sz w:val="20"/>
          <w:szCs w:val="20"/>
          <w:lang w:val="en-GB"/>
        </w:rPr>
      </w:pPr>
      <w:r w:rsidRPr="00136012">
        <w:rPr>
          <w:rFonts w:ascii="Times New Roman" w:hAnsi="Times New Roman" w:cs="Times New Roman"/>
          <w:sz w:val="20"/>
          <w:szCs w:val="20"/>
        </w:rPr>
        <w:t xml:space="preserve">M.Q. Phan, </w:t>
      </w:r>
      <w:proofErr w:type="gramStart"/>
      <w:r w:rsidRPr="00136012">
        <w:rPr>
          <w:rFonts w:ascii="Times New Roman" w:hAnsi="Times New Roman" w:cs="Times New Roman"/>
          <w:sz w:val="20"/>
          <w:szCs w:val="20"/>
        </w:rPr>
        <w:t>S,M.B.</w:t>
      </w:r>
      <w:proofErr w:type="gramEnd"/>
      <w:r w:rsidRPr="00136012">
        <w:rPr>
          <w:rFonts w:ascii="Times New Roman" w:hAnsi="Times New Roman" w:cs="Times New Roman"/>
          <w:sz w:val="20"/>
          <w:szCs w:val="20"/>
        </w:rPr>
        <w:t xml:space="preserve"> Azad. Model predictive control and Model Predictive Q-Learning for structural vibration control. AAS/AIAA Astrodynamics Specialist Conference (2017).</w:t>
      </w:r>
    </w:p>
    <w:p w14:paraId="387771D3" w14:textId="77777777" w:rsidR="00CE71E8" w:rsidRPr="00136012" w:rsidRDefault="00CE71E8" w:rsidP="00CE71E8">
      <w:pPr>
        <w:pStyle w:val="ListParagraph"/>
        <w:numPr>
          <w:ilvl w:val="0"/>
          <w:numId w:val="2"/>
        </w:numPr>
        <w:spacing w:after="0"/>
        <w:jc w:val="both"/>
        <w:rPr>
          <w:rFonts w:ascii="Times New Roman" w:hAnsi="Times New Roman" w:cs="Times New Roman"/>
          <w:bCs/>
          <w:sz w:val="20"/>
          <w:szCs w:val="20"/>
          <w:lang w:val="en-GB"/>
        </w:rPr>
      </w:pPr>
      <w:r w:rsidRPr="00136012">
        <w:rPr>
          <w:rFonts w:ascii="Times New Roman" w:hAnsi="Times New Roman" w:cs="Times New Roman"/>
          <w:sz w:val="20"/>
          <w:szCs w:val="20"/>
        </w:rPr>
        <w:t>M.Q. Phan, S.M.B. Azad. Input-Decoupled Q-Learning for Optimal Control. The Journal of the Astronautical Sciences 67 (2020) 630–656.</w:t>
      </w:r>
    </w:p>
    <w:p w14:paraId="387771D4" w14:textId="77777777" w:rsidR="00CE71E8" w:rsidRPr="00136012" w:rsidRDefault="00CE71E8" w:rsidP="00CE71E8">
      <w:pPr>
        <w:pStyle w:val="ListParagraph"/>
        <w:numPr>
          <w:ilvl w:val="0"/>
          <w:numId w:val="2"/>
        </w:numPr>
        <w:spacing w:after="0"/>
        <w:jc w:val="both"/>
        <w:rPr>
          <w:rFonts w:ascii="Times New Roman" w:hAnsi="Times New Roman" w:cs="Times New Roman"/>
          <w:bCs/>
          <w:sz w:val="20"/>
          <w:szCs w:val="20"/>
          <w:lang w:val="en-GB"/>
        </w:rPr>
      </w:pPr>
      <w:r w:rsidRPr="00136012">
        <w:rPr>
          <w:rFonts w:ascii="Times New Roman" w:hAnsi="Times New Roman" w:cs="Times New Roman"/>
          <w:sz w:val="20"/>
          <w:szCs w:val="20"/>
          <w:lang w:val="pl-PL"/>
        </w:rPr>
        <w:t xml:space="preserve">D. Bettoni, A. Soppelsa, R. Fedrizzi, R.M. Toro Matamoros. </w:t>
      </w:r>
      <w:r w:rsidRPr="00136012">
        <w:rPr>
          <w:rFonts w:ascii="Times New Roman" w:hAnsi="Times New Roman" w:cs="Times New Roman"/>
          <w:sz w:val="20"/>
          <w:szCs w:val="20"/>
        </w:rPr>
        <w:t xml:space="preserve">Analysis and Adaptation of Q-Learning Algorithm to Expert Controls of a Solar Domestic Hot Water System. Appl. Syst. </w:t>
      </w:r>
      <w:proofErr w:type="spellStart"/>
      <w:r w:rsidRPr="00136012">
        <w:rPr>
          <w:rFonts w:ascii="Times New Roman" w:hAnsi="Times New Roman" w:cs="Times New Roman"/>
          <w:sz w:val="20"/>
          <w:szCs w:val="20"/>
        </w:rPr>
        <w:t>Innov</w:t>
      </w:r>
      <w:proofErr w:type="spellEnd"/>
      <w:r w:rsidRPr="00136012">
        <w:rPr>
          <w:rFonts w:ascii="Times New Roman" w:hAnsi="Times New Roman" w:cs="Times New Roman"/>
          <w:sz w:val="20"/>
          <w:szCs w:val="20"/>
        </w:rPr>
        <w:t>. 2(15) (2019).</w:t>
      </w:r>
    </w:p>
    <w:p w14:paraId="387771D5" w14:textId="77777777" w:rsidR="00CE71E8" w:rsidRPr="00136012" w:rsidRDefault="00CE71E8" w:rsidP="00CE71E8">
      <w:pPr>
        <w:pStyle w:val="ListParagraph"/>
        <w:numPr>
          <w:ilvl w:val="0"/>
          <w:numId w:val="2"/>
        </w:numPr>
        <w:spacing w:after="0"/>
        <w:jc w:val="both"/>
        <w:rPr>
          <w:rFonts w:ascii="Times New Roman" w:hAnsi="Times New Roman" w:cs="Times New Roman"/>
          <w:sz w:val="20"/>
          <w:szCs w:val="20"/>
        </w:rPr>
      </w:pPr>
      <w:r w:rsidRPr="00136012">
        <w:rPr>
          <w:rFonts w:ascii="Times New Roman" w:hAnsi="Times New Roman" w:cs="Times New Roman"/>
          <w:sz w:val="20"/>
          <w:szCs w:val="20"/>
          <w:lang w:val="pl-PL"/>
        </w:rPr>
        <w:t xml:space="preserve">A.B. Kordabad, S. Gros. </w:t>
      </w:r>
      <w:r w:rsidRPr="00136012">
        <w:rPr>
          <w:rFonts w:ascii="Times New Roman" w:hAnsi="Times New Roman" w:cs="Times New Roman"/>
          <w:sz w:val="20"/>
          <w:szCs w:val="20"/>
        </w:rPr>
        <w:t>Q-</w:t>
      </w:r>
      <w:proofErr w:type="spellStart"/>
      <w:r w:rsidRPr="00136012">
        <w:rPr>
          <w:rFonts w:ascii="Times New Roman" w:hAnsi="Times New Roman" w:cs="Times New Roman"/>
          <w:sz w:val="20"/>
          <w:szCs w:val="20"/>
        </w:rPr>
        <w:t>lerning</w:t>
      </w:r>
      <w:proofErr w:type="spellEnd"/>
      <w:r w:rsidRPr="00136012">
        <w:rPr>
          <w:rFonts w:ascii="Times New Roman" w:hAnsi="Times New Roman" w:cs="Times New Roman"/>
          <w:sz w:val="20"/>
          <w:szCs w:val="20"/>
        </w:rPr>
        <w:t xml:space="preserve"> of the storage function in Economic Nonlinear Model Predictive Control. Engineering Applications of Artificial Intelligence 116 (2022) 105343.</w:t>
      </w:r>
    </w:p>
    <w:p w14:paraId="387771D6" w14:textId="77777777" w:rsidR="00CE71E8" w:rsidRPr="00136012" w:rsidRDefault="00CE71E8" w:rsidP="00CE71E8">
      <w:pPr>
        <w:pStyle w:val="ListParagraph"/>
        <w:numPr>
          <w:ilvl w:val="0"/>
          <w:numId w:val="2"/>
        </w:numPr>
        <w:spacing w:after="0"/>
        <w:jc w:val="both"/>
        <w:rPr>
          <w:rFonts w:ascii="Times New Roman" w:hAnsi="Times New Roman" w:cs="Times New Roman"/>
          <w:sz w:val="20"/>
          <w:szCs w:val="20"/>
        </w:rPr>
      </w:pPr>
      <w:r w:rsidRPr="00136012">
        <w:rPr>
          <w:rFonts w:ascii="Times New Roman" w:hAnsi="Times New Roman" w:cs="Times New Roman"/>
          <w:sz w:val="20"/>
          <w:szCs w:val="20"/>
        </w:rPr>
        <w:t xml:space="preserve">D. Li, L. Qian, Q. Jin, T. Tan. Reinforcement learning control with adaptive gain for a Saccharomyces cerevisiae fermentation process. </w:t>
      </w:r>
      <w:r w:rsidRPr="00136012">
        <w:rPr>
          <w:rFonts w:ascii="Times New Roman" w:hAnsi="Times New Roman" w:cs="Times New Roman"/>
          <w:iCs/>
          <w:sz w:val="20"/>
          <w:szCs w:val="20"/>
        </w:rPr>
        <w:t>Applied Soft Computing</w:t>
      </w:r>
      <w:r w:rsidRPr="00136012">
        <w:rPr>
          <w:rFonts w:ascii="Times New Roman" w:hAnsi="Times New Roman" w:cs="Times New Roman"/>
          <w:sz w:val="20"/>
          <w:szCs w:val="20"/>
        </w:rPr>
        <w:t xml:space="preserve"> 11 (2011) 4488–4495.</w:t>
      </w:r>
    </w:p>
    <w:p w14:paraId="387771D7" w14:textId="77777777" w:rsidR="00CE71E8" w:rsidRPr="00136012" w:rsidRDefault="00CE71E8" w:rsidP="00CE71E8">
      <w:pPr>
        <w:pStyle w:val="ListParagraph"/>
        <w:numPr>
          <w:ilvl w:val="0"/>
          <w:numId w:val="2"/>
        </w:numPr>
        <w:spacing w:after="0"/>
        <w:jc w:val="both"/>
        <w:rPr>
          <w:rFonts w:ascii="Times New Roman" w:hAnsi="Times New Roman" w:cs="Times New Roman"/>
          <w:bCs/>
          <w:sz w:val="20"/>
          <w:szCs w:val="20"/>
          <w:lang w:val="en-GB"/>
        </w:rPr>
      </w:pPr>
      <w:r w:rsidRPr="00136012">
        <w:rPr>
          <w:rFonts w:ascii="Times New Roman" w:hAnsi="Times New Roman" w:cs="Times New Roman"/>
          <w:sz w:val="20"/>
          <w:szCs w:val="20"/>
        </w:rPr>
        <w:lastRenderedPageBreak/>
        <w:t>M.M. Noel, B.J. Pandian</w:t>
      </w:r>
      <w:r w:rsidRPr="00136012">
        <w:rPr>
          <w:rFonts w:ascii="Times New Roman" w:eastAsia="IHEJM D+ MTSY" w:hAnsi="Times New Roman" w:cs="Times New Roman"/>
          <w:sz w:val="20"/>
          <w:szCs w:val="20"/>
        </w:rPr>
        <w:t xml:space="preserve">. </w:t>
      </w:r>
      <w:r w:rsidRPr="00136012">
        <w:rPr>
          <w:rFonts w:ascii="Times New Roman" w:hAnsi="Times New Roman" w:cs="Times New Roman"/>
          <w:sz w:val="20"/>
          <w:szCs w:val="20"/>
        </w:rPr>
        <w:t xml:space="preserve">Control of a nonlinear liquid level system using a new artificial neural </w:t>
      </w:r>
      <w:proofErr w:type="gramStart"/>
      <w:r w:rsidRPr="00136012">
        <w:rPr>
          <w:rFonts w:ascii="Times New Roman" w:hAnsi="Times New Roman" w:cs="Times New Roman"/>
          <w:sz w:val="20"/>
          <w:szCs w:val="20"/>
        </w:rPr>
        <w:t>network based</w:t>
      </w:r>
      <w:proofErr w:type="gramEnd"/>
      <w:r w:rsidRPr="00136012">
        <w:rPr>
          <w:rFonts w:ascii="Times New Roman" w:hAnsi="Times New Roman" w:cs="Times New Roman"/>
          <w:sz w:val="20"/>
          <w:szCs w:val="20"/>
        </w:rPr>
        <w:t xml:space="preserve"> reinforcement learning approach. </w:t>
      </w:r>
      <w:r w:rsidRPr="00136012">
        <w:rPr>
          <w:rFonts w:ascii="Times New Roman" w:hAnsi="Times New Roman" w:cs="Times New Roman"/>
          <w:iCs/>
          <w:sz w:val="20"/>
          <w:szCs w:val="20"/>
        </w:rPr>
        <w:t>Applied Soft Computing</w:t>
      </w:r>
      <w:r w:rsidRPr="00136012">
        <w:rPr>
          <w:rFonts w:ascii="Times New Roman" w:hAnsi="Times New Roman" w:cs="Times New Roman"/>
          <w:sz w:val="20"/>
          <w:szCs w:val="20"/>
        </w:rPr>
        <w:t xml:space="preserve"> 23 (2014) 444–451.</w:t>
      </w:r>
    </w:p>
    <w:p w14:paraId="387771D8" w14:textId="77777777" w:rsidR="00CE71E8" w:rsidRPr="00136012" w:rsidRDefault="00CE71E8" w:rsidP="00CE71E8">
      <w:pPr>
        <w:pStyle w:val="ListParagraph"/>
        <w:numPr>
          <w:ilvl w:val="0"/>
          <w:numId w:val="2"/>
        </w:numPr>
        <w:spacing w:after="0"/>
        <w:jc w:val="both"/>
        <w:rPr>
          <w:rFonts w:ascii="Times New Roman" w:hAnsi="Times New Roman" w:cs="Times New Roman"/>
          <w:bCs/>
          <w:noProof/>
          <w:sz w:val="20"/>
          <w:szCs w:val="20"/>
        </w:rPr>
      </w:pPr>
      <w:r w:rsidRPr="00136012">
        <w:rPr>
          <w:rFonts w:ascii="Times New Roman" w:hAnsi="Times New Roman" w:cs="Times New Roman"/>
          <w:sz w:val="20"/>
          <w:szCs w:val="20"/>
          <w:lang w:val="pl-PL" w:eastAsia="pl-PL"/>
        </w:rPr>
        <w:t xml:space="preserve">N. Sahebjamnia, R. Tavakkoli-Moghaddam, N. Ghorbani. </w:t>
      </w:r>
      <w:r w:rsidRPr="00136012">
        <w:rPr>
          <w:rFonts w:ascii="Times New Roman" w:hAnsi="Times New Roman" w:cs="Times New Roman"/>
          <w:sz w:val="20"/>
          <w:szCs w:val="20"/>
          <w:lang w:eastAsia="pl-PL"/>
        </w:rPr>
        <w:t xml:space="preserve">Designing a fuzzy Q-learning multi-agent quality control system for a continuous chemical production line – A case study. </w:t>
      </w:r>
      <w:r w:rsidRPr="00136012">
        <w:rPr>
          <w:rFonts w:ascii="Times New Roman" w:hAnsi="Times New Roman" w:cs="Times New Roman"/>
          <w:iCs/>
          <w:sz w:val="20"/>
          <w:szCs w:val="20"/>
        </w:rPr>
        <w:t>Computers &amp; Industrial Engineering</w:t>
      </w:r>
      <w:r w:rsidRPr="00136012">
        <w:rPr>
          <w:rFonts w:ascii="Times New Roman" w:hAnsi="Times New Roman" w:cs="Times New Roman"/>
          <w:sz w:val="20"/>
          <w:szCs w:val="20"/>
        </w:rPr>
        <w:t xml:space="preserve"> 93 (2016) 215–226.</w:t>
      </w:r>
    </w:p>
    <w:p w14:paraId="387771D9" w14:textId="77777777" w:rsidR="00CE71E8" w:rsidRPr="00136012" w:rsidRDefault="00CE71E8" w:rsidP="00CE71E8">
      <w:pPr>
        <w:pStyle w:val="ListParagraph"/>
        <w:numPr>
          <w:ilvl w:val="0"/>
          <w:numId w:val="2"/>
        </w:numPr>
        <w:spacing w:after="0"/>
        <w:jc w:val="both"/>
        <w:rPr>
          <w:rFonts w:ascii="Times New Roman" w:hAnsi="Times New Roman" w:cs="Times New Roman"/>
          <w:sz w:val="20"/>
          <w:szCs w:val="20"/>
          <w:lang w:eastAsia="pl-PL"/>
        </w:rPr>
      </w:pPr>
      <w:r w:rsidRPr="00136012">
        <w:rPr>
          <w:rFonts w:ascii="Times New Roman" w:hAnsi="Times New Roman" w:cs="Times New Roman"/>
          <w:sz w:val="20"/>
          <w:szCs w:val="20"/>
          <w:lang w:val="pl-PL" w:eastAsia="pl-PL"/>
        </w:rPr>
        <w:t xml:space="preserve">S. Syafiie, F. Tadeo, E. Martinez. </w:t>
      </w:r>
      <w:r w:rsidRPr="00136012">
        <w:rPr>
          <w:rFonts w:ascii="Times New Roman" w:hAnsi="Times New Roman" w:cs="Times New Roman"/>
          <w:sz w:val="20"/>
          <w:szCs w:val="20"/>
          <w:lang w:eastAsia="pl-PL"/>
        </w:rPr>
        <w:t xml:space="preserve">Model-free learning control of neutralization process using reinforcement learning. </w:t>
      </w:r>
      <w:r w:rsidRPr="00136012">
        <w:rPr>
          <w:rFonts w:ascii="Times New Roman" w:hAnsi="Times New Roman" w:cs="Times New Roman"/>
          <w:iCs/>
          <w:sz w:val="20"/>
          <w:szCs w:val="20"/>
          <w:lang w:eastAsia="pl-PL"/>
        </w:rPr>
        <w:t>Engineering Applications of Artificial Intelligence</w:t>
      </w:r>
      <w:r w:rsidRPr="00136012">
        <w:rPr>
          <w:rFonts w:ascii="Times New Roman" w:hAnsi="Times New Roman" w:cs="Times New Roman"/>
          <w:sz w:val="20"/>
          <w:szCs w:val="20"/>
          <w:lang w:eastAsia="pl-PL"/>
        </w:rPr>
        <w:t xml:space="preserve"> 20 (2007) 767–782.</w:t>
      </w:r>
    </w:p>
    <w:p w14:paraId="387771DA" w14:textId="77777777" w:rsidR="00CE71E8" w:rsidRPr="00136012" w:rsidRDefault="00CE71E8" w:rsidP="00CE71E8">
      <w:pPr>
        <w:pStyle w:val="ListParagraph"/>
        <w:numPr>
          <w:ilvl w:val="0"/>
          <w:numId w:val="2"/>
        </w:numPr>
        <w:spacing w:after="0"/>
        <w:jc w:val="both"/>
        <w:rPr>
          <w:rFonts w:ascii="Times New Roman" w:hAnsi="Times New Roman" w:cs="Times New Roman"/>
          <w:sz w:val="20"/>
          <w:szCs w:val="20"/>
          <w:lang w:eastAsia="pl-PL"/>
        </w:rPr>
      </w:pPr>
      <w:r w:rsidRPr="00136012">
        <w:rPr>
          <w:rFonts w:ascii="Times New Roman" w:hAnsi="Times New Roman" w:cs="Times New Roman"/>
          <w:sz w:val="20"/>
          <w:szCs w:val="20"/>
          <w:lang w:val="pl-PL" w:eastAsia="pl-PL"/>
        </w:rPr>
        <w:t xml:space="preserve">S. Syafiie, F. Tadeo, E. Martinez. </w:t>
      </w:r>
      <w:r w:rsidRPr="00136012">
        <w:rPr>
          <w:rFonts w:ascii="Times New Roman" w:hAnsi="Times New Roman" w:cs="Times New Roman"/>
          <w:sz w:val="20"/>
          <w:szCs w:val="20"/>
          <w:lang w:eastAsia="pl-PL"/>
        </w:rPr>
        <w:t xml:space="preserve">Learning to control pH processes at multiple time scales: performance assessment in a laboratory plant. </w:t>
      </w:r>
      <w:r w:rsidRPr="00136012">
        <w:rPr>
          <w:rFonts w:ascii="Times New Roman" w:hAnsi="Times New Roman" w:cs="Times New Roman"/>
          <w:iCs/>
          <w:sz w:val="20"/>
          <w:szCs w:val="20"/>
          <w:lang w:eastAsia="pl-PL"/>
        </w:rPr>
        <w:t>Chemical Product and Process Modeling</w:t>
      </w:r>
      <w:r w:rsidRPr="00136012">
        <w:rPr>
          <w:rFonts w:ascii="Times New Roman" w:hAnsi="Times New Roman" w:cs="Times New Roman"/>
          <w:sz w:val="20"/>
          <w:szCs w:val="20"/>
          <w:lang w:eastAsia="pl-PL"/>
        </w:rPr>
        <w:t xml:space="preserve"> 2(1) (2007) </w:t>
      </w:r>
      <w:r w:rsidRPr="00136012">
        <w:rPr>
          <w:rFonts w:ascii="Times New Roman" w:hAnsi="Times New Roman" w:cs="Times New Roman"/>
          <w:sz w:val="20"/>
          <w:szCs w:val="20"/>
          <w:shd w:val="clear" w:color="auto" w:fill="FFFFFF"/>
        </w:rPr>
        <w:t>https://doi.org/10.2202/1934-2659.1024</w:t>
      </w:r>
      <w:r w:rsidRPr="00136012">
        <w:rPr>
          <w:rFonts w:ascii="Times New Roman" w:hAnsi="Times New Roman" w:cs="Times New Roman"/>
          <w:sz w:val="20"/>
          <w:szCs w:val="20"/>
          <w:lang w:eastAsia="pl-PL"/>
        </w:rPr>
        <w:t>.</w:t>
      </w:r>
    </w:p>
    <w:p w14:paraId="387771DB" w14:textId="77777777" w:rsidR="00CE71E8" w:rsidRPr="00136012" w:rsidRDefault="00CE71E8" w:rsidP="00CE71E8">
      <w:pPr>
        <w:pStyle w:val="ListParagraph"/>
        <w:numPr>
          <w:ilvl w:val="0"/>
          <w:numId w:val="2"/>
        </w:numPr>
        <w:spacing w:after="0"/>
        <w:jc w:val="both"/>
        <w:rPr>
          <w:rFonts w:ascii="Times New Roman" w:hAnsi="Times New Roman" w:cs="Times New Roman"/>
          <w:sz w:val="20"/>
          <w:szCs w:val="20"/>
          <w:lang w:eastAsia="pl-PL"/>
        </w:rPr>
      </w:pPr>
      <w:r w:rsidRPr="00136012">
        <w:rPr>
          <w:rFonts w:ascii="Times New Roman" w:hAnsi="Times New Roman" w:cs="Times New Roman"/>
          <w:sz w:val="20"/>
          <w:szCs w:val="20"/>
          <w:lang w:val="pl-PL" w:eastAsia="pl-PL"/>
        </w:rPr>
        <w:t>S. Syafiie, F. Tadeo, E. Martinez, T. Alvarez</w:t>
      </w:r>
      <w:r w:rsidRPr="00136012">
        <w:rPr>
          <w:rFonts w:ascii="Times New Roman" w:eastAsia="OnemtmiguAAAA" w:hAnsi="Times New Roman" w:cs="Times New Roman"/>
          <w:sz w:val="20"/>
          <w:szCs w:val="20"/>
          <w:lang w:val="pl-PL" w:eastAsia="pl-PL"/>
        </w:rPr>
        <w:t xml:space="preserve">. </w:t>
      </w:r>
      <w:r w:rsidRPr="00136012">
        <w:rPr>
          <w:rFonts w:ascii="Times New Roman" w:hAnsi="Times New Roman" w:cs="Times New Roman"/>
          <w:sz w:val="20"/>
          <w:szCs w:val="20"/>
          <w:lang w:eastAsia="pl-PL"/>
        </w:rPr>
        <w:t xml:space="preserve">Model-free control based on reinforcement learning for a wastewater treatment problem. </w:t>
      </w:r>
      <w:r w:rsidRPr="00136012">
        <w:rPr>
          <w:rFonts w:ascii="Times New Roman" w:hAnsi="Times New Roman" w:cs="Times New Roman"/>
          <w:iCs/>
          <w:sz w:val="20"/>
          <w:szCs w:val="20"/>
          <w:lang w:eastAsia="pl-PL"/>
        </w:rPr>
        <w:t>Applied Soft Computing</w:t>
      </w:r>
      <w:r w:rsidRPr="00136012">
        <w:rPr>
          <w:rFonts w:ascii="Times New Roman" w:hAnsi="Times New Roman" w:cs="Times New Roman"/>
          <w:sz w:val="20"/>
          <w:szCs w:val="20"/>
          <w:lang w:eastAsia="pl-PL"/>
        </w:rPr>
        <w:t xml:space="preserve"> 11 (2011) 73–82.</w:t>
      </w:r>
    </w:p>
    <w:p w14:paraId="387771DC" w14:textId="77777777" w:rsidR="00CE71E8" w:rsidRPr="00136012" w:rsidRDefault="00CE71E8" w:rsidP="00CE71E8">
      <w:pPr>
        <w:pStyle w:val="ListParagraph"/>
        <w:numPr>
          <w:ilvl w:val="0"/>
          <w:numId w:val="2"/>
        </w:numPr>
        <w:spacing w:after="0"/>
        <w:jc w:val="both"/>
        <w:rPr>
          <w:rFonts w:ascii="Times New Roman" w:hAnsi="Times New Roman" w:cs="Times New Roman"/>
          <w:bCs/>
          <w:sz w:val="20"/>
          <w:szCs w:val="20"/>
          <w:lang w:val="en-GB"/>
        </w:rPr>
      </w:pPr>
      <w:r w:rsidRPr="00136012">
        <w:rPr>
          <w:rFonts w:ascii="Times New Roman" w:hAnsi="Times New Roman" w:cs="Times New Roman"/>
          <w:sz w:val="20"/>
          <w:szCs w:val="20"/>
          <w:lang w:eastAsia="pl-PL"/>
        </w:rPr>
        <w:t xml:space="preserve">E.Y. </w:t>
      </w:r>
      <w:proofErr w:type="spellStart"/>
      <w:r w:rsidRPr="00136012">
        <w:rPr>
          <w:rFonts w:ascii="Times New Roman" w:hAnsi="Times New Roman" w:cs="Times New Roman"/>
          <w:sz w:val="20"/>
          <w:szCs w:val="20"/>
          <w:lang w:eastAsia="pl-PL"/>
        </w:rPr>
        <w:t>Emori</w:t>
      </w:r>
      <w:proofErr w:type="spellEnd"/>
      <w:r w:rsidRPr="00136012">
        <w:rPr>
          <w:rFonts w:ascii="Times New Roman" w:hAnsi="Times New Roman" w:cs="Times New Roman"/>
          <w:sz w:val="20"/>
          <w:szCs w:val="20"/>
          <w:lang w:eastAsia="pl-PL"/>
        </w:rPr>
        <w:t xml:space="preserve">, M.A.S.S. </w:t>
      </w:r>
      <w:proofErr w:type="spellStart"/>
      <w:r w:rsidRPr="00136012">
        <w:rPr>
          <w:rFonts w:ascii="Times New Roman" w:hAnsi="Times New Roman" w:cs="Times New Roman"/>
          <w:sz w:val="20"/>
          <w:szCs w:val="20"/>
          <w:lang w:eastAsia="pl-PL"/>
        </w:rPr>
        <w:t>Ravagnani</w:t>
      </w:r>
      <w:proofErr w:type="spellEnd"/>
      <w:r w:rsidRPr="00136012">
        <w:rPr>
          <w:rFonts w:ascii="Times New Roman" w:hAnsi="Times New Roman" w:cs="Times New Roman"/>
          <w:sz w:val="20"/>
          <w:szCs w:val="20"/>
          <w:lang w:eastAsia="pl-PL"/>
        </w:rPr>
        <w:t>, C.B.B. Costa. Application of a predictive Q-learning algorithm on the multiple-effect evaporator in a sugarcane ethanol biorefinery. Digital Chemical Engineering 5 (2022) 100049.</w:t>
      </w:r>
    </w:p>
    <w:p w14:paraId="387771DD" w14:textId="77777777" w:rsidR="00CE71E8" w:rsidRPr="00136012" w:rsidRDefault="00CE71E8" w:rsidP="00CE71E8">
      <w:pPr>
        <w:pStyle w:val="ListParagraph"/>
        <w:numPr>
          <w:ilvl w:val="0"/>
          <w:numId w:val="2"/>
        </w:numPr>
        <w:spacing w:after="0"/>
        <w:jc w:val="both"/>
        <w:rPr>
          <w:rFonts w:ascii="Times New Roman" w:hAnsi="Times New Roman" w:cs="Times New Roman"/>
          <w:sz w:val="20"/>
          <w:szCs w:val="20"/>
        </w:rPr>
      </w:pPr>
      <w:r w:rsidRPr="00136012">
        <w:rPr>
          <w:rFonts w:ascii="Times New Roman" w:hAnsi="Times New Roman" w:cs="Times New Roman"/>
          <w:sz w:val="20"/>
          <w:szCs w:val="20"/>
          <w:lang w:val="pl-PL"/>
        </w:rPr>
        <w:t xml:space="preserve">R. Kosuro, S. Liu, W. Shi. </w:t>
      </w:r>
      <w:r w:rsidRPr="00136012">
        <w:rPr>
          <w:rFonts w:ascii="Times New Roman" w:hAnsi="Times New Roman" w:cs="Times New Roman"/>
          <w:sz w:val="20"/>
          <w:szCs w:val="20"/>
        </w:rPr>
        <w:t>Deep reinforcement learning for stability enhancement of a variable wing speed DFIG system. Actuators 11 (2022) 203.</w:t>
      </w:r>
    </w:p>
    <w:p w14:paraId="387771DE" w14:textId="77777777" w:rsidR="00CE71E8" w:rsidRPr="00FB69FC" w:rsidRDefault="00CE71E8" w:rsidP="00CE71E8">
      <w:pPr>
        <w:pStyle w:val="ListParagraph"/>
        <w:numPr>
          <w:ilvl w:val="0"/>
          <w:numId w:val="2"/>
        </w:numPr>
        <w:spacing w:after="0"/>
        <w:jc w:val="both"/>
        <w:rPr>
          <w:rFonts w:ascii="Times New Roman" w:hAnsi="Times New Roman" w:cs="Times New Roman"/>
          <w:color w:val="000000" w:themeColor="text1"/>
          <w:sz w:val="20"/>
          <w:szCs w:val="20"/>
        </w:rPr>
      </w:pPr>
      <w:r w:rsidRPr="00136012">
        <w:rPr>
          <w:rFonts w:ascii="Times New Roman" w:hAnsi="Times New Roman" w:cs="Times New Roman"/>
          <w:sz w:val="20"/>
          <w:szCs w:val="20"/>
          <w:lang w:val="pl-PL"/>
        </w:rPr>
        <w:t xml:space="preserve">S. Tiistola, R.Ritala, M. Vilkko. </w:t>
      </w:r>
      <w:r w:rsidRPr="00136012">
        <w:rPr>
          <w:rFonts w:ascii="Times New Roman" w:hAnsi="Times New Roman" w:cs="Times New Roman"/>
          <w:sz w:val="20"/>
          <w:szCs w:val="20"/>
        </w:rPr>
        <w:t xml:space="preserve">Quantized measurements in Q-learning based model-free optimal control. </w:t>
      </w:r>
      <w:r w:rsidRPr="00FB69FC">
        <w:rPr>
          <w:rFonts w:ascii="Times New Roman" w:hAnsi="Times New Roman" w:cs="Times New Roman"/>
          <w:color w:val="000000" w:themeColor="text1"/>
          <w:sz w:val="20"/>
          <w:szCs w:val="20"/>
        </w:rPr>
        <w:t xml:space="preserve">IFAC </w:t>
      </w:r>
      <w:proofErr w:type="spellStart"/>
      <w:r w:rsidRPr="00FB69FC">
        <w:rPr>
          <w:rFonts w:ascii="Times New Roman" w:hAnsi="Times New Roman" w:cs="Times New Roman"/>
          <w:color w:val="000000" w:themeColor="text1"/>
          <w:sz w:val="20"/>
          <w:szCs w:val="20"/>
        </w:rPr>
        <w:t>PapersOnLine</w:t>
      </w:r>
      <w:proofErr w:type="spellEnd"/>
      <w:r w:rsidRPr="00FB69FC">
        <w:rPr>
          <w:rFonts w:ascii="Times New Roman" w:hAnsi="Times New Roman" w:cs="Times New Roman"/>
          <w:color w:val="000000" w:themeColor="text1"/>
          <w:sz w:val="20"/>
          <w:szCs w:val="20"/>
        </w:rPr>
        <w:t xml:space="preserve"> 53-2 (2020) 1640–1645.</w:t>
      </w:r>
    </w:p>
    <w:p w14:paraId="7EDDE87F" w14:textId="77777777" w:rsidR="00854B48" w:rsidRPr="00FB69FC" w:rsidRDefault="00854B48" w:rsidP="00854B48">
      <w:pPr>
        <w:pStyle w:val="ListParagraph"/>
        <w:numPr>
          <w:ilvl w:val="0"/>
          <w:numId w:val="2"/>
        </w:numPr>
        <w:spacing w:after="0"/>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R. de R. Faria, B. D. O. Capron, A. R. Secchi, M.B. Jr. de Souza. Where reinforcement learning meets process control: review and guidelines. Processes. 10 (2022) 2311, </w:t>
      </w:r>
      <w:r w:rsidRPr="00FB69FC">
        <w:rPr>
          <w:rFonts w:ascii="Times New Roman" w:hAnsi="Times New Roman" w:cs="Times New Roman"/>
          <w:color w:val="000000" w:themeColor="text1"/>
          <w:sz w:val="20"/>
          <w:szCs w:val="20"/>
          <w:shd w:val="clear" w:color="auto" w:fill="FFFFFF"/>
        </w:rPr>
        <w:t>https://doi.org/10.3390/pr10112311</w:t>
      </w:r>
      <w:r w:rsidRPr="00FB69FC">
        <w:rPr>
          <w:rFonts w:ascii="Times New Roman" w:hAnsi="Times New Roman" w:cs="Times New Roman"/>
          <w:color w:val="000000" w:themeColor="text1"/>
          <w:sz w:val="20"/>
          <w:szCs w:val="20"/>
        </w:rPr>
        <w:t>.</w:t>
      </w:r>
    </w:p>
    <w:p w14:paraId="222D57C2" w14:textId="77777777" w:rsidR="00854B48" w:rsidRPr="00FB69FC" w:rsidRDefault="00854B48" w:rsidP="00854B48">
      <w:pPr>
        <w:pStyle w:val="ListParagraph"/>
        <w:numPr>
          <w:ilvl w:val="0"/>
          <w:numId w:val="2"/>
        </w:numPr>
        <w:spacing w:after="0"/>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S.P.K. Spielberg, R.G. </w:t>
      </w:r>
      <w:proofErr w:type="spellStart"/>
      <w:r w:rsidRPr="00FB69FC">
        <w:rPr>
          <w:rFonts w:ascii="Times New Roman" w:hAnsi="Times New Roman" w:cs="Times New Roman"/>
          <w:color w:val="000000" w:themeColor="text1"/>
          <w:sz w:val="20"/>
          <w:szCs w:val="20"/>
        </w:rPr>
        <w:t>Gopaluni</w:t>
      </w:r>
      <w:proofErr w:type="spellEnd"/>
      <w:r w:rsidRPr="00FB69FC">
        <w:rPr>
          <w:rFonts w:ascii="Times New Roman" w:hAnsi="Times New Roman" w:cs="Times New Roman"/>
          <w:color w:val="000000" w:themeColor="text1"/>
          <w:sz w:val="20"/>
          <w:szCs w:val="20"/>
        </w:rPr>
        <w:t>, P.D. Loewen. Deep reinforcement learning approaches for process control. 6</w:t>
      </w:r>
      <w:r w:rsidRPr="00FB69FC">
        <w:rPr>
          <w:rFonts w:ascii="Times New Roman" w:hAnsi="Times New Roman" w:cs="Times New Roman"/>
          <w:color w:val="000000" w:themeColor="text1"/>
          <w:sz w:val="20"/>
          <w:szCs w:val="20"/>
          <w:vertAlign w:val="superscript"/>
        </w:rPr>
        <w:t>th</w:t>
      </w:r>
      <w:r w:rsidRPr="00FB69FC">
        <w:rPr>
          <w:rFonts w:ascii="Times New Roman" w:hAnsi="Times New Roman" w:cs="Times New Roman"/>
          <w:color w:val="000000" w:themeColor="text1"/>
          <w:sz w:val="20"/>
          <w:szCs w:val="20"/>
        </w:rPr>
        <w:t xml:space="preserve"> International Symposium on Advanced Control of Industrial Processes (</w:t>
      </w:r>
      <w:proofErr w:type="spellStart"/>
      <w:r w:rsidRPr="00FB69FC">
        <w:rPr>
          <w:rFonts w:ascii="Times New Roman" w:hAnsi="Times New Roman" w:cs="Times New Roman"/>
          <w:color w:val="000000" w:themeColor="text1"/>
          <w:sz w:val="20"/>
          <w:szCs w:val="20"/>
        </w:rPr>
        <w:t>AdCONIP</w:t>
      </w:r>
      <w:proofErr w:type="spellEnd"/>
      <w:r w:rsidRPr="00FB69FC">
        <w:rPr>
          <w:rFonts w:ascii="Times New Roman" w:hAnsi="Times New Roman" w:cs="Times New Roman"/>
          <w:color w:val="000000" w:themeColor="text1"/>
          <w:sz w:val="20"/>
          <w:szCs w:val="20"/>
        </w:rPr>
        <w:t>), Taipei, Taiwan (2017) 201-206.</w:t>
      </w:r>
    </w:p>
    <w:p w14:paraId="408C7EA0" w14:textId="77777777" w:rsidR="00854B48" w:rsidRPr="00FB69FC" w:rsidRDefault="00854B48" w:rsidP="00854B48">
      <w:pPr>
        <w:pStyle w:val="ListParagraph"/>
        <w:numPr>
          <w:ilvl w:val="0"/>
          <w:numId w:val="2"/>
        </w:numPr>
        <w:spacing w:after="0"/>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J. Deng, S. </w:t>
      </w:r>
      <w:proofErr w:type="spellStart"/>
      <w:r w:rsidRPr="00FB69FC">
        <w:rPr>
          <w:rFonts w:ascii="Times New Roman" w:hAnsi="Times New Roman" w:cs="Times New Roman"/>
          <w:color w:val="000000" w:themeColor="text1"/>
          <w:sz w:val="20"/>
          <w:szCs w:val="20"/>
        </w:rPr>
        <w:t>Sierla</w:t>
      </w:r>
      <w:proofErr w:type="spellEnd"/>
      <w:r w:rsidRPr="00FB69FC">
        <w:rPr>
          <w:rFonts w:ascii="Times New Roman" w:hAnsi="Times New Roman" w:cs="Times New Roman"/>
          <w:color w:val="000000" w:themeColor="text1"/>
          <w:sz w:val="20"/>
          <w:szCs w:val="20"/>
        </w:rPr>
        <w:t xml:space="preserve">, J. Sun, V. </w:t>
      </w:r>
      <w:proofErr w:type="spellStart"/>
      <w:r w:rsidRPr="00FB69FC">
        <w:rPr>
          <w:rFonts w:ascii="Times New Roman" w:hAnsi="Times New Roman" w:cs="Times New Roman"/>
          <w:color w:val="000000" w:themeColor="text1"/>
          <w:sz w:val="20"/>
          <w:szCs w:val="20"/>
        </w:rPr>
        <w:t>Vyatkin</w:t>
      </w:r>
      <w:proofErr w:type="spellEnd"/>
      <w:r w:rsidRPr="00FB69FC">
        <w:rPr>
          <w:rFonts w:ascii="Times New Roman" w:hAnsi="Times New Roman" w:cs="Times New Roman"/>
          <w:color w:val="000000" w:themeColor="text1"/>
          <w:sz w:val="20"/>
          <w:szCs w:val="20"/>
        </w:rPr>
        <w:t>. Reinforcement learning for industrial process control: a case study in flatness control in steel industry. Computers in Industry 143 (2022) 103748.</w:t>
      </w:r>
    </w:p>
    <w:p w14:paraId="68E28F19" w14:textId="77777777" w:rsidR="00854B48" w:rsidRPr="00FB69FC" w:rsidRDefault="00854B48" w:rsidP="00854B48">
      <w:pPr>
        <w:pStyle w:val="ListParagraph"/>
        <w:numPr>
          <w:ilvl w:val="0"/>
          <w:numId w:val="2"/>
        </w:numPr>
        <w:spacing w:after="0"/>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G.S. Ponticelli, M. </w:t>
      </w:r>
      <w:proofErr w:type="spellStart"/>
      <w:r w:rsidRPr="00FB69FC">
        <w:rPr>
          <w:rFonts w:ascii="Times New Roman" w:hAnsi="Times New Roman" w:cs="Times New Roman"/>
          <w:color w:val="000000" w:themeColor="text1"/>
          <w:sz w:val="20"/>
          <w:szCs w:val="20"/>
        </w:rPr>
        <w:t>Gallao</w:t>
      </w:r>
      <w:proofErr w:type="spellEnd"/>
      <w:r w:rsidRPr="00FB69FC">
        <w:rPr>
          <w:rFonts w:ascii="Times New Roman" w:hAnsi="Times New Roman" w:cs="Times New Roman"/>
          <w:color w:val="000000" w:themeColor="text1"/>
          <w:sz w:val="20"/>
          <w:szCs w:val="20"/>
        </w:rPr>
        <w:t xml:space="preserve">, I. Cacciotti, O. Giannini, S. Guarino, A. </w:t>
      </w:r>
      <w:proofErr w:type="spellStart"/>
      <w:r w:rsidRPr="00FB69FC">
        <w:rPr>
          <w:rFonts w:ascii="Times New Roman" w:hAnsi="Times New Roman" w:cs="Times New Roman"/>
          <w:color w:val="000000" w:themeColor="text1"/>
          <w:sz w:val="20"/>
          <w:szCs w:val="20"/>
        </w:rPr>
        <w:t>Budelli</w:t>
      </w:r>
      <w:proofErr w:type="spellEnd"/>
      <w:r w:rsidRPr="00FB69FC">
        <w:rPr>
          <w:rFonts w:ascii="Times New Roman" w:hAnsi="Times New Roman" w:cs="Times New Roman"/>
          <w:color w:val="000000" w:themeColor="text1"/>
          <w:sz w:val="20"/>
          <w:szCs w:val="20"/>
        </w:rPr>
        <w:t xml:space="preserve">, R. Nigro. Genetic algorithms for optimal control of Lactic Fermentation: modelling the Lactobacillus </w:t>
      </w:r>
      <w:proofErr w:type="spellStart"/>
      <w:r w:rsidRPr="00FB69FC">
        <w:rPr>
          <w:rFonts w:ascii="Times New Roman" w:hAnsi="Times New Roman" w:cs="Times New Roman"/>
          <w:color w:val="000000" w:themeColor="text1"/>
          <w:sz w:val="20"/>
          <w:szCs w:val="20"/>
        </w:rPr>
        <w:t>paracasei</w:t>
      </w:r>
      <w:proofErr w:type="spellEnd"/>
      <w:r w:rsidRPr="00FB69FC">
        <w:rPr>
          <w:rFonts w:ascii="Times New Roman" w:hAnsi="Times New Roman" w:cs="Times New Roman"/>
          <w:color w:val="000000" w:themeColor="text1"/>
          <w:sz w:val="20"/>
          <w:szCs w:val="20"/>
        </w:rPr>
        <w:t xml:space="preserve"> CBA L74 growth on rice flour substrate. Applied Sciences 13 (2022) 582, </w:t>
      </w:r>
      <w:r w:rsidRPr="00FB69FC">
        <w:rPr>
          <w:rFonts w:ascii="Times New Roman" w:hAnsi="Times New Roman" w:cs="Times New Roman"/>
          <w:color w:val="000000" w:themeColor="text1"/>
          <w:sz w:val="20"/>
          <w:szCs w:val="20"/>
          <w:shd w:val="clear" w:color="auto" w:fill="FFFFFF"/>
        </w:rPr>
        <w:t> </w:t>
      </w:r>
      <w:hyperlink r:id="rId35" w:history="1">
        <w:r w:rsidRPr="00FB69FC">
          <w:rPr>
            <w:rStyle w:val="Hyperlink"/>
            <w:rFonts w:ascii="Times New Roman" w:hAnsi="Times New Roman" w:cs="Times New Roman"/>
            <w:color w:val="000000" w:themeColor="text1"/>
            <w:sz w:val="20"/>
            <w:szCs w:val="20"/>
            <w:u w:val="none"/>
            <w:shd w:val="clear" w:color="auto" w:fill="FFFFFF"/>
          </w:rPr>
          <w:t>https://doi.org/10.3390/app13010582</w:t>
        </w:r>
      </w:hyperlink>
      <w:r w:rsidRPr="00FB69FC">
        <w:rPr>
          <w:rFonts w:ascii="Times New Roman" w:hAnsi="Times New Roman" w:cs="Times New Roman"/>
          <w:color w:val="000000" w:themeColor="text1"/>
          <w:sz w:val="20"/>
          <w:szCs w:val="20"/>
        </w:rPr>
        <w:t>.</w:t>
      </w:r>
    </w:p>
    <w:p w14:paraId="56989D27" w14:textId="77777777" w:rsidR="00854B48" w:rsidRPr="00FB69FC" w:rsidRDefault="00854B48" w:rsidP="00854B48">
      <w:pPr>
        <w:pStyle w:val="ListParagraph"/>
        <w:numPr>
          <w:ilvl w:val="0"/>
          <w:numId w:val="2"/>
        </w:numPr>
        <w:spacing w:after="0"/>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H. Wang, S. Xu, H. Hu. PID controller for PMSM speed control based on improved quantum genetic algorithm optimization. IEEE Access 11 (2023) 61091-61102.</w:t>
      </w:r>
    </w:p>
    <w:p w14:paraId="16859BBA" w14:textId="0B5E74E0" w:rsidR="00854B48" w:rsidRPr="00FB69FC" w:rsidRDefault="00854B48" w:rsidP="00CE71E8">
      <w:pPr>
        <w:pStyle w:val="ListParagraph"/>
        <w:numPr>
          <w:ilvl w:val="0"/>
          <w:numId w:val="2"/>
        </w:numPr>
        <w:spacing w:after="0"/>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L. Chen, H. Liang, Y. Pan, T. Li. Human-in-the-loop consensus tracking control for UAV systems via an improved prescribed performance approach. IEEE Transactions on Aerospace and Electronic Systems (2023) DOI 10.1109/TAES.2023.3304283.</w:t>
      </w:r>
    </w:p>
    <w:p w14:paraId="778E038F" w14:textId="78E52233" w:rsidR="006945B9" w:rsidRPr="00FB69FC" w:rsidRDefault="000E06EF" w:rsidP="00CE71E8">
      <w:pPr>
        <w:pStyle w:val="ListParagraph"/>
        <w:numPr>
          <w:ilvl w:val="0"/>
          <w:numId w:val="2"/>
        </w:numPr>
        <w:spacing w:after="0"/>
        <w:jc w:val="both"/>
        <w:rPr>
          <w:rFonts w:ascii="Times New Roman" w:hAnsi="Times New Roman" w:cs="Times New Roman"/>
          <w:color w:val="000000" w:themeColor="text1"/>
          <w:sz w:val="20"/>
          <w:szCs w:val="20"/>
        </w:rPr>
      </w:pPr>
      <w:r w:rsidRPr="00FB69FC">
        <w:rPr>
          <w:rFonts w:ascii="Times New Roman" w:hAnsi="Times New Roman" w:cs="Times New Roman"/>
          <w:color w:val="000000" w:themeColor="text1"/>
          <w:sz w:val="20"/>
          <w:szCs w:val="20"/>
        </w:rPr>
        <w:t xml:space="preserve">M. Wang, H. Liang, Y. Pan, X. Xie. A new privacy preservation mechanism and a gain iterative disturbance observer for multiagent systems. IEEE Transactions on Network Science and Engineering (2023) </w:t>
      </w:r>
      <w:r w:rsidRPr="00FB69FC">
        <w:rPr>
          <w:rFonts w:ascii="Times New Roman" w:hAnsi="Times New Roman" w:cs="Times New Roman"/>
          <w:color w:val="000000" w:themeColor="text1"/>
          <w:sz w:val="20"/>
          <w:szCs w:val="20"/>
          <w:shd w:val="clear" w:color="auto" w:fill="FFFFFF"/>
        </w:rPr>
        <w:t>DOI: 10.1109/TNSE.2023.3299614.</w:t>
      </w:r>
    </w:p>
    <w:p w14:paraId="387771DF" w14:textId="77777777" w:rsidR="00CE71E8" w:rsidRPr="00136012" w:rsidRDefault="00CE71E8" w:rsidP="00CE71E8">
      <w:pPr>
        <w:pStyle w:val="ListParagraph"/>
        <w:numPr>
          <w:ilvl w:val="0"/>
          <w:numId w:val="2"/>
        </w:numPr>
        <w:spacing w:after="0"/>
        <w:jc w:val="both"/>
        <w:rPr>
          <w:rFonts w:ascii="Times New Roman" w:hAnsi="Times New Roman" w:cs="Times New Roman"/>
          <w:sz w:val="20"/>
          <w:szCs w:val="20"/>
        </w:rPr>
      </w:pPr>
      <w:r w:rsidRPr="00FB69FC">
        <w:rPr>
          <w:rFonts w:ascii="Times New Roman" w:hAnsi="Times New Roman" w:cs="Times New Roman"/>
          <w:color w:val="000000" w:themeColor="text1"/>
          <w:sz w:val="20"/>
          <w:szCs w:val="20"/>
          <w:lang w:val="pl-PL"/>
        </w:rPr>
        <w:t xml:space="preserve">S. Zarrabian, R. Belkacemi, A.A. Babalola. </w:t>
      </w:r>
      <w:r w:rsidRPr="00FB69FC">
        <w:rPr>
          <w:rFonts w:ascii="Times New Roman" w:hAnsi="Times New Roman" w:cs="Times New Roman"/>
          <w:color w:val="000000" w:themeColor="text1"/>
          <w:sz w:val="20"/>
          <w:szCs w:val="20"/>
        </w:rPr>
        <w:t xml:space="preserve">Reinforcement learning approach for congestion management and cascading failure prevention with experimental application. Electric Power Systems Research 141 (2016) </w:t>
      </w:r>
      <w:r w:rsidRPr="00136012">
        <w:rPr>
          <w:rFonts w:ascii="Times New Roman" w:hAnsi="Times New Roman" w:cs="Times New Roman"/>
          <w:sz w:val="20"/>
          <w:szCs w:val="20"/>
        </w:rPr>
        <w:t>179–190.</w:t>
      </w:r>
    </w:p>
    <w:p w14:paraId="387771E0" w14:textId="77777777" w:rsidR="00CE71E8" w:rsidRPr="00136012" w:rsidRDefault="00CE71E8" w:rsidP="00CE71E8">
      <w:pPr>
        <w:pStyle w:val="ListParagraph"/>
        <w:numPr>
          <w:ilvl w:val="0"/>
          <w:numId w:val="2"/>
        </w:numPr>
        <w:spacing w:after="0"/>
        <w:jc w:val="both"/>
        <w:rPr>
          <w:rFonts w:ascii="Times New Roman" w:hAnsi="Times New Roman" w:cs="Times New Roman"/>
          <w:sz w:val="20"/>
          <w:szCs w:val="20"/>
        </w:rPr>
      </w:pPr>
      <w:r w:rsidRPr="00136012">
        <w:rPr>
          <w:rFonts w:ascii="Times New Roman" w:hAnsi="Times New Roman" w:cs="Times New Roman"/>
          <w:sz w:val="20"/>
          <w:szCs w:val="20"/>
        </w:rPr>
        <w:t>E.S. Low, P. Ong, K.C. Cheah. Solving the optimal path planning of a mobile robot using improved Q-learning, Robotics and Autonomous Systems 115 (2019) 143–161.</w:t>
      </w:r>
    </w:p>
    <w:p w14:paraId="387771E1" w14:textId="77777777" w:rsidR="00CE71E8" w:rsidRPr="00124BF1" w:rsidRDefault="00CE71E8" w:rsidP="00CE71E8">
      <w:pPr>
        <w:pStyle w:val="ListParagraph"/>
        <w:numPr>
          <w:ilvl w:val="0"/>
          <w:numId w:val="2"/>
        </w:numPr>
        <w:spacing w:after="0"/>
        <w:jc w:val="both"/>
        <w:rPr>
          <w:rFonts w:ascii="Times New Roman" w:hAnsi="Times New Roman" w:cs="Times New Roman"/>
          <w:sz w:val="20"/>
          <w:szCs w:val="20"/>
        </w:rPr>
      </w:pPr>
      <w:r w:rsidRPr="00124BF1">
        <w:rPr>
          <w:rFonts w:ascii="Times New Roman" w:hAnsi="Times New Roman" w:cs="Times New Roman"/>
          <w:sz w:val="20"/>
          <w:szCs w:val="20"/>
        </w:rPr>
        <w:t>S.H. Kim, K.R. Song, Y. Kang, C. Hyon. On-line set-point optimization for intelligent supervisory control and improvement of Q-learning convergence. Control Engineering Practice 114 (2021).</w:t>
      </w:r>
    </w:p>
    <w:p w14:paraId="387771E2" w14:textId="77777777" w:rsidR="00CE71E8" w:rsidRPr="00124BF1" w:rsidRDefault="00CE71E8" w:rsidP="00CE71E8">
      <w:pPr>
        <w:pStyle w:val="ListParagraph"/>
        <w:numPr>
          <w:ilvl w:val="0"/>
          <w:numId w:val="2"/>
        </w:numPr>
        <w:spacing w:after="0"/>
        <w:jc w:val="both"/>
        <w:rPr>
          <w:rFonts w:ascii="Times New Roman" w:hAnsi="Times New Roman" w:cs="Times New Roman"/>
          <w:noProof/>
          <w:sz w:val="20"/>
          <w:szCs w:val="20"/>
        </w:rPr>
      </w:pPr>
      <w:r w:rsidRPr="00124BF1">
        <w:rPr>
          <w:rFonts w:ascii="Times New Roman" w:hAnsi="Times New Roman" w:cs="Times New Roman"/>
          <w:sz w:val="20"/>
          <w:szCs w:val="20"/>
        </w:rPr>
        <w:t>K. Stebel. Practical aspects of the model-free learning control initialization. 20th International Conference on Methods and Models in Automation and Robotics (MMAR), (2015) 453-458.</w:t>
      </w:r>
    </w:p>
    <w:p w14:paraId="387771E3" w14:textId="77777777" w:rsidR="00CE71E8" w:rsidRPr="00124BF1" w:rsidRDefault="00CE71E8" w:rsidP="00CE71E8">
      <w:pPr>
        <w:pStyle w:val="ListParagraph"/>
        <w:numPr>
          <w:ilvl w:val="0"/>
          <w:numId w:val="2"/>
        </w:numPr>
        <w:spacing w:after="0"/>
        <w:jc w:val="both"/>
        <w:rPr>
          <w:rFonts w:ascii="Times New Roman" w:hAnsi="Times New Roman" w:cs="Times New Roman"/>
          <w:sz w:val="20"/>
          <w:szCs w:val="20"/>
        </w:rPr>
      </w:pPr>
      <w:r w:rsidRPr="00124BF1">
        <w:rPr>
          <w:rFonts w:ascii="Times New Roman" w:hAnsi="Times New Roman" w:cs="Times New Roman"/>
          <w:sz w:val="20"/>
          <w:szCs w:val="20"/>
        </w:rPr>
        <w:t>J. Musial, K. Stebel, J. Czeczot. Self-improving controller for a class of dynamical processes based on Q-learning technique. Archives of Control Sciences 31(3) (2021) 527-551.</w:t>
      </w:r>
    </w:p>
    <w:p w14:paraId="387771E4" w14:textId="77777777" w:rsidR="00CE71E8" w:rsidRPr="00124BF1" w:rsidRDefault="00CE71E8" w:rsidP="00CE71E8">
      <w:pPr>
        <w:pStyle w:val="ListParagraph"/>
        <w:numPr>
          <w:ilvl w:val="0"/>
          <w:numId w:val="2"/>
        </w:numPr>
        <w:spacing w:after="0"/>
        <w:jc w:val="both"/>
        <w:rPr>
          <w:rFonts w:ascii="Times New Roman" w:hAnsi="Times New Roman" w:cs="Times New Roman"/>
          <w:sz w:val="20"/>
          <w:szCs w:val="20"/>
        </w:rPr>
      </w:pPr>
      <w:r w:rsidRPr="00124BF1">
        <w:rPr>
          <w:rFonts w:ascii="Times New Roman" w:hAnsi="Times New Roman" w:cs="Times New Roman"/>
          <w:sz w:val="20"/>
          <w:szCs w:val="20"/>
        </w:rPr>
        <w:lastRenderedPageBreak/>
        <w:t xml:space="preserve">J. Musial, K. Stebel, J. Czeczot. </w:t>
      </w:r>
      <w:r w:rsidRPr="00124BF1">
        <w:rPr>
          <w:rFonts w:ascii="Times New Roman" w:hAnsi="Times New Roman" w:cs="Times New Roman"/>
          <w:sz w:val="20"/>
          <w:szCs w:val="20"/>
          <w:shd w:val="clear" w:color="auto" w:fill="FFFFFF"/>
        </w:rPr>
        <w:t xml:space="preserve">Implementation aspects of Q-learning controller for a class of dynamical processes. </w:t>
      </w:r>
      <w:r w:rsidRPr="00124BF1">
        <w:rPr>
          <w:rStyle w:val="Emphasis"/>
          <w:rFonts w:ascii="Times New Roman" w:hAnsi="Times New Roman" w:cs="Times New Roman"/>
          <w:i w:val="0"/>
          <w:iCs w:val="0"/>
          <w:sz w:val="20"/>
          <w:szCs w:val="20"/>
          <w:shd w:val="clear" w:color="auto" w:fill="FFFFFF"/>
        </w:rPr>
        <w:t>2022 26th International Conference on Methods and Models in Automation and Robotics (MMAR)</w:t>
      </w:r>
      <w:r w:rsidRPr="00124BF1">
        <w:rPr>
          <w:rFonts w:ascii="Times New Roman" w:hAnsi="Times New Roman" w:cs="Times New Roman"/>
          <w:i/>
          <w:iCs/>
          <w:sz w:val="20"/>
          <w:szCs w:val="20"/>
          <w:shd w:val="clear" w:color="auto" w:fill="FFFFFF"/>
        </w:rPr>
        <w:t>,</w:t>
      </w:r>
      <w:r w:rsidRPr="00124BF1">
        <w:rPr>
          <w:rFonts w:ascii="Times New Roman" w:hAnsi="Times New Roman" w:cs="Times New Roman"/>
          <w:sz w:val="20"/>
          <w:szCs w:val="20"/>
          <w:shd w:val="clear" w:color="auto" w:fill="FFFFFF"/>
        </w:rPr>
        <w:t xml:space="preserve"> </w:t>
      </w:r>
      <w:proofErr w:type="spellStart"/>
      <w:r w:rsidRPr="00124BF1">
        <w:rPr>
          <w:rFonts w:ascii="Times New Roman" w:hAnsi="Times New Roman" w:cs="Times New Roman"/>
          <w:sz w:val="20"/>
          <w:szCs w:val="20"/>
          <w:shd w:val="clear" w:color="auto" w:fill="FFFFFF"/>
        </w:rPr>
        <w:t>Międzyzdroje</w:t>
      </w:r>
      <w:proofErr w:type="spellEnd"/>
      <w:r w:rsidRPr="00124BF1">
        <w:rPr>
          <w:rFonts w:ascii="Times New Roman" w:hAnsi="Times New Roman" w:cs="Times New Roman"/>
          <w:sz w:val="20"/>
          <w:szCs w:val="20"/>
          <w:shd w:val="clear" w:color="auto" w:fill="FFFFFF"/>
        </w:rPr>
        <w:t xml:space="preserve">, Poland, (2022) 382-387, </w:t>
      </w:r>
      <w:proofErr w:type="spellStart"/>
      <w:r w:rsidRPr="00124BF1">
        <w:rPr>
          <w:rFonts w:ascii="Times New Roman" w:hAnsi="Times New Roman" w:cs="Times New Roman"/>
          <w:sz w:val="20"/>
          <w:szCs w:val="20"/>
          <w:shd w:val="clear" w:color="auto" w:fill="FFFFFF"/>
        </w:rPr>
        <w:t>doi</w:t>
      </w:r>
      <w:proofErr w:type="spellEnd"/>
      <w:r w:rsidRPr="00124BF1">
        <w:rPr>
          <w:rFonts w:ascii="Times New Roman" w:hAnsi="Times New Roman" w:cs="Times New Roman"/>
          <w:sz w:val="20"/>
          <w:szCs w:val="20"/>
          <w:shd w:val="clear" w:color="auto" w:fill="FFFFFF"/>
        </w:rPr>
        <w:t>: 10.1109/MMAR55195.2022.9874270.</w:t>
      </w:r>
    </w:p>
    <w:p w14:paraId="387771E5" w14:textId="77777777" w:rsidR="00CE71E8" w:rsidRPr="00124BF1" w:rsidRDefault="00CE71E8" w:rsidP="00CE71E8">
      <w:pPr>
        <w:pStyle w:val="ListParagraph"/>
        <w:numPr>
          <w:ilvl w:val="0"/>
          <w:numId w:val="2"/>
        </w:numPr>
        <w:spacing w:after="0"/>
        <w:jc w:val="both"/>
        <w:rPr>
          <w:rFonts w:ascii="Times New Roman" w:hAnsi="Times New Roman" w:cs="Times New Roman"/>
          <w:sz w:val="20"/>
          <w:szCs w:val="20"/>
        </w:rPr>
      </w:pPr>
      <w:r w:rsidRPr="00124BF1">
        <w:rPr>
          <w:rFonts w:ascii="Times New Roman" w:hAnsi="Times New Roman" w:cs="Times New Roman"/>
          <w:sz w:val="20"/>
          <w:szCs w:val="20"/>
        </w:rPr>
        <w:t xml:space="preserve">B. Jang, M. Kim, G. </w:t>
      </w:r>
      <w:proofErr w:type="spellStart"/>
      <w:r w:rsidRPr="00124BF1">
        <w:rPr>
          <w:rFonts w:ascii="Times New Roman" w:hAnsi="Times New Roman" w:cs="Times New Roman"/>
          <w:sz w:val="20"/>
          <w:szCs w:val="20"/>
        </w:rPr>
        <w:t>Harerimana</w:t>
      </w:r>
      <w:proofErr w:type="spellEnd"/>
      <w:r w:rsidRPr="00124BF1">
        <w:rPr>
          <w:rFonts w:ascii="Times New Roman" w:hAnsi="Times New Roman" w:cs="Times New Roman"/>
          <w:sz w:val="20"/>
          <w:szCs w:val="20"/>
        </w:rPr>
        <w:t>, J.W. Kim. Q-learning algorithms: a comprehensive classification and applications. IEEE Access 7 (2019) 133653-133667.</w:t>
      </w:r>
    </w:p>
    <w:p w14:paraId="387771E6" w14:textId="77777777" w:rsidR="00CE71E8" w:rsidRPr="00124BF1" w:rsidRDefault="00CE71E8" w:rsidP="00CE71E8">
      <w:pPr>
        <w:pStyle w:val="ListParagraph"/>
        <w:numPr>
          <w:ilvl w:val="0"/>
          <w:numId w:val="2"/>
        </w:numPr>
        <w:spacing w:after="0"/>
        <w:jc w:val="both"/>
        <w:rPr>
          <w:rFonts w:ascii="Times New Roman" w:hAnsi="Times New Roman" w:cs="Times New Roman"/>
          <w:noProof/>
          <w:sz w:val="20"/>
          <w:szCs w:val="20"/>
        </w:rPr>
      </w:pPr>
      <w:r w:rsidRPr="00124BF1">
        <w:rPr>
          <w:rFonts w:ascii="Times New Roman" w:hAnsi="Times New Roman" w:cs="Times New Roman"/>
          <w:noProof/>
          <w:sz w:val="20"/>
          <w:szCs w:val="20"/>
        </w:rPr>
        <w:t>S.R. Sinclair, S. Banerjee, Ch.L. Yu. Adaptive discretization for episodic reinforcement learning in metric spaces. Proc. ACM Meas. Anal. Comput. Syst. 3(3) (2019) article 55.</w:t>
      </w:r>
    </w:p>
    <w:p w14:paraId="387771E7" w14:textId="77777777" w:rsidR="00CE71E8" w:rsidRPr="00124BF1" w:rsidRDefault="00CE71E8" w:rsidP="00CE71E8">
      <w:pPr>
        <w:pStyle w:val="ListParagraph"/>
        <w:numPr>
          <w:ilvl w:val="0"/>
          <w:numId w:val="2"/>
        </w:numPr>
        <w:spacing w:after="0"/>
        <w:jc w:val="both"/>
        <w:rPr>
          <w:rFonts w:ascii="Times New Roman" w:hAnsi="Times New Roman" w:cs="Times New Roman"/>
          <w:sz w:val="20"/>
          <w:szCs w:val="20"/>
          <w:lang w:eastAsia="pl-PL"/>
        </w:rPr>
      </w:pPr>
      <w:r w:rsidRPr="00124BF1">
        <w:rPr>
          <w:rFonts w:ascii="Times New Roman" w:hAnsi="Times New Roman" w:cs="Times New Roman"/>
          <w:sz w:val="20"/>
          <w:szCs w:val="20"/>
          <w:lang w:val="pl-PL"/>
        </w:rPr>
        <w:t xml:space="preserve">S. Syafiie, F. Tadeo, E. Martinez. </w:t>
      </w:r>
      <w:proofErr w:type="spellStart"/>
      <w:r w:rsidRPr="00124BF1">
        <w:rPr>
          <w:rFonts w:ascii="Times New Roman" w:hAnsi="Times New Roman" w:cs="Times New Roman"/>
          <w:sz w:val="20"/>
          <w:szCs w:val="20"/>
        </w:rPr>
        <w:t>Softmax</w:t>
      </w:r>
      <w:proofErr w:type="spellEnd"/>
      <w:r w:rsidRPr="00124BF1">
        <w:rPr>
          <w:rFonts w:ascii="Times New Roman" w:hAnsi="Times New Roman" w:cs="Times New Roman"/>
          <w:sz w:val="20"/>
          <w:szCs w:val="20"/>
        </w:rPr>
        <w:t xml:space="preserve"> and "ε-greedy” policies applied to process control. IFAC Proceedings 37 (2014) 729–734.</w:t>
      </w:r>
    </w:p>
    <w:p w14:paraId="387771E8" w14:textId="77777777" w:rsidR="00CE71E8" w:rsidRDefault="00CE71E8" w:rsidP="00CE71E8">
      <w:pPr>
        <w:pStyle w:val="ListParagraph"/>
        <w:numPr>
          <w:ilvl w:val="0"/>
          <w:numId w:val="2"/>
        </w:numPr>
        <w:spacing w:after="0"/>
        <w:jc w:val="both"/>
        <w:rPr>
          <w:rFonts w:ascii="Times New Roman" w:hAnsi="Times New Roman" w:cs="Times New Roman"/>
          <w:sz w:val="20"/>
          <w:szCs w:val="20"/>
        </w:rPr>
      </w:pPr>
      <w:r w:rsidRPr="00124BF1">
        <w:rPr>
          <w:rFonts w:ascii="Times New Roman" w:hAnsi="Times New Roman" w:cs="Times New Roman"/>
          <w:sz w:val="20"/>
          <w:szCs w:val="20"/>
        </w:rPr>
        <w:t>H.K. Lam, Q. Shi, B. Xiao, S.H. Tsai. Adaptive PID Controller Based on Q-learning Algorithm. CAAI Transactions on Intelligence Technology 3(4) (2018) 235–244.</w:t>
      </w:r>
    </w:p>
    <w:p w14:paraId="31D4D846" w14:textId="118678E6" w:rsidR="00740BFB" w:rsidRPr="00FB69FC" w:rsidRDefault="00740BFB" w:rsidP="00CE71E8">
      <w:pPr>
        <w:pStyle w:val="ListParagraph"/>
        <w:numPr>
          <w:ilvl w:val="0"/>
          <w:numId w:val="2"/>
        </w:numPr>
        <w:spacing w:after="0"/>
        <w:jc w:val="both"/>
        <w:rPr>
          <w:rFonts w:ascii="Times New Roman" w:hAnsi="Times New Roman" w:cs="Times New Roman"/>
          <w:color w:val="000000" w:themeColor="text1"/>
          <w:sz w:val="20"/>
          <w:szCs w:val="20"/>
        </w:rPr>
      </w:pPr>
      <w:r w:rsidRPr="00FB69FC">
        <w:rPr>
          <w:rFonts w:ascii="Times New Roman" w:hAnsi="Times New Roman" w:cs="Times New Roman"/>
          <w:noProof/>
          <w:color w:val="000000" w:themeColor="text1"/>
          <w:sz w:val="20"/>
          <w:szCs w:val="20"/>
        </w:rPr>
        <w:t>A. O’Dwyer. Handbook of PI and PID Controller Tuning Rules, IMPERIAL COLLEGE PRESS (2009).</w:t>
      </w:r>
    </w:p>
    <w:p w14:paraId="387771E9" w14:textId="77777777" w:rsidR="00CE71E8" w:rsidRPr="007F446B" w:rsidRDefault="00CE71E8" w:rsidP="00CE71E8">
      <w:pPr>
        <w:pStyle w:val="ListParagraph"/>
        <w:spacing w:after="0"/>
        <w:jc w:val="both"/>
        <w:rPr>
          <w:rFonts w:ascii="Times New Roman" w:hAnsi="Times New Roman" w:cs="Times New Roman"/>
          <w:bCs/>
          <w:sz w:val="20"/>
          <w:szCs w:val="20"/>
        </w:rPr>
      </w:pPr>
    </w:p>
    <w:p w14:paraId="387771EA" w14:textId="77777777" w:rsidR="003E3048" w:rsidRPr="007F446B" w:rsidRDefault="003E3048" w:rsidP="00F444FB">
      <w:pPr>
        <w:spacing w:after="0"/>
        <w:jc w:val="both"/>
        <w:rPr>
          <w:rFonts w:ascii="Times New Roman" w:hAnsi="Times New Roman" w:cs="Times New Roman"/>
          <w:sz w:val="20"/>
          <w:szCs w:val="20"/>
        </w:rPr>
      </w:pPr>
    </w:p>
    <w:sectPr w:rsidR="003E3048" w:rsidRPr="007F446B" w:rsidSect="0055029F">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D6997D" w14:textId="77777777" w:rsidR="00FB3076" w:rsidRDefault="00FB3076" w:rsidP="008820CA">
      <w:pPr>
        <w:spacing w:after="0" w:line="240" w:lineRule="auto"/>
      </w:pPr>
      <w:r>
        <w:separator/>
      </w:r>
    </w:p>
  </w:endnote>
  <w:endnote w:type="continuationSeparator" w:id="0">
    <w:p w14:paraId="10E2F1B6" w14:textId="77777777" w:rsidR="00FB3076" w:rsidRDefault="00FB3076" w:rsidP="00882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IHEJM D+ MTSY">
    <w:altName w:val="Arial Unicode MS"/>
    <w:panose1 w:val="00000000000000000000"/>
    <w:charset w:val="81"/>
    <w:family w:val="swiss"/>
    <w:notTrueType/>
    <w:pitch w:val="default"/>
    <w:sig w:usb0="00000000" w:usb1="09060000" w:usb2="00000010" w:usb3="00000000" w:csb0="00080000" w:csb1="00000000"/>
  </w:font>
  <w:font w:name="OnemtmiguAAAA">
    <w:altName w:val="MS Mincho"/>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84079"/>
      <w:docPartObj>
        <w:docPartGallery w:val="Page Numbers (Bottom of Page)"/>
        <w:docPartUnique/>
      </w:docPartObj>
    </w:sdtPr>
    <w:sdtContent>
      <w:p w14:paraId="38777209" w14:textId="77777777" w:rsidR="00FB3076" w:rsidRDefault="00FB3076">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3877720A" w14:textId="77777777" w:rsidR="00FB3076" w:rsidRDefault="00FB30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B3E794" w14:textId="77777777" w:rsidR="00FB3076" w:rsidRDefault="00FB3076" w:rsidP="008820CA">
      <w:pPr>
        <w:spacing w:after="0" w:line="240" w:lineRule="auto"/>
      </w:pPr>
      <w:r>
        <w:separator/>
      </w:r>
    </w:p>
  </w:footnote>
  <w:footnote w:type="continuationSeparator" w:id="0">
    <w:p w14:paraId="38882EF1" w14:textId="77777777" w:rsidR="00FB3076" w:rsidRDefault="00FB3076" w:rsidP="00882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43149"/>
    <w:multiLevelType w:val="hybridMultilevel"/>
    <w:tmpl w:val="F266D9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57F028D"/>
    <w:multiLevelType w:val="hybridMultilevel"/>
    <w:tmpl w:val="03ECEC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12E1A21"/>
    <w:multiLevelType w:val="hybridMultilevel"/>
    <w:tmpl w:val="48F203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0CF3F9A"/>
    <w:multiLevelType w:val="hybridMultilevel"/>
    <w:tmpl w:val="5C9A1B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4E763C41"/>
    <w:multiLevelType w:val="hybridMultilevel"/>
    <w:tmpl w:val="9C6E9778"/>
    <w:lvl w:ilvl="0" w:tplc="64FED45C">
      <w:start w:val="1"/>
      <w:numFmt w:val="decimal"/>
      <w:lvlText w:val="[%1]"/>
      <w:lvlJc w:val="righ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76696D6F"/>
    <w:multiLevelType w:val="hybridMultilevel"/>
    <w:tmpl w:val="F99EDD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5"/>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ogdan Gabrys">
    <w15:presenceInfo w15:providerId="AD" w15:userId="S-1-5-21-3588706629-3798168970-822321252-5440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48"/>
    <w:rsid w:val="00007B3C"/>
    <w:rsid w:val="000136E2"/>
    <w:rsid w:val="00014B3C"/>
    <w:rsid w:val="00015F3B"/>
    <w:rsid w:val="0002046A"/>
    <w:rsid w:val="0003573E"/>
    <w:rsid w:val="000416EA"/>
    <w:rsid w:val="0006240B"/>
    <w:rsid w:val="00070E53"/>
    <w:rsid w:val="0008649E"/>
    <w:rsid w:val="0009010D"/>
    <w:rsid w:val="00093EC1"/>
    <w:rsid w:val="000B0D36"/>
    <w:rsid w:val="000B492D"/>
    <w:rsid w:val="000B4E73"/>
    <w:rsid w:val="000C007C"/>
    <w:rsid w:val="000D655D"/>
    <w:rsid w:val="000D6BE1"/>
    <w:rsid w:val="000E06EF"/>
    <w:rsid w:val="001432D2"/>
    <w:rsid w:val="001624C6"/>
    <w:rsid w:val="00166491"/>
    <w:rsid w:val="00167F11"/>
    <w:rsid w:val="00172D84"/>
    <w:rsid w:val="00173FA8"/>
    <w:rsid w:val="0018303E"/>
    <w:rsid w:val="00183B20"/>
    <w:rsid w:val="001941D8"/>
    <w:rsid w:val="001A18A1"/>
    <w:rsid w:val="001D1BA3"/>
    <w:rsid w:val="001E1777"/>
    <w:rsid w:val="001E6C04"/>
    <w:rsid w:val="001F14A9"/>
    <w:rsid w:val="001F1F28"/>
    <w:rsid w:val="001F70B8"/>
    <w:rsid w:val="00200577"/>
    <w:rsid w:val="00211258"/>
    <w:rsid w:val="00212B7E"/>
    <w:rsid w:val="002148FB"/>
    <w:rsid w:val="00214A23"/>
    <w:rsid w:val="00217E13"/>
    <w:rsid w:val="0023408D"/>
    <w:rsid w:val="00234886"/>
    <w:rsid w:val="002348EC"/>
    <w:rsid w:val="00236E58"/>
    <w:rsid w:val="002434ED"/>
    <w:rsid w:val="002530C9"/>
    <w:rsid w:val="00262CAF"/>
    <w:rsid w:val="002660FD"/>
    <w:rsid w:val="00270DBB"/>
    <w:rsid w:val="00270F09"/>
    <w:rsid w:val="00273E31"/>
    <w:rsid w:val="00277E18"/>
    <w:rsid w:val="002A3142"/>
    <w:rsid w:val="002A53FB"/>
    <w:rsid w:val="002A77AA"/>
    <w:rsid w:val="002B165D"/>
    <w:rsid w:val="002B2EE5"/>
    <w:rsid w:val="002B733C"/>
    <w:rsid w:val="002B77B4"/>
    <w:rsid w:val="002B7A69"/>
    <w:rsid w:val="002C7DCD"/>
    <w:rsid w:val="002E2047"/>
    <w:rsid w:val="002F3201"/>
    <w:rsid w:val="002F46D8"/>
    <w:rsid w:val="00302E29"/>
    <w:rsid w:val="003154AB"/>
    <w:rsid w:val="003166CF"/>
    <w:rsid w:val="00322763"/>
    <w:rsid w:val="00325E01"/>
    <w:rsid w:val="00330B7A"/>
    <w:rsid w:val="00332B9B"/>
    <w:rsid w:val="0033552E"/>
    <w:rsid w:val="00342318"/>
    <w:rsid w:val="0034277D"/>
    <w:rsid w:val="0034375A"/>
    <w:rsid w:val="00353961"/>
    <w:rsid w:val="00360067"/>
    <w:rsid w:val="00375ACE"/>
    <w:rsid w:val="00376108"/>
    <w:rsid w:val="00385E79"/>
    <w:rsid w:val="00386612"/>
    <w:rsid w:val="00386940"/>
    <w:rsid w:val="00395862"/>
    <w:rsid w:val="003A1E5C"/>
    <w:rsid w:val="003A6CBD"/>
    <w:rsid w:val="003A7E6B"/>
    <w:rsid w:val="003D6903"/>
    <w:rsid w:val="003E3048"/>
    <w:rsid w:val="003E6C80"/>
    <w:rsid w:val="0041467F"/>
    <w:rsid w:val="00414AAE"/>
    <w:rsid w:val="004275CB"/>
    <w:rsid w:val="0044115E"/>
    <w:rsid w:val="0044200F"/>
    <w:rsid w:val="004474AB"/>
    <w:rsid w:val="00454BB6"/>
    <w:rsid w:val="0045695C"/>
    <w:rsid w:val="00465AF5"/>
    <w:rsid w:val="00470C3D"/>
    <w:rsid w:val="00473144"/>
    <w:rsid w:val="00483341"/>
    <w:rsid w:val="00486C56"/>
    <w:rsid w:val="004A5AC8"/>
    <w:rsid w:val="004C1B66"/>
    <w:rsid w:val="004D47D2"/>
    <w:rsid w:val="004D4842"/>
    <w:rsid w:val="004D50FF"/>
    <w:rsid w:val="004D55DB"/>
    <w:rsid w:val="004E0070"/>
    <w:rsid w:val="004E200C"/>
    <w:rsid w:val="004E4D8F"/>
    <w:rsid w:val="004F7735"/>
    <w:rsid w:val="005005B0"/>
    <w:rsid w:val="0050317E"/>
    <w:rsid w:val="005217B9"/>
    <w:rsid w:val="00532091"/>
    <w:rsid w:val="0055029F"/>
    <w:rsid w:val="005514C5"/>
    <w:rsid w:val="00563986"/>
    <w:rsid w:val="005651E8"/>
    <w:rsid w:val="00587BD5"/>
    <w:rsid w:val="00592A79"/>
    <w:rsid w:val="005C1A71"/>
    <w:rsid w:val="005D2581"/>
    <w:rsid w:val="005D4F24"/>
    <w:rsid w:val="005D60FF"/>
    <w:rsid w:val="00611D4B"/>
    <w:rsid w:val="006177C4"/>
    <w:rsid w:val="00620118"/>
    <w:rsid w:val="00634668"/>
    <w:rsid w:val="00637CED"/>
    <w:rsid w:val="0065076F"/>
    <w:rsid w:val="00671B1C"/>
    <w:rsid w:val="006723BD"/>
    <w:rsid w:val="00674DA7"/>
    <w:rsid w:val="00681783"/>
    <w:rsid w:val="00683D62"/>
    <w:rsid w:val="006945B9"/>
    <w:rsid w:val="00694DDA"/>
    <w:rsid w:val="00697516"/>
    <w:rsid w:val="006C3B02"/>
    <w:rsid w:val="006D0404"/>
    <w:rsid w:val="006D0B4C"/>
    <w:rsid w:val="006E1833"/>
    <w:rsid w:val="006F4543"/>
    <w:rsid w:val="006F4AF5"/>
    <w:rsid w:val="007113F7"/>
    <w:rsid w:val="00727EF7"/>
    <w:rsid w:val="00740BFB"/>
    <w:rsid w:val="00744A76"/>
    <w:rsid w:val="007648C3"/>
    <w:rsid w:val="00771F2A"/>
    <w:rsid w:val="007744D0"/>
    <w:rsid w:val="00780B34"/>
    <w:rsid w:val="00781122"/>
    <w:rsid w:val="0078571F"/>
    <w:rsid w:val="007E08AC"/>
    <w:rsid w:val="007E3DAD"/>
    <w:rsid w:val="007F16C9"/>
    <w:rsid w:val="007F446B"/>
    <w:rsid w:val="00811D9F"/>
    <w:rsid w:val="0082282D"/>
    <w:rsid w:val="00835856"/>
    <w:rsid w:val="0084004E"/>
    <w:rsid w:val="00854B48"/>
    <w:rsid w:val="008605C0"/>
    <w:rsid w:val="00861907"/>
    <w:rsid w:val="008659C8"/>
    <w:rsid w:val="00865B51"/>
    <w:rsid w:val="00871E56"/>
    <w:rsid w:val="00875860"/>
    <w:rsid w:val="008820CA"/>
    <w:rsid w:val="00883714"/>
    <w:rsid w:val="00886357"/>
    <w:rsid w:val="00887F4D"/>
    <w:rsid w:val="00891CCE"/>
    <w:rsid w:val="008A5C46"/>
    <w:rsid w:val="008A6861"/>
    <w:rsid w:val="008A7366"/>
    <w:rsid w:val="008B62E5"/>
    <w:rsid w:val="008E6F4D"/>
    <w:rsid w:val="0090357C"/>
    <w:rsid w:val="00923898"/>
    <w:rsid w:val="00924775"/>
    <w:rsid w:val="0095262B"/>
    <w:rsid w:val="00970027"/>
    <w:rsid w:val="00971B14"/>
    <w:rsid w:val="00971EDB"/>
    <w:rsid w:val="0097515C"/>
    <w:rsid w:val="00985287"/>
    <w:rsid w:val="009868F8"/>
    <w:rsid w:val="00994CBE"/>
    <w:rsid w:val="009952CA"/>
    <w:rsid w:val="00995495"/>
    <w:rsid w:val="009A7C94"/>
    <w:rsid w:val="009B0281"/>
    <w:rsid w:val="009C2AE1"/>
    <w:rsid w:val="009E5304"/>
    <w:rsid w:val="009F0278"/>
    <w:rsid w:val="00A03217"/>
    <w:rsid w:val="00A03DF9"/>
    <w:rsid w:val="00A07BD4"/>
    <w:rsid w:val="00A1177E"/>
    <w:rsid w:val="00A14229"/>
    <w:rsid w:val="00A26639"/>
    <w:rsid w:val="00A27AC6"/>
    <w:rsid w:val="00A40A61"/>
    <w:rsid w:val="00A44FB7"/>
    <w:rsid w:val="00A523A6"/>
    <w:rsid w:val="00A538D8"/>
    <w:rsid w:val="00A55409"/>
    <w:rsid w:val="00A56AD0"/>
    <w:rsid w:val="00A63DB7"/>
    <w:rsid w:val="00A674B1"/>
    <w:rsid w:val="00A704A9"/>
    <w:rsid w:val="00A7493E"/>
    <w:rsid w:val="00A759D6"/>
    <w:rsid w:val="00A8309C"/>
    <w:rsid w:val="00A83C17"/>
    <w:rsid w:val="00A9096B"/>
    <w:rsid w:val="00A967B7"/>
    <w:rsid w:val="00AA3810"/>
    <w:rsid w:val="00AA768E"/>
    <w:rsid w:val="00AC5E34"/>
    <w:rsid w:val="00AD3A7C"/>
    <w:rsid w:val="00AD541A"/>
    <w:rsid w:val="00AE056B"/>
    <w:rsid w:val="00AF36A7"/>
    <w:rsid w:val="00AF4F67"/>
    <w:rsid w:val="00AF77C0"/>
    <w:rsid w:val="00B01516"/>
    <w:rsid w:val="00B05406"/>
    <w:rsid w:val="00B132BE"/>
    <w:rsid w:val="00B22313"/>
    <w:rsid w:val="00B26CB7"/>
    <w:rsid w:val="00B2734C"/>
    <w:rsid w:val="00B279B9"/>
    <w:rsid w:val="00B32FE8"/>
    <w:rsid w:val="00B357D3"/>
    <w:rsid w:val="00B53D1E"/>
    <w:rsid w:val="00B70A39"/>
    <w:rsid w:val="00B755DC"/>
    <w:rsid w:val="00B80043"/>
    <w:rsid w:val="00B82208"/>
    <w:rsid w:val="00B87D3D"/>
    <w:rsid w:val="00BA29AD"/>
    <w:rsid w:val="00BD2052"/>
    <w:rsid w:val="00BD2E8D"/>
    <w:rsid w:val="00BD7629"/>
    <w:rsid w:val="00BF4E38"/>
    <w:rsid w:val="00C00F11"/>
    <w:rsid w:val="00C10A8C"/>
    <w:rsid w:val="00C1798A"/>
    <w:rsid w:val="00C27866"/>
    <w:rsid w:val="00C54512"/>
    <w:rsid w:val="00C65015"/>
    <w:rsid w:val="00C66C99"/>
    <w:rsid w:val="00C774DA"/>
    <w:rsid w:val="00C821CA"/>
    <w:rsid w:val="00C914DE"/>
    <w:rsid w:val="00C94020"/>
    <w:rsid w:val="00CB4305"/>
    <w:rsid w:val="00CC7DD7"/>
    <w:rsid w:val="00CD117B"/>
    <w:rsid w:val="00CE71E8"/>
    <w:rsid w:val="00CF03D1"/>
    <w:rsid w:val="00CF2AEF"/>
    <w:rsid w:val="00CF7B77"/>
    <w:rsid w:val="00D376E4"/>
    <w:rsid w:val="00D63592"/>
    <w:rsid w:val="00D6565B"/>
    <w:rsid w:val="00D738BD"/>
    <w:rsid w:val="00D74C43"/>
    <w:rsid w:val="00D91FAD"/>
    <w:rsid w:val="00DA1887"/>
    <w:rsid w:val="00DA24D0"/>
    <w:rsid w:val="00DA5D27"/>
    <w:rsid w:val="00DC2BAD"/>
    <w:rsid w:val="00DD0E59"/>
    <w:rsid w:val="00DE4A2A"/>
    <w:rsid w:val="00DF5FDD"/>
    <w:rsid w:val="00E0442E"/>
    <w:rsid w:val="00E07D24"/>
    <w:rsid w:val="00E10EF4"/>
    <w:rsid w:val="00E17993"/>
    <w:rsid w:val="00E21E0F"/>
    <w:rsid w:val="00E30899"/>
    <w:rsid w:val="00E3454D"/>
    <w:rsid w:val="00E40D3C"/>
    <w:rsid w:val="00E522FD"/>
    <w:rsid w:val="00E61C16"/>
    <w:rsid w:val="00E61E95"/>
    <w:rsid w:val="00E70F11"/>
    <w:rsid w:val="00E7553B"/>
    <w:rsid w:val="00E7761D"/>
    <w:rsid w:val="00E82930"/>
    <w:rsid w:val="00E84FD2"/>
    <w:rsid w:val="00E97C77"/>
    <w:rsid w:val="00EA1220"/>
    <w:rsid w:val="00EA3ECC"/>
    <w:rsid w:val="00EA477B"/>
    <w:rsid w:val="00EA4D70"/>
    <w:rsid w:val="00EA5188"/>
    <w:rsid w:val="00EC085A"/>
    <w:rsid w:val="00EC63F7"/>
    <w:rsid w:val="00ED4328"/>
    <w:rsid w:val="00EE4DFB"/>
    <w:rsid w:val="00EF0105"/>
    <w:rsid w:val="00EF084E"/>
    <w:rsid w:val="00EF0F82"/>
    <w:rsid w:val="00EF52E5"/>
    <w:rsid w:val="00EF6124"/>
    <w:rsid w:val="00F007BA"/>
    <w:rsid w:val="00F049C4"/>
    <w:rsid w:val="00F1091B"/>
    <w:rsid w:val="00F1736C"/>
    <w:rsid w:val="00F37C4F"/>
    <w:rsid w:val="00F444FB"/>
    <w:rsid w:val="00F471C4"/>
    <w:rsid w:val="00F95449"/>
    <w:rsid w:val="00FA3EFE"/>
    <w:rsid w:val="00FA6822"/>
    <w:rsid w:val="00FB1A4D"/>
    <w:rsid w:val="00FB3076"/>
    <w:rsid w:val="00FB69FC"/>
    <w:rsid w:val="00FE71A5"/>
    <w:rsid w:val="00FF08D4"/>
    <w:rsid w:val="00FF3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877708A"/>
  <w15:docId w15:val="{9432975D-9043-467B-87CD-C200FA169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502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
    <w:name w:val="PARA"/>
    <w:basedOn w:val="Normal"/>
    <w:link w:val="PARAChar"/>
    <w:rsid w:val="00F049C4"/>
    <w:pPr>
      <w:widowControl w:val="0"/>
      <w:spacing w:after="0" w:line="252" w:lineRule="auto"/>
      <w:jc w:val="both"/>
    </w:pPr>
    <w:rPr>
      <w:rFonts w:ascii="Times" w:eastAsia="Times New Roman" w:hAnsi="Times" w:cs="Times New Roman"/>
      <w:sz w:val="20"/>
      <w:szCs w:val="20"/>
    </w:rPr>
  </w:style>
  <w:style w:type="character" w:customStyle="1" w:styleId="PARAChar">
    <w:name w:val="PARA Char"/>
    <w:link w:val="PARA"/>
    <w:rsid w:val="00F049C4"/>
    <w:rPr>
      <w:rFonts w:ascii="Times" w:eastAsia="Times New Roman" w:hAnsi="Times" w:cs="Times New Roman"/>
      <w:sz w:val="20"/>
      <w:szCs w:val="20"/>
    </w:rPr>
  </w:style>
  <w:style w:type="character" w:customStyle="1" w:styleId="hps">
    <w:name w:val="hps"/>
    <w:basedOn w:val="DefaultParagraphFont"/>
    <w:rsid w:val="00F049C4"/>
  </w:style>
  <w:style w:type="character" w:styleId="Hyperlink">
    <w:name w:val="Hyperlink"/>
    <w:basedOn w:val="DefaultParagraphFont"/>
    <w:uiPriority w:val="99"/>
    <w:unhideWhenUsed/>
    <w:rsid w:val="00070E53"/>
    <w:rPr>
      <w:color w:val="0000FF" w:themeColor="hyperlink"/>
      <w:u w:val="single"/>
    </w:rPr>
  </w:style>
  <w:style w:type="character" w:customStyle="1" w:styleId="Nierozpoznanawzmianka1">
    <w:name w:val="Nierozpoznana wzmianka1"/>
    <w:basedOn w:val="DefaultParagraphFont"/>
    <w:uiPriority w:val="99"/>
    <w:semiHidden/>
    <w:unhideWhenUsed/>
    <w:rsid w:val="00070E53"/>
    <w:rPr>
      <w:color w:val="605E5C"/>
      <w:shd w:val="clear" w:color="auto" w:fill="E1DFDD"/>
    </w:rPr>
  </w:style>
  <w:style w:type="paragraph" w:styleId="FootnoteText">
    <w:name w:val="footnote text"/>
    <w:basedOn w:val="Normal"/>
    <w:link w:val="FootnoteTextChar"/>
    <w:semiHidden/>
    <w:rsid w:val="009C2AE1"/>
    <w:pPr>
      <w:spacing w:after="0" w:line="240" w:lineRule="auto"/>
      <w:ind w:firstLine="202"/>
      <w:jc w:val="both"/>
    </w:pPr>
    <w:rPr>
      <w:rFonts w:ascii="Helvetica" w:eastAsia="Times New Roman" w:hAnsi="Helvetica" w:cs="Times New Roman"/>
      <w:sz w:val="16"/>
      <w:szCs w:val="16"/>
    </w:rPr>
  </w:style>
  <w:style w:type="character" w:customStyle="1" w:styleId="FootnoteTextChar">
    <w:name w:val="Footnote Text Char"/>
    <w:basedOn w:val="DefaultParagraphFont"/>
    <w:link w:val="FootnoteText"/>
    <w:semiHidden/>
    <w:rsid w:val="009C2AE1"/>
    <w:rPr>
      <w:rFonts w:ascii="Helvetica" w:eastAsia="Times New Roman" w:hAnsi="Helvetica" w:cs="Times New Roman"/>
      <w:sz w:val="16"/>
      <w:szCs w:val="16"/>
    </w:rPr>
  </w:style>
  <w:style w:type="paragraph" w:customStyle="1" w:styleId="Keywords">
    <w:name w:val="Keywords"/>
    <w:basedOn w:val="Normal"/>
    <w:qFormat/>
    <w:rsid w:val="00C94020"/>
    <w:pPr>
      <w:spacing w:after="120" w:line="240" w:lineRule="auto"/>
      <w:ind w:firstLine="274"/>
      <w:jc w:val="both"/>
    </w:pPr>
    <w:rPr>
      <w:rFonts w:ascii="Times New Roman" w:eastAsia="SimSun" w:hAnsi="Times New Roman" w:cs="Times New Roman"/>
      <w:b/>
      <w:bCs/>
      <w:i/>
      <w:sz w:val="18"/>
      <w:szCs w:val="18"/>
    </w:rPr>
  </w:style>
  <w:style w:type="paragraph" w:customStyle="1" w:styleId="TableTitle">
    <w:name w:val="Table Title"/>
    <w:basedOn w:val="Normal"/>
    <w:rsid w:val="00FB1A4D"/>
    <w:pPr>
      <w:spacing w:after="0" w:line="240" w:lineRule="auto"/>
      <w:jc w:val="center"/>
    </w:pPr>
    <w:rPr>
      <w:rFonts w:ascii="Helvetica" w:eastAsia="Times New Roman" w:hAnsi="Helvetica" w:cs="Times New Roman"/>
      <w:smallCaps/>
      <w:sz w:val="16"/>
      <w:szCs w:val="16"/>
    </w:rPr>
  </w:style>
  <w:style w:type="table" w:styleId="TableGrid">
    <w:name w:val="Table Grid"/>
    <w:basedOn w:val="TableNormal"/>
    <w:uiPriority w:val="59"/>
    <w:rsid w:val="00FB1A4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ykresy">
    <w:name w:val="wykresy"/>
    <w:basedOn w:val="Normal"/>
    <w:link w:val="wykresyZnak"/>
    <w:qFormat/>
    <w:rsid w:val="00FB1A4D"/>
    <w:pPr>
      <w:tabs>
        <w:tab w:val="left" w:pos="533"/>
      </w:tabs>
      <w:spacing w:before="80" w:line="228" w:lineRule="auto"/>
      <w:ind w:firstLine="289"/>
      <w:jc w:val="both"/>
    </w:pPr>
    <w:rPr>
      <w:rFonts w:ascii="Times New Roman" w:eastAsia="SimSun" w:hAnsi="Times New Roman" w:cs="Times New Roman"/>
      <w:iCs/>
      <w:noProof/>
      <w:sz w:val="16"/>
      <w:szCs w:val="16"/>
    </w:rPr>
  </w:style>
  <w:style w:type="character" w:customStyle="1" w:styleId="wykresyZnak">
    <w:name w:val="wykresy Znak"/>
    <w:basedOn w:val="DefaultParagraphFont"/>
    <w:link w:val="wykresy"/>
    <w:rsid w:val="00FB1A4D"/>
    <w:rPr>
      <w:rFonts w:ascii="Times New Roman" w:eastAsia="SimSun" w:hAnsi="Times New Roman" w:cs="Times New Roman"/>
      <w:iCs/>
      <w:noProof/>
      <w:sz w:val="16"/>
      <w:szCs w:val="16"/>
    </w:rPr>
  </w:style>
  <w:style w:type="character" w:styleId="Emphasis">
    <w:name w:val="Emphasis"/>
    <w:basedOn w:val="DefaultParagraphFont"/>
    <w:uiPriority w:val="20"/>
    <w:qFormat/>
    <w:rsid w:val="00C65015"/>
    <w:rPr>
      <w:i/>
      <w:iCs/>
    </w:rPr>
  </w:style>
  <w:style w:type="paragraph" w:styleId="BalloonText">
    <w:name w:val="Balloon Text"/>
    <w:basedOn w:val="Normal"/>
    <w:link w:val="BalloonTextChar"/>
    <w:uiPriority w:val="99"/>
    <w:semiHidden/>
    <w:unhideWhenUsed/>
    <w:rsid w:val="00E776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761D"/>
    <w:rPr>
      <w:rFonts w:ascii="Tahoma" w:hAnsi="Tahoma" w:cs="Tahoma"/>
      <w:sz w:val="16"/>
      <w:szCs w:val="16"/>
    </w:rPr>
  </w:style>
  <w:style w:type="paragraph" w:styleId="Header">
    <w:name w:val="header"/>
    <w:basedOn w:val="Normal"/>
    <w:link w:val="HeaderChar"/>
    <w:uiPriority w:val="99"/>
    <w:semiHidden/>
    <w:unhideWhenUsed/>
    <w:rsid w:val="008820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20CA"/>
  </w:style>
  <w:style w:type="paragraph" w:styleId="Footer">
    <w:name w:val="footer"/>
    <w:basedOn w:val="Normal"/>
    <w:link w:val="FooterChar"/>
    <w:uiPriority w:val="99"/>
    <w:unhideWhenUsed/>
    <w:rsid w:val="00882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0CA"/>
  </w:style>
  <w:style w:type="paragraph" w:styleId="ListParagraph">
    <w:name w:val="List Paragraph"/>
    <w:basedOn w:val="Normal"/>
    <w:uiPriority w:val="34"/>
    <w:qFormat/>
    <w:rsid w:val="00CE71E8"/>
    <w:pPr>
      <w:ind w:left="720"/>
      <w:contextualSpacing/>
    </w:pPr>
  </w:style>
  <w:style w:type="character" w:styleId="PlaceholderText">
    <w:name w:val="Placeholder Text"/>
    <w:basedOn w:val="DefaultParagraphFont"/>
    <w:uiPriority w:val="99"/>
    <w:semiHidden/>
    <w:rsid w:val="002348EC"/>
    <w:rPr>
      <w:color w:val="808080"/>
    </w:rPr>
  </w:style>
  <w:style w:type="character" w:styleId="UnresolvedMention">
    <w:name w:val="Unresolved Mention"/>
    <w:basedOn w:val="DefaultParagraphFont"/>
    <w:uiPriority w:val="99"/>
    <w:semiHidden/>
    <w:unhideWhenUsed/>
    <w:rsid w:val="00214A23"/>
    <w:rPr>
      <w:color w:val="605E5C"/>
      <w:shd w:val="clear" w:color="auto" w:fill="E1DFDD"/>
    </w:rPr>
  </w:style>
  <w:style w:type="character" w:styleId="CommentReference">
    <w:name w:val="annotation reference"/>
    <w:basedOn w:val="DefaultParagraphFont"/>
    <w:uiPriority w:val="99"/>
    <w:semiHidden/>
    <w:unhideWhenUsed/>
    <w:rsid w:val="00DA24D0"/>
    <w:rPr>
      <w:sz w:val="16"/>
      <w:szCs w:val="16"/>
    </w:rPr>
  </w:style>
  <w:style w:type="paragraph" w:styleId="CommentText">
    <w:name w:val="annotation text"/>
    <w:basedOn w:val="Normal"/>
    <w:link w:val="CommentTextChar"/>
    <w:uiPriority w:val="99"/>
    <w:unhideWhenUsed/>
    <w:rsid w:val="00DA24D0"/>
    <w:pPr>
      <w:spacing w:line="240" w:lineRule="auto"/>
    </w:pPr>
    <w:rPr>
      <w:sz w:val="20"/>
      <w:szCs w:val="20"/>
    </w:rPr>
  </w:style>
  <w:style w:type="character" w:customStyle="1" w:styleId="CommentTextChar">
    <w:name w:val="Comment Text Char"/>
    <w:basedOn w:val="DefaultParagraphFont"/>
    <w:link w:val="CommentText"/>
    <w:uiPriority w:val="99"/>
    <w:rsid w:val="00DA24D0"/>
    <w:rPr>
      <w:sz w:val="20"/>
      <w:szCs w:val="20"/>
    </w:rPr>
  </w:style>
  <w:style w:type="paragraph" w:styleId="CommentSubject">
    <w:name w:val="annotation subject"/>
    <w:basedOn w:val="CommentText"/>
    <w:next w:val="CommentText"/>
    <w:link w:val="CommentSubjectChar"/>
    <w:uiPriority w:val="99"/>
    <w:semiHidden/>
    <w:unhideWhenUsed/>
    <w:rsid w:val="00DA24D0"/>
    <w:rPr>
      <w:b/>
      <w:bCs/>
    </w:rPr>
  </w:style>
  <w:style w:type="character" w:customStyle="1" w:styleId="CommentSubjectChar">
    <w:name w:val="Comment Subject Char"/>
    <w:basedOn w:val="CommentTextChar"/>
    <w:link w:val="CommentSubject"/>
    <w:uiPriority w:val="99"/>
    <w:semiHidden/>
    <w:rsid w:val="00DA24D0"/>
    <w:rPr>
      <w:b/>
      <w:bCs/>
      <w:sz w:val="20"/>
      <w:szCs w:val="20"/>
    </w:rPr>
  </w:style>
  <w:style w:type="paragraph" w:styleId="Revision">
    <w:name w:val="Revision"/>
    <w:hidden/>
    <w:uiPriority w:val="99"/>
    <w:semiHidden/>
    <w:rsid w:val="005320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1111111111.vsdx"/><Relationship Id="rId18" Type="http://schemas.openxmlformats.org/officeDocument/2006/relationships/image" Target="media/image7.emf"/><Relationship Id="rId26" Type="http://schemas.openxmlformats.org/officeDocument/2006/relationships/image" Target="media/image15.emf"/><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2.emf"/><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6.emf"/><Relationship Id="rId25" Type="http://schemas.openxmlformats.org/officeDocument/2006/relationships/image" Target="media/image14.emf"/><Relationship Id="rId33" Type="http://schemas.openxmlformats.org/officeDocument/2006/relationships/image" Target="media/image21.emf"/><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emf"/><Relationship Id="rId32" Type="http://schemas.openxmlformats.org/officeDocument/2006/relationships/image" Target="media/image20.emf"/><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emf"/><Relationship Id="rId31" Type="http://schemas.openxmlformats.org/officeDocument/2006/relationships/package" Target="embeddings/Microsoft_Visio_Drawing11222222222.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hyperlink" Target="https://doi.org/10.3390/app13010582"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b87dfbdf-65fc-4b16-b132-3436c9e9ed42"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79D29F63789BE4BAE6AD9473E5DBD43" ma:contentTypeVersion="18" ma:contentTypeDescription="Create a new document." ma:contentTypeScope="" ma:versionID="7126cb76e0b94dca6b0b43478ea209b2">
  <xsd:schema xmlns:xsd="http://www.w3.org/2001/XMLSchema" xmlns:xs="http://www.w3.org/2001/XMLSchema" xmlns:p="http://schemas.microsoft.com/office/2006/metadata/properties" xmlns:ns1="http://schemas.microsoft.com/sharepoint/v3" xmlns:ns3="b87dfbdf-65fc-4b16-b132-3436c9e9ed42" xmlns:ns4="11f176b0-f8a0-49ff-9b4f-0335b85fcd29" targetNamespace="http://schemas.microsoft.com/office/2006/metadata/properties" ma:root="true" ma:fieldsID="4120d027039352350d83856b493bd34a" ns1:_="" ns3:_="" ns4:_="">
    <xsd:import namespace="http://schemas.microsoft.com/sharepoint/v3"/>
    <xsd:import namespace="b87dfbdf-65fc-4b16-b132-3436c9e9ed42"/>
    <xsd:import namespace="11f176b0-f8a0-49ff-9b4f-0335b85fcd2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7dfbdf-65fc-4b16-b132-3436c9e9ed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f176b0-f8a0-49ff-9b4f-0335b85fcd2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ED4DD-6FD0-4929-8DA6-F68D3B4E4F30}">
  <ds:schemaRefs>
    <ds:schemaRef ds:uri="http://schemas.microsoft.com/sharepoint/v3/contenttype/forms"/>
  </ds:schemaRefs>
</ds:datastoreItem>
</file>

<file path=customXml/itemProps2.xml><?xml version="1.0" encoding="utf-8"?>
<ds:datastoreItem xmlns:ds="http://schemas.openxmlformats.org/officeDocument/2006/customXml" ds:itemID="{6132FC38-349B-45B0-B5E1-E40DDB339B93}">
  <ds:schemaRefs>
    <ds:schemaRef ds:uri="b87dfbdf-65fc-4b16-b132-3436c9e9ed42"/>
    <ds:schemaRef ds:uri="http://purl.org/dc/elements/1.1/"/>
    <ds:schemaRef ds:uri="http://schemas.openxmlformats.org/package/2006/metadata/core-properties"/>
    <ds:schemaRef ds:uri="http://purl.org/dc/dcmitype/"/>
    <ds:schemaRef ds:uri="11f176b0-f8a0-49ff-9b4f-0335b85fcd29"/>
    <ds:schemaRef ds:uri="http://schemas.microsoft.com/office/2006/documentManagement/types"/>
    <ds:schemaRef ds:uri="http://www.w3.org/XML/1998/namespace"/>
    <ds:schemaRef ds:uri="http://schemas.microsoft.com/office/infopath/2007/PartnerControls"/>
    <ds:schemaRef ds:uri="http://schemas.microsoft.com/sharepoint/v3"/>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E7139E5F-09DB-4A2D-A446-48F6BE9D06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7dfbdf-65fc-4b16-b132-3436c9e9ed42"/>
    <ds:schemaRef ds:uri="11f176b0-f8a0-49ff-9b4f-0335b85fc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A761F5-5CF4-4465-8C80-EB69149F4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33</Pages>
  <Words>14552</Words>
  <Characters>82951</Characters>
  <Application>Microsoft Office Word</Application>
  <DocSecurity>0</DocSecurity>
  <Lines>691</Lines>
  <Paragraphs>194</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97309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Jacek</dc:creator>
  <cp:lastModifiedBy>Bogdan Gabrys</cp:lastModifiedBy>
  <cp:revision>3</cp:revision>
  <dcterms:created xsi:type="dcterms:W3CDTF">2023-12-05T03:45:00Z</dcterms:created>
  <dcterms:modified xsi:type="dcterms:W3CDTF">2023-12-05T03:55:00Z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0x010100679D29F63789BE4BAE6AD9473E5DBD43</vt:lpwstr>
  </property>
</Properties>
</file>